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dTable41"/>
        <w:tblpPr w:leftFromText="180" w:rightFromText="180" w:vertAnchor="text" w:horzAnchor="margin" w:tblpY="8581"/>
        <w:tblW w:w="9067" w:type="dxa"/>
        <w:tblLook w:val="04A0" w:firstRow="1" w:lastRow="0" w:firstColumn="1" w:lastColumn="0" w:noHBand="0" w:noVBand="1"/>
      </w:tblPr>
      <w:tblGrid>
        <w:gridCol w:w="2689"/>
        <w:gridCol w:w="1275"/>
        <w:gridCol w:w="1134"/>
        <w:gridCol w:w="3969"/>
      </w:tblGrid>
      <w:tr w:rsidR="005B0D8D" w14:paraId="4FEC5AC1" w14:textId="77777777" w:rsidTr="00A640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8B74B02" w14:textId="77777777" w:rsidR="005B0D8D" w:rsidRDefault="005B0D8D" w:rsidP="00A6407E">
            <w:pPr>
              <w:spacing w:before="120" w:after="120"/>
              <w:ind w:left="0"/>
              <w:jc w:val="center"/>
            </w:pPr>
            <w:r w:rsidRPr="00627B12">
              <w:rPr>
                <w:sz w:val="22"/>
              </w:rPr>
              <w:t>Author</w:t>
            </w:r>
          </w:p>
        </w:tc>
        <w:tc>
          <w:tcPr>
            <w:tcW w:w="1275" w:type="dxa"/>
          </w:tcPr>
          <w:p w14:paraId="2AC585DC" w14:textId="77777777" w:rsidR="005B0D8D" w:rsidRDefault="005B0D8D" w:rsidP="00A6407E">
            <w:pPr>
              <w:spacing w:before="120" w:after="120"/>
              <w:ind w:left="0"/>
              <w:jc w:val="center"/>
              <w:cnfStyle w:val="100000000000" w:firstRow="1" w:lastRow="0" w:firstColumn="0" w:lastColumn="0" w:oddVBand="0" w:evenVBand="0" w:oddHBand="0" w:evenHBand="0" w:firstRowFirstColumn="0" w:firstRowLastColumn="0" w:lastRowFirstColumn="0" w:lastRowLastColumn="0"/>
            </w:pPr>
            <w:r w:rsidRPr="00627B12">
              <w:rPr>
                <w:sz w:val="22"/>
              </w:rPr>
              <w:t>Date</w:t>
            </w:r>
          </w:p>
        </w:tc>
        <w:tc>
          <w:tcPr>
            <w:tcW w:w="1134" w:type="dxa"/>
          </w:tcPr>
          <w:p w14:paraId="76AD25C1" w14:textId="77777777" w:rsidR="005B0D8D" w:rsidRDefault="005B0D8D" w:rsidP="00A6407E">
            <w:pPr>
              <w:spacing w:before="120" w:after="120"/>
              <w:ind w:left="0"/>
              <w:jc w:val="center"/>
              <w:cnfStyle w:val="100000000000" w:firstRow="1" w:lastRow="0" w:firstColumn="0" w:lastColumn="0" w:oddVBand="0" w:evenVBand="0" w:oddHBand="0" w:evenHBand="0" w:firstRowFirstColumn="0" w:firstRowLastColumn="0" w:lastRowFirstColumn="0" w:lastRowLastColumn="0"/>
            </w:pPr>
            <w:r>
              <w:rPr>
                <w:sz w:val="22"/>
              </w:rPr>
              <w:t xml:space="preserve">Version </w:t>
            </w:r>
          </w:p>
        </w:tc>
        <w:tc>
          <w:tcPr>
            <w:tcW w:w="3969" w:type="dxa"/>
          </w:tcPr>
          <w:p w14:paraId="6B8E5F56" w14:textId="77777777" w:rsidR="005B0D8D" w:rsidRDefault="005B0D8D" w:rsidP="00A6407E">
            <w:pPr>
              <w:spacing w:before="120" w:after="120"/>
              <w:ind w:left="0"/>
              <w:jc w:val="center"/>
              <w:cnfStyle w:val="100000000000" w:firstRow="1" w:lastRow="0" w:firstColumn="0" w:lastColumn="0" w:oddVBand="0" w:evenVBand="0" w:oddHBand="0" w:evenHBand="0" w:firstRowFirstColumn="0" w:firstRowLastColumn="0" w:lastRowFirstColumn="0" w:lastRowLastColumn="0"/>
            </w:pPr>
            <w:r w:rsidRPr="009D7A02">
              <w:rPr>
                <w:sz w:val="22"/>
              </w:rPr>
              <w:t>Signature</w:t>
            </w:r>
          </w:p>
        </w:tc>
      </w:tr>
      <w:tr w:rsidR="005B0D8D" w14:paraId="723E9681" w14:textId="77777777" w:rsidTr="00A64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bottom w:val="single" w:sz="4" w:space="0" w:color="666666" w:themeColor="text1" w:themeTint="99"/>
            </w:tcBorders>
            <w:shd w:val="clear" w:color="auto" w:fill="auto"/>
            <w:vAlign w:val="center"/>
          </w:tcPr>
          <w:p w14:paraId="39628956" w14:textId="77777777" w:rsidR="005B0D8D" w:rsidRPr="00627B12" w:rsidRDefault="005B0D8D" w:rsidP="00A6407E">
            <w:pPr>
              <w:ind w:left="0"/>
              <w:jc w:val="center"/>
              <w:rPr>
                <w:b w:val="0"/>
                <w:sz w:val="22"/>
              </w:rPr>
            </w:pPr>
            <w:r>
              <w:rPr>
                <w:b w:val="0"/>
                <w:sz w:val="22"/>
              </w:rPr>
              <w:t>G Stronach</w:t>
            </w:r>
          </w:p>
        </w:tc>
        <w:tc>
          <w:tcPr>
            <w:tcW w:w="1275" w:type="dxa"/>
            <w:tcBorders>
              <w:bottom w:val="single" w:sz="4" w:space="0" w:color="666666" w:themeColor="text1" w:themeTint="99"/>
            </w:tcBorders>
            <w:shd w:val="clear" w:color="auto" w:fill="auto"/>
            <w:vAlign w:val="center"/>
          </w:tcPr>
          <w:p w14:paraId="143B7F50"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r>
              <w:rPr>
                <w:sz w:val="22"/>
              </w:rPr>
              <w:t>03.03.15</w:t>
            </w:r>
          </w:p>
        </w:tc>
        <w:tc>
          <w:tcPr>
            <w:tcW w:w="1134" w:type="dxa"/>
            <w:tcBorders>
              <w:bottom w:val="single" w:sz="4" w:space="0" w:color="666666" w:themeColor="text1" w:themeTint="99"/>
            </w:tcBorders>
            <w:shd w:val="clear" w:color="auto" w:fill="auto"/>
            <w:vAlign w:val="center"/>
          </w:tcPr>
          <w:p w14:paraId="498FD616"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r>
              <w:rPr>
                <w:sz w:val="22"/>
              </w:rPr>
              <w:t xml:space="preserve">Draft </w:t>
            </w:r>
          </w:p>
        </w:tc>
        <w:tc>
          <w:tcPr>
            <w:tcW w:w="3969" w:type="dxa"/>
            <w:tcBorders>
              <w:bottom w:val="single" w:sz="4" w:space="0" w:color="666666" w:themeColor="text1" w:themeTint="99"/>
            </w:tcBorders>
            <w:shd w:val="clear" w:color="auto" w:fill="auto"/>
            <w:vAlign w:val="center"/>
          </w:tcPr>
          <w:p w14:paraId="2E14E269"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r>
      <w:tr w:rsidR="005B0D8D" w14:paraId="22B1B585" w14:textId="77777777" w:rsidTr="00A6407E">
        <w:tc>
          <w:tcPr>
            <w:cnfStyle w:val="001000000000" w:firstRow="0" w:lastRow="0" w:firstColumn="1" w:lastColumn="0" w:oddVBand="0" w:evenVBand="0" w:oddHBand="0" w:evenHBand="0" w:firstRowFirstColumn="0" w:firstRowLastColumn="0" w:lastRowFirstColumn="0" w:lastRowLastColumn="0"/>
            <w:tcW w:w="2689" w:type="dxa"/>
            <w:tcBorders>
              <w:bottom w:val="single" w:sz="4" w:space="0" w:color="666666" w:themeColor="text1" w:themeTint="99"/>
            </w:tcBorders>
            <w:shd w:val="clear" w:color="auto" w:fill="auto"/>
            <w:vAlign w:val="center"/>
          </w:tcPr>
          <w:p w14:paraId="6620D430" w14:textId="77777777" w:rsidR="005B0D8D" w:rsidRDefault="005B0D8D" w:rsidP="00A6407E">
            <w:pPr>
              <w:ind w:left="0"/>
              <w:jc w:val="center"/>
              <w:rPr>
                <w:b w:val="0"/>
              </w:rPr>
            </w:pPr>
          </w:p>
        </w:tc>
        <w:tc>
          <w:tcPr>
            <w:tcW w:w="1275" w:type="dxa"/>
            <w:tcBorders>
              <w:bottom w:val="single" w:sz="4" w:space="0" w:color="666666" w:themeColor="text1" w:themeTint="99"/>
            </w:tcBorders>
            <w:shd w:val="clear" w:color="auto" w:fill="auto"/>
            <w:vAlign w:val="center"/>
          </w:tcPr>
          <w:p w14:paraId="14792310" w14:textId="77777777" w:rsidR="005B0D8D" w:rsidRDefault="005B0D8D" w:rsidP="00A6407E">
            <w:pPr>
              <w:ind w:left="0"/>
              <w:jc w:val="center"/>
              <w:cnfStyle w:val="000000000000" w:firstRow="0" w:lastRow="0" w:firstColumn="0" w:lastColumn="0" w:oddVBand="0" w:evenVBand="0" w:oddHBand="0" w:evenHBand="0" w:firstRowFirstColumn="0" w:firstRowLastColumn="0" w:lastRowFirstColumn="0" w:lastRowLastColumn="0"/>
            </w:pPr>
          </w:p>
        </w:tc>
        <w:tc>
          <w:tcPr>
            <w:tcW w:w="1134" w:type="dxa"/>
            <w:tcBorders>
              <w:bottom w:val="single" w:sz="4" w:space="0" w:color="666666" w:themeColor="text1" w:themeTint="99"/>
            </w:tcBorders>
            <w:shd w:val="clear" w:color="auto" w:fill="auto"/>
            <w:vAlign w:val="center"/>
          </w:tcPr>
          <w:p w14:paraId="0642C654" w14:textId="77777777" w:rsidR="005B0D8D" w:rsidRDefault="005B0D8D" w:rsidP="00A6407E">
            <w:pPr>
              <w:ind w:left="0"/>
              <w:jc w:val="center"/>
              <w:cnfStyle w:val="000000000000" w:firstRow="0" w:lastRow="0" w:firstColumn="0" w:lastColumn="0" w:oddVBand="0" w:evenVBand="0" w:oddHBand="0" w:evenHBand="0" w:firstRowFirstColumn="0" w:firstRowLastColumn="0" w:lastRowFirstColumn="0" w:lastRowLastColumn="0"/>
            </w:pPr>
          </w:p>
        </w:tc>
        <w:tc>
          <w:tcPr>
            <w:tcW w:w="3969" w:type="dxa"/>
            <w:tcBorders>
              <w:bottom w:val="single" w:sz="4" w:space="0" w:color="666666" w:themeColor="text1" w:themeTint="99"/>
            </w:tcBorders>
            <w:shd w:val="clear" w:color="auto" w:fill="auto"/>
            <w:vAlign w:val="center"/>
          </w:tcPr>
          <w:p w14:paraId="4ABF29C1" w14:textId="77777777" w:rsidR="005B0D8D" w:rsidRPr="00627B12" w:rsidRDefault="005B0D8D" w:rsidP="00A6407E">
            <w:pPr>
              <w:ind w:left="0"/>
              <w:jc w:val="center"/>
              <w:cnfStyle w:val="000000000000" w:firstRow="0" w:lastRow="0" w:firstColumn="0" w:lastColumn="0" w:oddVBand="0" w:evenVBand="0" w:oddHBand="0" w:evenHBand="0" w:firstRowFirstColumn="0" w:firstRowLastColumn="0" w:lastRowFirstColumn="0" w:lastRowLastColumn="0"/>
            </w:pPr>
          </w:p>
        </w:tc>
      </w:tr>
      <w:tr w:rsidR="005B0D8D" w14:paraId="7B8D42B3" w14:textId="77777777" w:rsidTr="00A64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il"/>
              <w:right w:val="nil"/>
            </w:tcBorders>
            <w:shd w:val="clear" w:color="auto" w:fill="auto"/>
            <w:vAlign w:val="center"/>
          </w:tcPr>
          <w:p w14:paraId="168D7215" w14:textId="77777777" w:rsidR="005B0D8D" w:rsidRPr="00627B12" w:rsidRDefault="005B0D8D" w:rsidP="00A6407E">
            <w:pPr>
              <w:ind w:left="0"/>
              <w:jc w:val="center"/>
              <w:rPr>
                <w:sz w:val="22"/>
              </w:rPr>
            </w:pPr>
          </w:p>
        </w:tc>
        <w:tc>
          <w:tcPr>
            <w:tcW w:w="1275" w:type="dxa"/>
            <w:tcBorders>
              <w:left w:val="nil"/>
              <w:right w:val="nil"/>
            </w:tcBorders>
            <w:shd w:val="clear" w:color="auto" w:fill="auto"/>
            <w:vAlign w:val="center"/>
          </w:tcPr>
          <w:p w14:paraId="4B5E3D09"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c>
          <w:tcPr>
            <w:tcW w:w="1134" w:type="dxa"/>
            <w:tcBorders>
              <w:left w:val="nil"/>
              <w:right w:val="nil"/>
            </w:tcBorders>
            <w:shd w:val="clear" w:color="auto" w:fill="auto"/>
            <w:vAlign w:val="center"/>
          </w:tcPr>
          <w:p w14:paraId="79585EF4"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c>
          <w:tcPr>
            <w:tcW w:w="3969" w:type="dxa"/>
            <w:tcBorders>
              <w:left w:val="nil"/>
              <w:right w:val="nil"/>
            </w:tcBorders>
            <w:shd w:val="clear" w:color="auto" w:fill="auto"/>
            <w:vAlign w:val="center"/>
          </w:tcPr>
          <w:p w14:paraId="4E3FAAEE"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r>
      <w:tr w:rsidR="005B0D8D" w14:paraId="35D1F4F3" w14:textId="77777777" w:rsidTr="00A6407E">
        <w:tc>
          <w:tcPr>
            <w:cnfStyle w:val="001000000000" w:firstRow="0" w:lastRow="0" w:firstColumn="1" w:lastColumn="0" w:oddVBand="0" w:evenVBand="0" w:oddHBand="0" w:evenHBand="0" w:firstRowFirstColumn="0" w:firstRowLastColumn="0" w:lastRowFirstColumn="0" w:lastRowLastColumn="0"/>
            <w:tcW w:w="2689" w:type="dxa"/>
            <w:shd w:val="clear" w:color="auto" w:fill="000000" w:themeFill="text1"/>
            <w:vAlign w:val="center"/>
          </w:tcPr>
          <w:p w14:paraId="7544CFD9" w14:textId="77777777" w:rsidR="005B0D8D" w:rsidRPr="009D7A02" w:rsidRDefault="005B0D8D" w:rsidP="00A6407E">
            <w:pPr>
              <w:spacing w:before="120" w:after="120"/>
              <w:ind w:left="0"/>
              <w:jc w:val="center"/>
              <w:rPr>
                <w:color w:val="FFFFFF" w:themeColor="background1"/>
                <w:sz w:val="22"/>
              </w:rPr>
            </w:pPr>
            <w:r w:rsidRPr="009D7A02">
              <w:rPr>
                <w:color w:val="FFFFFF" w:themeColor="background1"/>
                <w:sz w:val="22"/>
              </w:rPr>
              <w:t>Reviewer</w:t>
            </w:r>
          </w:p>
        </w:tc>
        <w:tc>
          <w:tcPr>
            <w:tcW w:w="1275" w:type="dxa"/>
            <w:shd w:val="clear" w:color="auto" w:fill="000000" w:themeFill="text1"/>
            <w:vAlign w:val="center"/>
          </w:tcPr>
          <w:p w14:paraId="6BE6BDBA" w14:textId="77777777" w:rsidR="005B0D8D" w:rsidRPr="009D7A02" w:rsidRDefault="005B0D8D" w:rsidP="00A6407E">
            <w:pPr>
              <w:spacing w:before="120" w:after="120"/>
              <w:ind w:left="0"/>
              <w:jc w:val="center"/>
              <w:cnfStyle w:val="000000000000" w:firstRow="0" w:lastRow="0" w:firstColumn="0" w:lastColumn="0" w:oddVBand="0" w:evenVBand="0" w:oddHBand="0" w:evenHBand="0" w:firstRowFirstColumn="0" w:firstRowLastColumn="0" w:lastRowFirstColumn="0" w:lastRowLastColumn="0"/>
              <w:rPr>
                <w:b/>
              </w:rPr>
            </w:pPr>
            <w:r w:rsidRPr="009D7A02">
              <w:rPr>
                <w:b/>
                <w:color w:val="FFFFFF" w:themeColor="background1"/>
                <w:sz w:val="22"/>
              </w:rPr>
              <w:t xml:space="preserve">Date </w:t>
            </w:r>
          </w:p>
        </w:tc>
        <w:tc>
          <w:tcPr>
            <w:tcW w:w="1134" w:type="dxa"/>
            <w:shd w:val="clear" w:color="auto" w:fill="000000" w:themeFill="text1"/>
            <w:vAlign w:val="center"/>
          </w:tcPr>
          <w:p w14:paraId="0E097931" w14:textId="77777777" w:rsidR="005B0D8D" w:rsidRPr="009D7A02" w:rsidRDefault="005B0D8D" w:rsidP="00A6407E">
            <w:pPr>
              <w:spacing w:before="120" w:after="120"/>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sidRPr="009D7A02">
              <w:rPr>
                <w:b/>
                <w:color w:val="FFFFFF" w:themeColor="background1"/>
                <w:sz w:val="22"/>
              </w:rPr>
              <w:t xml:space="preserve">Version </w:t>
            </w:r>
          </w:p>
        </w:tc>
        <w:tc>
          <w:tcPr>
            <w:tcW w:w="3969" w:type="dxa"/>
            <w:shd w:val="clear" w:color="auto" w:fill="000000" w:themeFill="text1"/>
            <w:vAlign w:val="center"/>
          </w:tcPr>
          <w:p w14:paraId="1C7B0094" w14:textId="77777777" w:rsidR="005B0D8D" w:rsidRPr="009D7A02" w:rsidRDefault="005B0D8D" w:rsidP="00A6407E">
            <w:pPr>
              <w:spacing w:before="120" w:after="120"/>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sidRPr="009D7A02">
              <w:rPr>
                <w:b/>
                <w:color w:val="FFFFFF" w:themeColor="background1"/>
                <w:sz w:val="22"/>
              </w:rPr>
              <w:t xml:space="preserve">Signature </w:t>
            </w:r>
          </w:p>
        </w:tc>
      </w:tr>
      <w:tr w:rsidR="005B0D8D" w14:paraId="0945BFCD" w14:textId="77777777" w:rsidTr="00A64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tcPr>
          <w:p w14:paraId="52AED72F" w14:textId="77777777" w:rsidR="005B0D8D" w:rsidRPr="00627B12" w:rsidRDefault="005B0D8D" w:rsidP="00A6407E">
            <w:pPr>
              <w:ind w:left="0"/>
              <w:jc w:val="center"/>
            </w:pPr>
          </w:p>
        </w:tc>
        <w:tc>
          <w:tcPr>
            <w:tcW w:w="1275" w:type="dxa"/>
            <w:shd w:val="clear" w:color="auto" w:fill="auto"/>
            <w:vAlign w:val="center"/>
          </w:tcPr>
          <w:p w14:paraId="1881F5CD"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pPr>
          </w:p>
        </w:tc>
        <w:tc>
          <w:tcPr>
            <w:tcW w:w="1134" w:type="dxa"/>
            <w:shd w:val="clear" w:color="auto" w:fill="auto"/>
            <w:vAlign w:val="center"/>
          </w:tcPr>
          <w:p w14:paraId="4CBF7723"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pPr>
          </w:p>
        </w:tc>
        <w:tc>
          <w:tcPr>
            <w:tcW w:w="3969" w:type="dxa"/>
            <w:shd w:val="clear" w:color="auto" w:fill="auto"/>
            <w:vAlign w:val="center"/>
          </w:tcPr>
          <w:p w14:paraId="684A665C"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pPr>
          </w:p>
        </w:tc>
      </w:tr>
      <w:tr w:rsidR="005B0D8D" w14:paraId="7D16F7E1" w14:textId="77777777" w:rsidTr="00A6407E">
        <w:tc>
          <w:tcPr>
            <w:cnfStyle w:val="001000000000" w:firstRow="0" w:lastRow="0" w:firstColumn="1" w:lastColumn="0" w:oddVBand="0" w:evenVBand="0" w:oddHBand="0" w:evenHBand="0" w:firstRowFirstColumn="0" w:firstRowLastColumn="0" w:lastRowFirstColumn="0" w:lastRowLastColumn="0"/>
            <w:tcW w:w="2689" w:type="dxa"/>
            <w:tcBorders>
              <w:bottom w:val="single" w:sz="4" w:space="0" w:color="666666" w:themeColor="text1" w:themeTint="99"/>
            </w:tcBorders>
            <w:shd w:val="clear" w:color="auto" w:fill="auto"/>
            <w:vAlign w:val="center"/>
          </w:tcPr>
          <w:p w14:paraId="53DBCFEC" w14:textId="77777777" w:rsidR="005B0D8D" w:rsidRPr="00627B12" w:rsidRDefault="005B0D8D" w:rsidP="00A6407E">
            <w:pPr>
              <w:ind w:left="0"/>
              <w:jc w:val="center"/>
              <w:rPr>
                <w:sz w:val="22"/>
              </w:rPr>
            </w:pPr>
          </w:p>
        </w:tc>
        <w:tc>
          <w:tcPr>
            <w:tcW w:w="1275" w:type="dxa"/>
            <w:tcBorders>
              <w:bottom w:val="single" w:sz="4" w:space="0" w:color="666666" w:themeColor="text1" w:themeTint="99"/>
            </w:tcBorders>
            <w:shd w:val="clear" w:color="auto" w:fill="auto"/>
            <w:vAlign w:val="center"/>
          </w:tcPr>
          <w:p w14:paraId="32C47045" w14:textId="77777777" w:rsidR="005B0D8D" w:rsidRPr="00627B12" w:rsidRDefault="005B0D8D" w:rsidP="00A6407E">
            <w:pPr>
              <w:tabs>
                <w:tab w:val="left" w:pos="1356"/>
              </w:tabs>
              <w:ind w:left="0"/>
              <w:jc w:val="center"/>
              <w:cnfStyle w:val="000000000000" w:firstRow="0" w:lastRow="0" w:firstColumn="0" w:lastColumn="0" w:oddVBand="0" w:evenVBand="0" w:oddHBand="0" w:evenHBand="0" w:firstRowFirstColumn="0" w:firstRowLastColumn="0" w:lastRowFirstColumn="0" w:lastRowLastColumn="0"/>
              <w:rPr>
                <w:sz w:val="22"/>
              </w:rPr>
            </w:pPr>
          </w:p>
        </w:tc>
        <w:tc>
          <w:tcPr>
            <w:tcW w:w="1134" w:type="dxa"/>
            <w:tcBorders>
              <w:bottom w:val="single" w:sz="4" w:space="0" w:color="666666" w:themeColor="text1" w:themeTint="99"/>
            </w:tcBorders>
            <w:shd w:val="clear" w:color="auto" w:fill="auto"/>
            <w:vAlign w:val="center"/>
          </w:tcPr>
          <w:p w14:paraId="3513D13F" w14:textId="77777777" w:rsidR="005B0D8D" w:rsidRPr="00627B12" w:rsidRDefault="005B0D8D" w:rsidP="00A6407E">
            <w:pPr>
              <w:ind w:left="0"/>
              <w:jc w:val="center"/>
              <w:cnfStyle w:val="000000000000" w:firstRow="0" w:lastRow="0" w:firstColumn="0" w:lastColumn="0" w:oddVBand="0" w:evenVBand="0" w:oddHBand="0" w:evenHBand="0" w:firstRowFirstColumn="0" w:firstRowLastColumn="0" w:lastRowFirstColumn="0" w:lastRowLastColumn="0"/>
              <w:rPr>
                <w:sz w:val="22"/>
              </w:rPr>
            </w:pPr>
          </w:p>
        </w:tc>
        <w:tc>
          <w:tcPr>
            <w:tcW w:w="3969" w:type="dxa"/>
            <w:tcBorders>
              <w:bottom w:val="single" w:sz="4" w:space="0" w:color="666666" w:themeColor="text1" w:themeTint="99"/>
            </w:tcBorders>
            <w:shd w:val="clear" w:color="auto" w:fill="auto"/>
            <w:vAlign w:val="center"/>
          </w:tcPr>
          <w:p w14:paraId="544F30FB" w14:textId="77777777" w:rsidR="005B0D8D" w:rsidRPr="00627B12" w:rsidRDefault="005B0D8D" w:rsidP="00A6407E">
            <w:pPr>
              <w:ind w:left="0"/>
              <w:jc w:val="center"/>
              <w:cnfStyle w:val="000000000000" w:firstRow="0" w:lastRow="0" w:firstColumn="0" w:lastColumn="0" w:oddVBand="0" w:evenVBand="0" w:oddHBand="0" w:evenHBand="0" w:firstRowFirstColumn="0" w:firstRowLastColumn="0" w:lastRowFirstColumn="0" w:lastRowLastColumn="0"/>
              <w:rPr>
                <w:sz w:val="22"/>
              </w:rPr>
            </w:pPr>
          </w:p>
        </w:tc>
      </w:tr>
      <w:tr w:rsidR="005B0D8D" w14:paraId="5A05188E" w14:textId="77777777" w:rsidTr="00A64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il"/>
              <w:right w:val="nil"/>
            </w:tcBorders>
            <w:shd w:val="clear" w:color="auto" w:fill="auto"/>
            <w:vAlign w:val="center"/>
          </w:tcPr>
          <w:p w14:paraId="6226CE53" w14:textId="77777777" w:rsidR="005B0D8D" w:rsidRPr="00627B12" w:rsidRDefault="005B0D8D" w:rsidP="00A6407E">
            <w:pPr>
              <w:ind w:left="0"/>
              <w:jc w:val="center"/>
            </w:pPr>
          </w:p>
        </w:tc>
        <w:tc>
          <w:tcPr>
            <w:tcW w:w="1275" w:type="dxa"/>
            <w:tcBorders>
              <w:left w:val="nil"/>
              <w:right w:val="nil"/>
            </w:tcBorders>
            <w:shd w:val="clear" w:color="auto" w:fill="auto"/>
            <w:vAlign w:val="center"/>
          </w:tcPr>
          <w:p w14:paraId="05C62AB6" w14:textId="77777777" w:rsidR="005B0D8D" w:rsidRPr="00627B12" w:rsidRDefault="005B0D8D" w:rsidP="00A6407E">
            <w:pPr>
              <w:tabs>
                <w:tab w:val="left" w:pos="1356"/>
              </w:tabs>
              <w:ind w:left="0"/>
              <w:jc w:val="center"/>
              <w:cnfStyle w:val="000000100000" w:firstRow="0" w:lastRow="0" w:firstColumn="0" w:lastColumn="0" w:oddVBand="0" w:evenVBand="0" w:oddHBand="1" w:evenHBand="0" w:firstRowFirstColumn="0" w:firstRowLastColumn="0" w:lastRowFirstColumn="0" w:lastRowLastColumn="0"/>
            </w:pPr>
          </w:p>
        </w:tc>
        <w:tc>
          <w:tcPr>
            <w:tcW w:w="1134" w:type="dxa"/>
            <w:tcBorders>
              <w:left w:val="nil"/>
              <w:right w:val="nil"/>
            </w:tcBorders>
            <w:shd w:val="clear" w:color="auto" w:fill="auto"/>
            <w:vAlign w:val="center"/>
          </w:tcPr>
          <w:p w14:paraId="1E613274"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pPr>
          </w:p>
        </w:tc>
        <w:tc>
          <w:tcPr>
            <w:tcW w:w="3969" w:type="dxa"/>
            <w:tcBorders>
              <w:left w:val="nil"/>
              <w:right w:val="nil"/>
            </w:tcBorders>
            <w:shd w:val="clear" w:color="auto" w:fill="auto"/>
            <w:vAlign w:val="center"/>
          </w:tcPr>
          <w:p w14:paraId="11D957AC"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pPr>
          </w:p>
        </w:tc>
      </w:tr>
      <w:tr w:rsidR="005B0D8D" w14:paraId="1CBFC59B" w14:textId="77777777" w:rsidTr="00A6407E">
        <w:tc>
          <w:tcPr>
            <w:cnfStyle w:val="001000000000" w:firstRow="0" w:lastRow="0" w:firstColumn="1" w:lastColumn="0" w:oddVBand="0" w:evenVBand="0" w:oddHBand="0" w:evenHBand="0" w:firstRowFirstColumn="0" w:firstRowLastColumn="0" w:lastRowFirstColumn="0" w:lastRowLastColumn="0"/>
            <w:tcW w:w="2689" w:type="dxa"/>
            <w:shd w:val="clear" w:color="auto" w:fill="000000" w:themeFill="text1"/>
            <w:vAlign w:val="center"/>
          </w:tcPr>
          <w:p w14:paraId="753065C0" w14:textId="77777777" w:rsidR="005B0D8D" w:rsidRPr="00706783" w:rsidRDefault="005B0D8D" w:rsidP="00A6407E">
            <w:pPr>
              <w:spacing w:before="120" w:after="120"/>
              <w:ind w:left="0"/>
              <w:jc w:val="center"/>
              <w:rPr>
                <w:color w:val="FFFFFF" w:themeColor="background1"/>
                <w:sz w:val="22"/>
                <w:szCs w:val="22"/>
              </w:rPr>
            </w:pPr>
            <w:r w:rsidRPr="00706783">
              <w:rPr>
                <w:color w:val="FFFFFF" w:themeColor="background1"/>
                <w:sz w:val="22"/>
                <w:szCs w:val="22"/>
              </w:rPr>
              <w:t xml:space="preserve">Approver </w:t>
            </w:r>
          </w:p>
        </w:tc>
        <w:tc>
          <w:tcPr>
            <w:tcW w:w="1275" w:type="dxa"/>
            <w:shd w:val="clear" w:color="auto" w:fill="000000" w:themeFill="text1"/>
            <w:vAlign w:val="center"/>
          </w:tcPr>
          <w:p w14:paraId="5CBC700F" w14:textId="77777777" w:rsidR="005B0D8D" w:rsidRPr="00706783" w:rsidRDefault="005B0D8D" w:rsidP="00A6407E">
            <w:pPr>
              <w:spacing w:before="120" w:after="120"/>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sidRPr="00706783">
              <w:rPr>
                <w:b/>
                <w:color w:val="FFFFFF" w:themeColor="background1"/>
                <w:sz w:val="22"/>
              </w:rPr>
              <w:t xml:space="preserve">Date </w:t>
            </w:r>
          </w:p>
        </w:tc>
        <w:tc>
          <w:tcPr>
            <w:tcW w:w="1134" w:type="dxa"/>
            <w:shd w:val="clear" w:color="auto" w:fill="000000" w:themeFill="text1"/>
            <w:vAlign w:val="center"/>
          </w:tcPr>
          <w:p w14:paraId="4423CC49" w14:textId="77777777" w:rsidR="005B0D8D" w:rsidRPr="00706783" w:rsidRDefault="005B0D8D" w:rsidP="00A6407E">
            <w:pPr>
              <w:spacing w:before="120" w:after="120"/>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sidRPr="00706783">
              <w:rPr>
                <w:b/>
                <w:color w:val="FFFFFF" w:themeColor="background1"/>
                <w:sz w:val="22"/>
              </w:rPr>
              <w:t xml:space="preserve">Version </w:t>
            </w:r>
          </w:p>
        </w:tc>
        <w:tc>
          <w:tcPr>
            <w:tcW w:w="3969" w:type="dxa"/>
            <w:shd w:val="clear" w:color="auto" w:fill="000000" w:themeFill="text1"/>
            <w:vAlign w:val="center"/>
          </w:tcPr>
          <w:p w14:paraId="2C60E862" w14:textId="77777777" w:rsidR="005B0D8D" w:rsidRPr="00706783" w:rsidRDefault="005B0D8D" w:rsidP="00A6407E">
            <w:pPr>
              <w:spacing w:before="120" w:after="120"/>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sidRPr="00706783">
              <w:rPr>
                <w:b/>
                <w:color w:val="FFFFFF" w:themeColor="background1"/>
                <w:sz w:val="22"/>
              </w:rPr>
              <w:t>Signature</w:t>
            </w:r>
          </w:p>
        </w:tc>
      </w:tr>
      <w:tr w:rsidR="005B0D8D" w14:paraId="35764B25" w14:textId="77777777" w:rsidTr="00A64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tcPr>
          <w:p w14:paraId="040C8229" w14:textId="77777777" w:rsidR="005B0D8D" w:rsidRPr="00627B12" w:rsidRDefault="005B0D8D" w:rsidP="00A6407E">
            <w:pPr>
              <w:ind w:left="0"/>
              <w:jc w:val="center"/>
              <w:rPr>
                <w:sz w:val="22"/>
              </w:rPr>
            </w:pPr>
          </w:p>
        </w:tc>
        <w:tc>
          <w:tcPr>
            <w:tcW w:w="1275" w:type="dxa"/>
            <w:shd w:val="clear" w:color="auto" w:fill="auto"/>
            <w:vAlign w:val="center"/>
          </w:tcPr>
          <w:p w14:paraId="6EEA10DF"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c>
          <w:tcPr>
            <w:tcW w:w="1134" w:type="dxa"/>
            <w:shd w:val="clear" w:color="auto" w:fill="auto"/>
            <w:vAlign w:val="center"/>
          </w:tcPr>
          <w:p w14:paraId="24961AC6"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c>
          <w:tcPr>
            <w:tcW w:w="3969" w:type="dxa"/>
            <w:shd w:val="clear" w:color="auto" w:fill="auto"/>
            <w:vAlign w:val="center"/>
          </w:tcPr>
          <w:p w14:paraId="2D8DD6CD" w14:textId="77777777" w:rsidR="005B0D8D" w:rsidRPr="00627B12" w:rsidRDefault="005B0D8D" w:rsidP="00A6407E">
            <w:pPr>
              <w:ind w:left="0"/>
              <w:jc w:val="center"/>
              <w:cnfStyle w:val="000000100000" w:firstRow="0" w:lastRow="0" w:firstColumn="0" w:lastColumn="0" w:oddVBand="0" w:evenVBand="0" w:oddHBand="1" w:evenHBand="0" w:firstRowFirstColumn="0" w:firstRowLastColumn="0" w:lastRowFirstColumn="0" w:lastRowLastColumn="0"/>
              <w:rPr>
                <w:sz w:val="22"/>
              </w:rPr>
            </w:pPr>
          </w:p>
        </w:tc>
      </w:tr>
    </w:tbl>
    <w:p w14:paraId="14BFA3F0" w14:textId="1E915577" w:rsidR="007718F4" w:rsidRDefault="00A6407E">
      <w:pPr>
        <w:spacing w:before="0" w:after="160" w:line="259" w:lineRule="auto"/>
        <w:ind w:left="0"/>
        <w:rPr>
          <w:b/>
          <w:sz w:val="28"/>
        </w:rPr>
      </w:pPr>
      <w:r>
        <w:rPr>
          <w:b/>
          <w:noProof/>
          <w:sz w:val="28"/>
          <w:lang w:val="en-GB" w:eastAsia="en-GB"/>
        </w:rPr>
        <mc:AlternateContent>
          <mc:Choice Requires="wps">
            <w:drawing>
              <wp:anchor distT="0" distB="0" distL="114300" distR="114300" simplePos="0" relativeHeight="251659264" behindDoc="0" locked="0" layoutInCell="1" allowOverlap="1" wp14:anchorId="4D0315DD" wp14:editId="10D0E46D">
                <wp:simplePos x="0" y="0"/>
                <wp:positionH relativeFrom="column">
                  <wp:posOffset>-891540</wp:posOffset>
                </wp:positionH>
                <wp:positionV relativeFrom="paragraph">
                  <wp:posOffset>2212340</wp:posOffset>
                </wp:positionV>
                <wp:extent cx="7510145" cy="1623060"/>
                <wp:effectExtent l="0" t="0" r="0" b="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0145" cy="162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ADDA7" w14:textId="77777777" w:rsidR="00954845" w:rsidRPr="00DA4837" w:rsidRDefault="00954845" w:rsidP="00EB1DD1">
                            <w:pPr>
                              <w:ind w:left="-142"/>
                              <w:jc w:val="center"/>
                              <w:rPr>
                                <w:noProof/>
                                <w:sz w:val="32"/>
                              </w:rPr>
                            </w:pPr>
                            <w:bookmarkStart w:id="0" w:name="OLE_LINK1"/>
                            <w:bookmarkStart w:id="1" w:name="OLE_LINK2"/>
                            <w:r w:rsidRPr="00DA4837">
                              <w:rPr>
                                <w:noProof/>
                                <w:sz w:val="32"/>
                              </w:rPr>
                              <w:t xml:space="preserve">RAIL CONSTRUCTION </w:t>
                            </w:r>
                            <w:r w:rsidR="00AC52C3">
                              <w:rPr>
                                <w:noProof/>
                                <w:sz w:val="32"/>
                              </w:rPr>
                              <w:t>INTERFACE</w:t>
                            </w:r>
                          </w:p>
                          <w:p w14:paraId="4D762217" w14:textId="77777777" w:rsidR="00954845" w:rsidRPr="00DA4837" w:rsidRDefault="00954845" w:rsidP="00EB1DD1">
                            <w:pPr>
                              <w:ind w:left="-142"/>
                              <w:jc w:val="center"/>
                              <w:rPr>
                                <w:noProof/>
                                <w:sz w:val="24"/>
                              </w:rPr>
                            </w:pPr>
                            <w:r w:rsidRPr="00DA4837">
                              <w:rPr>
                                <w:noProof/>
                                <w:sz w:val="24"/>
                              </w:rPr>
                              <w:t>(291km Brid</w:t>
                            </w:r>
                            <w:r w:rsidR="00AC52C3">
                              <w:rPr>
                                <w:noProof/>
                                <w:sz w:val="24"/>
                              </w:rPr>
                              <w:t>ge Replacement Newman Main Line</w:t>
                            </w:r>
                            <w:r w:rsidRPr="00DA4837">
                              <w:rPr>
                                <w:noProof/>
                                <w:sz w:val="24"/>
                              </w:rPr>
                              <w:t>)</w:t>
                            </w:r>
                            <w:bookmarkEnd w:id="0"/>
                            <w:bookmarkEnd w:id="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D0315DD" id="_x0000_t202" coordsize="21600,21600" o:spt="202" path="m,l,21600r21600,l21600,xe">
                <v:stroke joinstyle="miter"/>
                <v:path gradientshapeok="t" o:connecttype="rect"/>
              </v:shapetype>
              <v:shape id="Text Box 5" o:spid="_x0000_s1026" type="#_x0000_t202" style="position:absolute;margin-left:-70.2pt;margin-top:174.2pt;width:591.35pt;height:12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n6ntwIAALo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" filled="f" stroked="f">
                <v:textbox>
                  <w:txbxContent>
                    <w:p w14:paraId="1EDADDA7" w14:textId="77777777" w:rsidR="00954845" w:rsidRPr="00DA4837" w:rsidRDefault="00954845" w:rsidP="00EB1DD1">
                      <w:pPr>
                        <w:ind w:left="-142"/>
                        <w:jc w:val="center"/>
                        <w:rPr>
                          <w:noProof/>
                          <w:sz w:val="32"/>
                        </w:rPr>
                      </w:pPr>
                      <w:bookmarkStart w:id="2" w:name="OLE_LINK1"/>
                      <w:bookmarkStart w:id="3" w:name="OLE_LINK2"/>
                      <w:r w:rsidRPr="00DA4837">
                        <w:rPr>
                          <w:noProof/>
                          <w:sz w:val="32"/>
                        </w:rPr>
                        <w:t xml:space="preserve">RAIL CONSTRUCTION </w:t>
                      </w:r>
                      <w:r w:rsidR="00AC52C3">
                        <w:rPr>
                          <w:noProof/>
                          <w:sz w:val="32"/>
                        </w:rPr>
                        <w:t>INTERFACE</w:t>
                      </w:r>
                    </w:p>
                    <w:p w14:paraId="4D762217" w14:textId="77777777" w:rsidR="00954845" w:rsidRPr="00DA4837" w:rsidRDefault="00954845" w:rsidP="00EB1DD1">
                      <w:pPr>
                        <w:ind w:left="-142"/>
                        <w:jc w:val="center"/>
                        <w:rPr>
                          <w:noProof/>
                          <w:sz w:val="24"/>
                        </w:rPr>
                      </w:pPr>
                      <w:r w:rsidRPr="00DA4837">
                        <w:rPr>
                          <w:noProof/>
                          <w:sz w:val="24"/>
                        </w:rPr>
                        <w:t>(291km Brid</w:t>
                      </w:r>
                      <w:r w:rsidR="00AC52C3">
                        <w:rPr>
                          <w:noProof/>
                          <w:sz w:val="24"/>
                        </w:rPr>
                        <w:t>ge Replacement Newman Main Line</w:t>
                      </w:r>
                      <w:r w:rsidRPr="00DA4837">
                        <w:rPr>
                          <w:noProof/>
                          <w:sz w:val="24"/>
                        </w:rPr>
                        <w:t>)</w:t>
                      </w:r>
                      <w:bookmarkEnd w:id="2"/>
                      <w:bookmarkEnd w:id="3"/>
                    </w:p>
                  </w:txbxContent>
                </v:textbox>
                <w10:wrap type="square"/>
              </v:shape>
            </w:pict>
          </mc:Fallback>
        </mc:AlternateContent>
      </w:r>
      <w:r w:rsidR="009D7A02">
        <w:rPr>
          <w:b/>
          <w:noProof/>
          <w:sz w:val="28"/>
          <w:lang w:eastAsia="en-AU"/>
        </w:rPr>
        <w:t xml:space="preserve"> </w:t>
      </w:r>
      <w:r w:rsidR="00EB1DD1">
        <w:rPr>
          <w:b/>
          <w:noProof/>
          <w:sz w:val="28"/>
          <w:lang w:eastAsia="en-AU"/>
        </w:rPr>
        <w:t xml:space="preserve"> </w:t>
      </w:r>
      <w:r w:rsidR="001B5E99">
        <w:rPr>
          <w:b/>
          <w:noProof/>
          <w:sz w:val="28"/>
          <w:lang w:val="en-GB" w:eastAsia="en-GB"/>
        </w:rPr>
        <mc:AlternateContent>
          <mc:Choice Requires="wps">
            <w:drawing>
              <wp:anchor distT="0" distB="0" distL="114300" distR="114300" simplePos="0" relativeHeight="251658240" behindDoc="0" locked="0" layoutInCell="1" allowOverlap="1" wp14:anchorId="14EB0CF8" wp14:editId="2BA1FBE2">
                <wp:simplePos x="0" y="0"/>
                <wp:positionH relativeFrom="column">
                  <wp:posOffset>-792480</wp:posOffset>
                </wp:positionH>
                <wp:positionV relativeFrom="paragraph">
                  <wp:posOffset>-228600</wp:posOffset>
                </wp:positionV>
                <wp:extent cx="7124700" cy="10287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41F57" w14:textId="77777777" w:rsidR="00954845" w:rsidRDefault="00954845" w:rsidP="00954845"/>
                          <w:p w14:paraId="3C33271F" w14:textId="77777777" w:rsidR="00954845" w:rsidRPr="00954845" w:rsidRDefault="00954845" w:rsidP="00954845">
                            <w:pPr>
                              <w:ind w:left="709"/>
                              <w:rPr>
                                <w:bCs/>
                                <w:sz w:val="28"/>
                              </w:rPr>
                            </w:pPr>
                            <w:r w:rsidRPr="00954845">
                              <w:rPr>
                                <w:sz w:val="28"/>
                              </w:rPr>
                              <w:t>BHP BILLITON ASSET LEVEL</w:t>
                            </w:r>
                            <w:r w:rsidRPr="00954845">
                              <w:rPr>
                                <w:bCs/>
                                <w:sz w:val="28"/>
                              </w:rPr>
                              <w:t xml:space="preserve"> PROJECTS</w:t>
                            </w:r>
                          </w:p>
                          <w:p w14:paraId="117093ED" w14:textId="77777777" w:rsidR="00954845" w:rsidRDefault="00954845" w:rsidP="00954845"/>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5="http://schemas.microsoft.com/office/word/2012/wordml">
            <w:pict>
              <v:shape w14:anchorId="14EB0CF8" id="Text Box 3" o:spid="_x0000_s1027" type="#_x0000_t202" style="position:absolute;margin-left:-62.4pt;margin-top:-18pt;width:561pt;height:81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38tgIAAME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" filled="f" stroked="f">
                <v:textbox>
                  <w:txbxContent>
                    <w:p w14:paraId="5F041F57" w14:textId="77777777" w:rsidR="00954845" w:rsidRDefault="00954845" w:rsidP="00954845"/>
                    <w:p w14:paraId="3C33271F" w14:textId="77777777" w:rsidR="00954845" w:rsidRPr="00954845" w:rsidRDefault="00954845" w:rsidP="00954845">
                      <w:pPr>
                        <w:ind w:left="709"/>
                        <w:rPr>
                          <w:bCs/>
                          <w:sz w:val="28"/>
                        </w:rPr>
                      </w:pPr>
                      <w:r w:rsidRPr="00954845">
                        <w:rPr>
                          <w:sz w:val="28"/>
                        </w:rPr>
                        <w:t>BHP BILLITON ASSET LEVEL</w:t>
                      </w:r>
                      <w:r w:rsidRPr="00954845">
                        <w:rPr>
                          <w:bCs/>
                          <w:sz w:val="28"/>
                        </w:rPr>
                        <w:t xml:space="preserve"> PROJECTS</w:t>
                      </w:r>
                    </w:p>
                    <w:p w14:paraId="117093ED" w14:textId="77777777" w:rsidR="00954845" w:rsidRDefault="00954845" w:rsidP="00954845"/>
                  </w:txbxContent>
                </v:textbox>
              </v:shape>
            </w:pict>
          </mc:Fallback>
        </mc:AlternateContent>
      </w:r>
      <w:r w:rsidR="001B5E99">
        <w:rPr>
          <w:b/>
          <w:noProof/>
          <w:sz w:val="28"/>
          <w:lang w:val="en-GB" w:eastAsia="en-GB"/>
        </w:rPr>
        <w:drawing>
          <wp:anchor distT="0" distB="0" distL="114300" distR="114300" simplePos="0" relativeHeight="251660288" behindDoc="1" locked="0" layoutInCell="1" allowOverlap="1" wp14:anchorId="5CFEA732" wp14:editId="27F39046">
            <wp:simplePos x="0" y="0"/>
            <wp:positionH relativeFrom="column">
              <wp:posOffset>4237990</wp:posOffset>
            </wp:positionH>
            <wp:positionV relativeFrom="paragraph">
              <wp:posOffset>-380365</wp:posOffset>
            </wp:positionV>
            <wp:extent cx="1648016" cy="1353312"/>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PB_master_rg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8016" cy="1353312"/>
                    </a:xfrm>
                    <a:prstGeom prst="rect">
                      <a:avLst/>
                    </a:prstGeom>
                  </pic:spPr>
                </pic:pic>
              </a:graphicData>
            </a:graphic>
            <wp14:sizeRelH relativeFrom="page">
              <wp14:pctWidth>0</wp14:pctWidth>
            </wp14:sizeRelH>
            <wp14:sizeRelV relativeFrom="page">
              <wp14:pctHeight>0</wp14:pctHeight>
            </wp14:sizeRelV>
          </wp:anchor>
        </w:drawing>
      </w:r>
      <w:r w:rsidR="00580264">
        <w:rPr>
          <w:b/>
          <w:noProof/>
          <w:sz w:val="28"/>
          <w:lang w:eastAsia="en-AU"/>
        </w:rPr>
        <w:t xml:space="preserve"> </w:t>
      </w:r>
      <w:r w:rsidR="00924665">
        <w:rPr>
          <w:b/>
          <w:sz w:val="28"/>
        </w:rPr>
        <w:br w:type="page"/>
      </w:r>
    </w:p>
    <w:p w14:paraId="1700F2E6" w14:textId="77777777" w:rsidR="00924665" w:rsidRDefault="00924665">
      <w:pPr>
        <w:spacing w:before="0" w:after="160" w:line="259" w:lineRule="auto"/>
        <w:ind w:left="0"/>
        <w:rPr>
          <w:b/>
          <w:sz w:val="28"/>
        </w:rPr>
      </w:pPr>
    </w:p>
    <w:p w14:paraId="1A732AB0" w14:textId="77777777" w:rsidR="000C34BD" w:rsidRPr="008E79C8" w:rsidRDefault="000C34BD" w:rsidP="00026BE1">
      <w:pPr>
        <w:ind w:left="0"/>
        <w:jc w:val="center"/>
        <w:rPr>
          <w:b/>
          <w:sz w:val="32"/>
        </w:rPr>
      </w:pPr>
      <w:r w:rsidRPr="008E79C8">
        <w:rPr>
          <w:b/>
          <w:sz w:val="32"/>
        </w:rPr>
        <w:t>Table of Contents</w:t>
      </w:r>
    </w:p>
    <w:p w14:paraId="47C091B7" w14:textId="77777777" w:rsidR="000E588A" w:rsidRDefault="00FE0167">
      <w:pPr>
        <w:pStyle w:val="TOC1"/>
        <w:rPr>
          <w:ins w:id="2" w:author="Paul Reade" w:date="2015-03-03T16:23:00Z"/>
          <w:rFonts w:asciiTheme="minorHAnsi" w:eastAsiaTheme="minorEastAsia" w:hAnsiTheme="minorHAnsi" w:cstheme="minorBidi"/>
          <w:sz w:val="22"/>
          <w:lang w:val="en-GB" w:eastAsia="en-GB"/>
        </w:rPr>
      </w:pPr>
      <w:r w:rsidRPr="00AC52C3">
        <w:rPr>
          <w:b/>
          <w:szCs w:val="24"/>
        </w:rPr>
        <w:fldChar w:fldCharType="begin"/>
      </w:r>
      <w:r w:rsidRPr="00AC52C3">
        <w:rPr>
          <w:b/>
          <w:szCs w:val="24"/>
        </w:rPr>
        <w:instrText xml:space="preserve"> TOC \o "1-2" \h \z \u </w:instrText>
      </w:r>
      <w:r w:rsidRPr="00AC52C3">
        <w:rPr>
          <w:b/>
          <w:szCs w:val="24"/>
        </w:rPr>
        <w:fldChar w:fldCharType="separate"/>
      </w:r>
      <w:ins w:id="3" w:author="Paul Reade" w:date="2015-03-03T16:23:00Z">
        <w:r w:rsidR="000E588A" w:rsidRPr="00D67762">
          <w:rPr>
            <w:rStyle w:val="Hyperlink"/>
          </w:rPr>
          <w:fldChar w:fldCharType="begin"/>
        </w:r>
        <w:r w:rsidR="000E588A" w:rsidRPr="00D67762">
          <w:rPr>
            <w:rStyle w:val="Hyperlink"/>
          </w:rPr>
          <w:instrText xml:space="preserve"> </w:instrText>
        </w:r>
        <w:r w:rsidR="000E588A">
          <w:instrText>HYPERLINK \l "_Toc413163161"</w:instrText>
        </w:r>
        <w:r w:rsidR="000E588A" w:rsidRPr="00D67762">
          <w:rPr>
            <w:rStyle w:val="Hyperlink"/>
          </w:rPr>
          <w:instrText xml:space="preserve"> </w:instrText>
        </w:r>
        <w:r w:rsidR="000E588A" w:rsidRPr="00D67762">
          <w:rPr>
            <w:rStyle w:val="Hyperlink"/>
          </w:rPr>
          <w:fldChar w:fldCharType="separate"/>
        </w:r>
        <w:r w:rsidR="000E588A" w:rsidRPr="00D67762">
          <w:rPr>
            <w:rStyle w:val="Hyperlink"/>
          </w:rPr>
          <w:t>1.0</w:t>
        </w:r>
        <w:r w:rsidR="000E588A">
          <w:rPr>
            <w:rFonts w:asciiTheme="minorHAnsi" w:eastAsiaTheme="minorEastAsia" w:hAnsiTheme="minorHAnsi" w:cstheme="minorBidi"/>
            <w:sz w:val="22"/>
            <w:lang w:val="en-GB" w:eastAsia="en-GB"/>
          </w:rPr>
          <w:tab/>
        </w:r>
        <w:r w:rsidR="000E588A" w:rsidRPr="00D67762">
          <w:rPr>
            <w:rStyle w:val="Hyperlink"/>
          </w:rPr>
          <w:t>Purpose and Scope</w:t>
        </w:r>
        <w:r w:rsidR="000E588A">
          <w:rPr>
            <w:webHidden/>
          </w:rPr>
          <w:tab/>
        </w:r>
        <w:r w:rsidR="000E588A">
          <w:rPr>
            <w:webHidden/>
          </w:rPr>
          <w:fldChar w:fldCharType="begin"/>
        </w:r>
        <w:r w:rsidR="000E588A">
          <w:rPr>
            <w:webHidden/>
          </w:rPr>
          <w:instrText xml:space="preserve"> PAGEREF _Toc413163161 \h </w:instrText>
        </w:r>
      </w:ins>
      <w:r w:rsidR="000E588A">
        <w:rPr>
          <w:webHidden/>
        </w:rPr>
      </w:r>
      <w:r w:rsidR="000E588A">
        <w:rPr>
          <w:webHidden/>
        </w:rPr>
        <w:fldChar w:fldCharType="separate"/>
      </w:r>
      <w:ins w:id="4" w:author="Paul Reade" w:date="2015-03-03T16:23:00Z">
        <w:r w:rsidR="000E588A">
          <w:rPr>
            <w:webHidden/>
          </w:rPr>
          <w:t>4</w:t>
        </w:r>
        <w:r w:rsidR="000E588A">
          <w:rPr>
            <w:webHidden/>
          </w:rPr>
          <w:fldChar w:fldCharType="end"/>
        </w:r>
        <w:r w:rsidR="000E588A" w:rsidRPr="00D67762">
          <w:rPr>
            <w:rStyle w:val="Hyperlink"/>
          </w:rPr>
          <w:fldChar w:fldCharType="end"/>
        </w:r>
      </w:ins>
    </w:p>
    <w:p w14:paraId="41A2E562" w14:textId="77777777" w:rsidR="000E588A" w:rsidRDefault="000E588A">
      <w:pPr>
        <w:pStyle w:val="TOC1"/>
        <w:rPr>
          <w:ins w:id="5" w:author="Paul Reade" w:date="2015-03-03T16:23:00Z"/>
          <w:rFonts w:asciiTheme="minorHAnsi" w:eastAsiaTheme="minorEastAsia" w:hAnsiTheme="minorHAnsi" w:cstheme="minorBidi"/>
          <w:sz w:val="22"/>
          <w:lang w:val="en-GB" w:eastAsia="en-GB"/>
        </w:rPr>
      </w:pPr>
      <w:ins w:id="6" w:author="Paul Reade" w:date="2015-03-03T16:23:00Z">
        <w:r w:rsidRPr="00D67762">
          <w:rPr>
            <w:rStyle w:val="Hyperlink"/>
          </w:rPr>
          <w:fldChar w:fldCharType="begin"/>
        </w:r>
        <w:r w:rsidRPr="00D67762">
          <w:rPr>
            <w:rStyle w:val="Hyperlink"/>
          </w:rPr>
          <w:instrText xml:space="preserve"> </w:instrText>
        </w:r>
        <w:r>
          <w:instrText>HYPERLINK \l "_Toc413163162"</w:instrText>
        </w:r>
        <w:r w:rsidRPr="00D67762">
          <w:rPr>
            <w:rStyle w:val="Hyperlink"/>
          </w:rPr>
          <w:instrText xml:space="preserve"> </w:instrText>
        </w:r>
        <w:r w:rsidRPr="00D67762">
          <w:rPr>
            <w:rStyle w:val="Hyperlink"/>
          </w:rPr>
          <w:fldChar w:fldCharType="separate"/>
        </w:r>
        <w:r w:rsidRPr="00D67762">
          <w:rPr>
            <w:rStyle w:val="Hyperlink"/>
          </w:rPr>
          <w:t>2.0</w:t>
        </w:r>
        <w:r>
          <w:rPr>
            <w:rFonts w:asciiTheme="minorHAnsi" w:eastAsiaTheme="minorEastAsia" w:hAnsiTheme="minorHAnsi" w:cstheme="minorBidi"/>
            <w:sz w:val="22"/>
            <w:lang w:val="en-GB" w:eastAsia="en-GB"/>
          </w:rPr>
          <w:tab/>
        </w:r>
        <w:r w:rsidRPr="00D67762">
          <w:rPr>
            <w:rStyle w:val="Hyperlink"/>
          </w:rPr>
          <w:t>References and Related Documents</w:t>
        </w:r>
        <w:r>
          <w:rPr>
            <w:webHidden/>
          </w:rPr>
          <w:tab/>
        </w:r>
        <w:r>
          <w:rPr>
            <w:webHidden/>
          </w:rPr>
          <w:fldChar w:fldCharType="begin"/>
        </w:r>
        <w:r>
          <w:rPr>
            <w:webHidden/>
          </w:rPr>
          <w:instrText xml:space="preserve"> PAGEREF _Toc413163162 \h </w:instrText>
        </w:r>
      </w:ins>
      <w:r>
        <w:rPr>
          <w:webHidden/>
        </w:rPr>
      </w:r>
      <w:r>
        <w:rPr>
          <w:webHidden/>
        </w:rPr>
        <w:fldChar w:fldCharType="separate"/>
      </w:r>
      <w:ins w:id="7" w:author="Paul Reade" w:date="2015-03-03T16:23:00Z">
        <w:r>
          <w:rPr>
            <w:webHidden/>
          </w:rPr>
          <w:t>4</w:t>
        </w:r>
        <w:r>
          <w:rPr>
            <w:webHidden/>
          </w:rPr>
          <w:fldChar w:fldCharType="end"/>
        </w:r>
        <w:r w:rsidRPr="00D67762">
          <w:rPr>
            <w:rStyle w:val="Hyperlink"/>
          </w:rPr>
          <w:fldChar w:fldCharType="end"/>
        </w:r>
      </w:ins>
    </w:p>
    <w:p w14:paraId="2146BA85" w14:textId="77777777" w:rsidR="000E588A" w:rsidRDefault="000E588A">
      <w:pPr>
        <w:pStyle w:val="TOC1"/>
        <w:rPr>
          <w:ins w:id="8" w:author="Paul Reade" w:date="2015-03-03T16:23:00Z"/>
          <w:rFonts w:asciiTheme="minorHAnsi" w:eastAsiaTheme="minorEastAsia" w:hAnsiTheme="minorHAnsi" w:cstheme="minorBidi"/>
          <w:sz w:val="22"/>
          <w:lang w:val="en-GB" w:eastAsia="en-GB"/>
        </w:rPr>
      </w:pPr>
      <w:ins w:id="9" w:author="Paul Reade" w:date="2015-03-03T16:23:00Z">
        <w:r w:rsidRPr="00D67762">
          <w:rPr>
            <w:rStyle w:val="Hyperlink"/>
          </w:rPr>
          <w:fldChar w:fldCharType="begin"/>
        </w:r>
        <w:r w:rsidRPr="00D67762">
          <w:rPr>
            <w:rStyle w:val="Hyperlink"/>
          </w:rPr>
          <w:instrText xml:space="preserve"> </w:instrText>
        </w:r>
        <w:r>
          <w:instrText>HYPERLINK \l "_Toc413163163"</w:instrText>
        </w:r>
        <w:r w:rsidRPr="00D67762">
          <w:rPr>
            <w:rStyle w:val="Hyperlink"/>
          </w:rPr>
          <w:instrText xml:space="preserve"> </w:instrText>
        </w:r>
        <w:r w:rsidRPr="00D67762">
          <w:rPr>
            <w:rStyle w:val="Hyperlink"/>
          </w:rPr>
          <w:fldChar w:fldCharType="separate"/>
        </w:r>
        <w:r w:rsidRPr="00D67762">
          <w:rPr>
            <w:rStyle w:val="Hyperlink"/>
          </w:rPr>
          <w:t>3.0</w:t>
        </w:r>
        <w:r>
          <w:rPr>
            <w:rFonts w:asciiTheme="minorHAnsi" w:eastAsiaTheme="minorEastAsia" w:hAnsiTheme="minorHAnsi" w:cstheme="minorBidi"/>
            <w:sz w:val="22"/>
            <w:lang w:val="en-GB" w:eastAsia="en-GB"/>
          </w:rPr>
          <w:tab/>
        </w:r>
        <w:r w:rsidRPr="00D67762">
          <w:rPr>
            <w:rStyle w:val="Hyperlink"/>
          </w:rPr>
          <w:t>Introduction</w:t>
        </w:r>
        <w:r>
          <w:rPr>
            <w:webHidden/>
          </w:rPr>
          <w:tab/>
        </w:r>
        <w:r>
          <w:rPr>
            <w:webHidden/>
          </w:rPr>
          <w:fldChar w:fldCharType="begin"/>
        </w:r>
        <w:r>
          <w:rPr>
            <w:webHidden/>
          </w:rPr>
          <w:instrText xml:space="preserve"> PAGEREF _Toc413163163 \h </w:instrText>
        </w:r>
      </w:ins>
      <w:r>
        <w:rPr>
          <w:webHidden/>
        </w:rPr>
      </w:r>
      <w:r>
        <w:rPr>
          <w:webHidden/>
        </w:rPr>
        <w:fldChar w:fldCharType="separate"/>
      </w:r>
      <w:ins w:id="10" w:author="Paul Reade" w:date="2015-03-03T16:23:00Z">
        <w:r>
          <w:rPr>
            <w:webHidden/>
          </w:rPr>
          <w:t>4</w:t>
        </w:r>
        <w:r>
          <w:rPr>
            <w:webHidden/>
          </w:rPr>
          <w:fldChar w:fldCharType="end"/>
        </w:r>
        <w:r w:rsidRPr="00D67762">
          <w:rPr>
            <w:rStyle w:val="Hyperlink"/>
          </w:rPr>
          <w:fldChar w:fldCharType="end"/>
        </w:r>
      </w:ins>
    </w:p>
    <w:p w14:paraId="316E3298" w14:textId="77777777" w:rsidR="000E588A" w:rsidRDefault="000E588A">
      <w:pPr>
        <w:pStyle w:val="TOC1"/>
        <w:rPr>
          <w:ins w:id="11" w:author="Paul Reade" w:date="2015-03-03T16:23:00Z"/>
          <w:rFonts w:asciiTheme="minorHAnsi" w:eastAsiaTheme="minorEastAsia" w:hAnsiTheme="minorHAnsi" w:cstheme="minorBidi"/>
          <w:sz w:val="22"/>
          <w:lang w:val="en-GB" w:eastAsia="en-GB"/>
        </w:rPr>
      </w:pPr>
      <w:ins w:id="12" w:author="Paul Reade" w:date="2015-03-03T16:23:00Z">
        <w:r w:rsidRPr="00D67762">
          <w:rPr>
            <w:rStyle w:val="Hyperlink"/>
          </w:rPr>
          <w:fldChar w:fldCharType="begin"/>
        </w:r>
        <w:r w:rsidRPr="00D67762">
          <w:rPr>
            <w:rStyle w:val="Hyperlink"/>
          </w:rPr>
          <w:instrText xml:space="preserve"> </w:instrText>
        </w:r>
        <w:r>
          <w:instrText>HYPERLINK \l "_Toc413163164"</w:instrText>
        </w:r>
        <w:r w:rsidRPr="00D67762">
          <w:rPr>
            <w:rStyle w:val="Hyperlink"/>
          </w:rPr>
          <w:instrText xml:space="preserve"> </w:instrText>
        </w:r>
        <w:r w:rsidRPr="00D67762">
          <w:rPr>
            <w:rStyle w:val="Hyperlink"/>
          </w:rPr>
          <w:fldChar w:fldCharType="separate"/>
        </w:r>
        <w:r w:rsidRPr="00D67762">
          <w:rPr>
            <w:rStyle w:val="Hyperlink"/>
          </w:rPr>
          <w:t>4.0</w:t>
        </w:r>
        <w:r>
          <w:rPr>
            <w:rFonts w:asciiTheme="minorHAnsi" w:eastAsiaTheme="minorEastAsia" w:hAnsiTheme="minorHAnsi" w:cstheme="minorBidi"/>
            <w:sz w:val="22"/>
            <w:lang w:val="en-GB" w:eastAsia="en-GB"/>
          </w:rPr>
          <w:tab/>
        </w:r>
        <w:r w:rsidRPr="00D67762">
          <w:rPr>
            <w:rStyle w:val="Hyperlink"/>
          </w:rPr>
          <w:t>Rail Construction Zone Interfacing with BHP Billiton Rail Network</w:t>
        </w:r>
        <w:r>
          <w:rPr>
            <w:webHidden/>
          </w:rPr>
          <w:tab/>
        </w:r>
        <w:r>
          <w:rPr>
            <w:webHidden/>
          </w:rPr>
          <w:fldChar w:fldCharType="begin"/>
        </w:r>
        <w:r>
          <w:rPr>
            <w:webHidden/>
          </w:rPr>
          <w:instrText xml:space="preserve"> PAGEREF _Toc413163164 \h </w:instrText>
        </w:r>
      </w:ins>
      <w:r>
        <w:rPr>
          <w:webHidden/>
        </w:rPr>
      </w:r>
      <w:r>
        <w:rPr>
          <w:webHidden/>
        </w:rPr>
        <w:fldChar w:fldCharType="separate"/>
      </w:r>
      <w:ins w:id="13" w:author="Paul Reade" w:date="2015-03-03T16:23:00Z">
        <w:r>
          <w:rPr>
            <w:webHidden/>
          </w:rPr>
          <w:t>5</w:t>
        </w:r>
        <w:r>
          <w:rPr>
            <w:webHidden/>
          </w:rPr>
          <w:fldChar w:fldCharType="end"/>
        </w:r>
        <w:r w:rsidRPr="00D67762">
          <w:rPr>
            <w:rStyle w:val="Hyperlink"/>
          </w:rPr>
          <w:fldChar w:fldCharType="end"/>
        </w:r>
      </w:ins>
    </w:p>
    <w:p w14:paraId="6B97C67C" w14:textId="77777777" w:rsidR="000E588A" w:rsidRDefault="000E588A">
      <w:pPr>
        <w:pStyle w:val="TOC2"/>
        <w:rPr>
          <w:ins w:id="14" w:author="Paul Reade" w:date="2015-03-03T16:23:00Z"/>
          <w:rFonts w:asciiTheme="minorHAnsi" w:eastAsiaTheme="minorEastAsia" w:hAnsiTheme="minorHAnsi" w:cstheme="minorBidi"/>
          <w:sz w:val="22"/>
          <w:szCs w:val="22"/>
          <w:lang w:val="en-GB" w:eastAsia="en-GB"/>
        </w:rPr>
      </w:pPr>
      <w:ins w:id="15" w:author="Paul Reade" w:date="2015-03-03T16:23:00Z">
        <w:r w:rsidRPr="00D67762">
          <w:rPr>
            <w:rStyle w:val="Hyperlink"/>
          </w:rPr>
          <w:fldChar w:fldCharType="begin"/>
        </w:r>
        <w:r w:rsidRPr="00D67762">
          <w:rPr>
            <w:rStyle w:val="Hyperlink"/>
          </w:rPr>
          <w:instrText xml:space="preserve"> </w:instrText>
        </w:r>
        <w:r>
          <w:instrText>HYPERLINK \l "_Toc413163165"</w:instrText>
        </w:r>
        <w:r w:rsidRPr="00D67762">
          <w:rPr>
            <w:rStyle w:val="Hyperlink"/>
          </w:rPr>
          <w:instrText xml:space="preserve"> </w:instrText>
        </w:r>
        <w:r w:rsidRPr="00D67762">
          <w:rPr>
            <w:rStyle w:val="Hyperlink"/>
          </w:rPr>
          <w:fldChar w:fldCharType="separate"/>
        </w:r>
        <w:r w:rsidRPr="00D67762">
          <w:rPr>
            <w:rStyle w:val="Hyperlink"/>
          </w:rPr>
          <w:t>4.1.</w:t>
        </w:r>
        <w:r>
          <w:rPr>
            <w:rFonts w:asciiTheme="minorHAnsi" w:eastAsiaTheme="minorEastAsia" w:hAnsiTheme="minorHAnsi" w:cstheme="minorBidi"/>
            <w:sz w:val="22"/>
            <w:szCs w:val="22"/>
            <w:lang w:val="en-GB" w:eastAsia="en-GB"/>
          </w:rPr>
          <w:tab/>
        </w:r>
        <w:r w:rsidRPr="00D67762">
          <w:rPr>
            <w:rStyle w:val="Hyperlink"/>
          </w:rPr>
          <w:t>Rail Construction Zone</w:t>
        </w:r>
        <w:r>
          <w:rPr>
            <w:webHidden/>
          </w:rPr>
          <w:tab/>
        </w:r>
        <w:r>
          <w:rPr>
            <w:webHidden/>
          </w:rPr>
          <w:fldChar w:fldCharType="begin"/>
        </w:r>
        <w:r>
          <w:rPr>
            <w:webHidden/>
          </w:rPr>
          <w:instrText xml:space="preserve"> PAGEREF _Toc413163165 \h </w:instrText>
        </w:r>
      </w:ins>
      <w:r>
        <w:rPr>
          <w:webHidden/>
        </w:rPr>
      </w:r>
      <w:r>
        <w:rPr>
          <w:webHidden/>
        </w:rPr>
        <w:fldChar w:fldCharType="separate"/>
      </w:r>
      <w:ins w:id="16" w:author="Paul Reade" w:date="2015-03-03T16:23:00Z">
        <w:r>
          <w:rPr>
            <w:webHidden/>
          </w:rPr>
          <w:t>5</w:t>
        </w:r>
        <w:r>
          <w:rPr>
            <w:webHidden/>
          </w:rPr>
          <w:fldChar w:fldCharType="end"/>
        </w:r>
        <w:r w:rsidRPr="00D67762">
          <w:rPr>
            <w:rStyle w:val="Hyperlink"/>
          </w:rPr>
          <w:fldChar w:fldCharType="end"/>
        </w:r>
      </w:ins>
    </w:p>
    <w:p w14:paraId="38A67803" w14:textId="77777777" w:rsidR="000E588A" w:rsidRDefault="000E588A">
      <w:pPr>
        <w:pStyle w:val="TOC1"/>
        <w:rPr>
          <w:ins w:id="17" w:author="Paul Reade" w:date="2015-03-03T16:23:00Z"/>
          <w:rFonts w:asciiTheme="minorHAnsi" w:eastAsiaTheme="minorEastAsia" w:hAnsiTheme="minorHAnsi" w:cstheme="minorBidi"/>
          <w:sz w:val="22"/>
          <w:lang w:val="en-GB" w:eastAsia="en-GB"/>
        </w:rPr>
      </w:pPr>
      <w:ins w:id="18" w:author="Paul Reade" w:date="2015-03-03T16:23:00Z">
        <w:r w:rsidRPr="00D67762">
          <w:rPr>
            <w:rStyle w:val="Hyperlink"/>
          </w:rPr>
          <w:fldChar w:fldCharType="begin"/>
        </w:r>
        <w:r w:rsidRPr="00D67762">
          <w:rPr>
            <w:rStyle w:val="Hyperlink"/>
          </w:rPr>
          <w:instrText xml:space="preserve"> </w:instrText>
        </w:r>
        <w:r>
          <w:instrText>HYPERLINK \l "_Toc413163166"</w:instrText>
        </w:r>
        <w:r w:rsidRPr="00D67762">
          <w:rPr>
            <w:rStyle w:val="Hyperlink"/>
          </w:rPr>
          <w:instrText xml:space="preserve"> </w:instrText>
        </w:r>
        <w:r w:rsidRPr="00D67762">
          <w:rPr>
            <w:rStyle w:val="Hyperlink"/>
          </w:rPr>
          <w:fldChar w:fldCharType="separate"/>
        </w:r>
        <w:r w:rsidRPr="00D67762">
          <w:rPr>
            <w:rStyle w:val="Hyperlink"/>
          </w:rPr>
          <w:t>5.0</w:t>
        </w:r>
        <w:r>
          <w:rPr>
            <w:rFonts w:asciiTheme="minorHAnsi" w:eastAsiaTheme="minorEastAsia" w:hAnsiTheme="minorHAnsi" w:cstheme="minorBidi"/>
            <w:sz w:val="22"/>
            <w:lang w:val="en-GB" w:eastAsia="en-GB"/>
          </w:rPr>
          <w:tab/>
        </w:r>
        <w:r w:rsidRPr="00D67762">
          <w:rPr>
            <w:rStyle w:val="Hyperlink"/>
          </w:rPr>
          <w:t>Safeworking Requirements</w:t>
        </w:r>
        <w:r>
          <w:rPr>
            <w:webHidden/>
          </w:rPr>
          <w:tab/>
        </w:r>
        <w:r>
          <w:rPr>
            <w:webHidden/>
          </w:rPr>
          <w:fldChar w:fldCharType="begin"/>
        </w:r>
        <w:r>
          <w:rPr>
            <w:webHidden/>
          </w:rPr>
          <w:instrText xml:space="preserve"> PAGEREF _Toc413163166 \h </w:instrText>
        </w:r>
      </w:ins>
      <w:r>
        <w:rPr>
          <w:webHidden/>
        </w:rPr>
      </w:r>
      <w:r>
        <w:rPr>
          <w:webHidden/>
        </w:rPr>
        <w:fldChar w:fldCharType="separate"/>
      </w:r>
      <w:ins w:id="19" w:author="Paul Reade" w:date="2015-03-03T16:23:00Z">
        <w:r>
          <w:rPr>
            <w:webHidden/>
          </w:rPr>
          <w:t>5</w:t>
        </w:r>
        <w:r>
          <w:rPr>
            <w:webHidden/>
          </w:rPr>
          <w:fldChar w:fldCharType="end"/>
        </w:r>
        <w:r w:rsidRPr="00D67762">
          <w:rPr>
            <w:rStyle w:val="Hyperlink"/>
          </w:rPr>
          <w:fldChar w:fldCharType="end"/>
        </w:r>
      </w:ins>
    </w:p>
    <w:p w14:paraId="6556D365" w14:textId="77777777" w:rsidR="000E588A" w:rsidRDefault="000E588A">
      <w:pPr>
        <w:pStyle w:val="TOC2"/>
        <w:rPr>
          <w:ins w:id="20" w:author="Paul Reade" w:date="2015-03-03T16:23:00Z"/>
          <w:rFonts w:asciiTheme="minorHAnsi" w:eastAsiaTheme="minorEastAsia" w:hAnsiTheme="minorHAnsi" w:cstheme="minorBidi"/>
          <w:sz w:val="22"/>
          <w:szCs w:val="22"/>
          <w:lang w:val="en-GB" w:eastAsia="en-GB"/>
        </w:rPr>
      </w:pPr>
      <w:ins w:id="21" w:author="Paul Reade" w:date="2015-03-03T16:23:00Z">
        <w:r w:rsidRPr="00D67762">
          <w:rPr>
            <w:rStyle w:val="Hyperlink"/>
          </w:rPr>
          <w:fldChar w:fldCharType="begin"/>
        </w:r>
        <w:r w:rsidRPr="00D67762">
          <w:rPr>
            <w:rStyle w:val="Hyperlink"/>
          </w:rPr>
          <w:instrText xml:space="preserve"> </w:instrText>
        </w:r>
        <w:r>
          <w:instrText>HYPERLINK \l "_Toc413163167"</w:instrText>
        </w:r>
        <w:r w:rsidRPr="00D67762">
          <w:rPr>
            <w:rStyle w:val="Hyperlink"/>
          </w:rPr>
          <w:instrText xml:space="preserve"> </w:instrText>
        </w:r>
        <w:r w:rsidRPr="00D67762">
          <w:rPr>
            <w:rStyle w:val="Hyperlink"/>
          </w:rPr>
          <w:fldChar w:fldCharType="separate"/>
        </w:r>
        <w:r w:rsidRPr="00D67762">
          <w:rPr>
            <w:rStyle w:val="Hyperlink"/>
          </w:rPr>
          <w:t>5.1.</w:t>
        </w:r>
        <w:r>
          <w:rPr>
            <w:rFonts w:asciiTheme="minorHAnsi" w:eastAsiaTheme="minorEastAsia" w:hAnsiTheme="minorHAnsi" w:cstheme="minorBidi"/>
            <w:sz w:val="22"/>
            <w:szCs w:val="22"/>
            <w:lang w:val="en-GB" w:eastAsia="en-GB"/>
          </w:rPr>
          <w:tab/>
        </w:r>
        <w:r w:rsidRPr="00D67762">
          <w:rPr>
            <w:rStyle w:val="Hyperlink"/>
          </w:rPr>
          <w:t>Track Access</w:t>
        </w:r>
        <w:r>
          <w:rPr>
            <w:webHidden/>
          </w:rPr>
          <w:tab/>
        </w:r>
        <w:r>
          <w:rPr>
            <w:webHidden/>
          </w:rPr>
          <w:fldChar w:fldCharType="begin"/>
        </w:r>
        <w:r>
          <w:rPr>
            <w:webHidden/>
          </w:rPr>
          <w:instrText xml:space="preserve"> PAGEREF _Toc413163167 \h </w:instrText>
        </w:r>
      </w:ins>
      <w:r>
        <w:rPr>
          <w:webHidden/>
        </w:rPr>
      </w:r>
      <w:r>
        <w:rPr>
          <w:webHidden/>
        </w:rPr>
        <w:fldChar w:fldCharType="separate"/>
      </w:r>
      <w:ins w:id="22" w:author="Paul Reade" w:date="2015-03-03T16:23:00Z">
        <w:r>
          <w:rPr>
            <w:webHidden/>
          </w:rPr>
          <w:t>5</w:t>
        </w:r>
        <w:r>
          <w:rPr>
            <w:webHidden/>
          </w:rPr>
          <w:fldChar w:fldCharType="end"/>
        </w:r>
        <w:r w:rsidRPr="00D67762">
          <w:rPr>
            <w:rStyle w:val="Hyperlink"/>
          </w:rPr>
          <w:fldChar w:fldCharType="end"/>
        </w:r>
      </w:ins>
    </w:p>
    <w:p w14:paraId="4EF8AE65" w14:textId="77777777" w:rsidR="000E588A" w:rsidRDefault="000E588A">
      <w:pPr>
        <w:pStyle w:val="TOC2"/>
        <w:rPr>
          <w:ins w:id="23" w:author="Paul Reade" w:date="2015-03-03T16:23:00Z"/>
          <w:rFonts w:asciiTheme="minorHAnsi" w:eastAsiaTheme="minorEastAsia" w:hAnsiTheme="minorHAnsi" w:cstheme="minorBidi"/>
          <w:sz w:val="22"/>
          <w:szCs w:val="22"/>
          <w:lang w:val="en-GB" w:eastAsia="en-GB"/>
        </w:rPr>
      </w:pPr>
      <w:ins w:id="24" w:author="Paul Reade" w:date="2015-03-03T16:23:00Z">
        <w:r w:rsidRPr="00D67762">
          <w:rPr>
            <w:rStyle w:val="Hyperlink"/>
          </w:rPr>
          <w:fldChar w:fldCharType="begin"/>
        </w:r>
        <w:r w:rsidRPr="00D67762">
          <w:rPr>
            <w:rStyle w:val="Hyperlink"/>
          </w:rPr>
          <w:instrText xml:space="preserve"> </w:instrText>
        </w:r>
        <w:r>
          <w:instrText>HYPERLINK \l "_Toc413163168"</w:instrText>
        </w:r>
        <w:r w:rsidRPr="00D67762">
          <w:rPr>
            <w:rStyle w:val="Hyperlink"/>
          </w:rPr>
          <w:instrText xml:space="preserve"> </w:instrText>
        </w:r>
        <w:r w:rsidRPr="00D67762">
          <w:rPr>
            <w:rStyle w:val="Hyperlink"/>
          </w:rPr>
          <w:fldChar w:fldCharType="separate"/>
        </w:r>
        <w:r w:rsidRPr="00D67762">
          <w:rPr>
            <w:rStyle w:val="Hyperlink"/>
          </w:rPr>
          <w:t>5.2.</w:t>
        </w:r>
        <w:r>
          <w:rPr>
            <w:rFonts w:asciiTheme="minorHAnsi" w:eastAsiaTheme="minorEastAsia" w:hAnsiTheme="minorHAnsi" w:cstheme="minorBidi"/>
            <w:sz w:val="22"/>
            <w:szCs w:val="22"/>
            <w:lang w:val="en-GB" w:eastAsia="en-GB"/>
          </w:rPr>
          <w:tab/>
        </w:r>
        <w:r w:rsidRPr="00D67762">
          <w:rPr>
            <w:rStyle w:val="Hyperlink"/>
          </w:rPr>
          <w:t>Separation of Workgroups</w:t>
        </w:r>
        <w:r>
          <w:rPr>
            <w:webHidden/>
          </w:rPr>
          <w:tab/>
        </w:r>
        <w:r>
          <w:rPr>
            <w:webHidden/>
          </w:rPr>
          <w:fldChar w:fldCharType="begin"/>
        </w:r>
        <w:r>
          <w:rPr>
            <w:webHidden/>
          </w:rPr>
          <w:instrText xml:space="preserve"> PAGEREF _Toc413163168 \h </w:instrText>
        </w:r>
      </w:ins>
      <w:r>
        <w:rPr>
          <w:webHidden/>
        </w:rPr>
      </w:r>
      <w:r>
        <w:rPr>
          <w:webHidden/>
        </w:rPr>
        <w:fldChar w:fldCharType="separate"/>
      </w:r>
      <w:ins w:id="25" w:author="Paul Reade" w:date="2015-03-03T16:23:00Z">
        <w:r>
          <w:rPr>
            <w:webHidden/>
          </w:rPr>
          <w:t>6</w:t>
        </w:r>
        <w:r>
          <w:rPr>
            <w:webHidden/>
          </w:rPr>
          <w:fldChar w:fldCharType="end"/>
        </w:r>
        <w:r w:rsidRPr="00D67762">
          <w:rPr>
            <w:rStyle w:val="Hyperlink"/>
          </w:rPr>
          <w:fldChar w:fldCharType="end"/>
        </w:r>
      </w:ins>
    </w:p>
    <w:p w14:paraId="35473754" w14:textId="77777777" w:rsidR="000E588A" w:rsidRDefault="000E588A">
      <w:pPr>
        <w:pStyle w:val="TOC1"/>
        <w:rPr>
          <w:ins w:id="26" w:author="Paul Reade" w:date="2015-03-03T16:23:00Z"/>
          <w:rFonts w:asciiTheme="minorHAnsi" w:eastAsiaTheme="minorEastAsia" w:hAnsiTheme="minorHAnsi" w:cstheme="minorBidi"/>
          <w:sz w:val="22"/>
          <w:lang w:val="en-GB" w:eastAsia="en-GB"/>
        </w:rPr>
      </w:pPr>
      <w:ins w:id="27" w:author="Paul Reade" w:date="2015-03-03T16:23:00Z">
        <w:r w:rsidRPr="00D67762">
          <w:rPr>
            <w:rStyle w:val="Hyperlink"/>
          </w:rPr>
          <w:fldChar w:fldCharType="begin"/>
        </w:r>
        <w:r w:rsidRPr="00D67762">
          <w:rPr>
            <w:rStyle w:val="Hyperlink"/>
          </w:rPr>
          <w:instrText xml:space="preserve"> </w:instrText>
        </w:r>
        <w:r>
          <w:instrText>HYPERLINK \l "_Toc413163169"</w:instrText>
        </w:r>
        <w:r w:rsidRPr="00D67762">
          <w:rPr>
            <w:rStyle w:val="Hyperlink"/>
          </w:rPr>
          <w:instrText xml:space="preserve"> </w:instrText>
        </w:r>
        <w:r w:rsidRPr="00D67762">
          <w:rPr>
            <w:rStyle w:val="Hyperlink"/>
          </w:rPr>
          <w:fldChar w:fldCharType="separate"/>
        </w:r>
        <w:r w:rsidRPr="00D67762">
          <w:rPr>
            <w:rStyle w:val="Hyperlink"/>
          </w:rPr>
          <w:t>6.0</w:t>
        </w:r>
        <w:r>
          <w:rPr>
            <w:rFonts w:asciiTheme="minorHAnsi" w:eastAsiaTheme="minorEastAsia" w:hAnsiTheme="minorHAnsi" w:cstheme="minorBidi"/>
            <w:sz w:val="22"/>
            <w:lang w:val="en-GB" w:eastAsia="en-GB"/>
          </w:rPr>
          <w:tab/>
        </w:r>
        <w:r w:rsidRPr="00D67762">
          <w:rPr>
            <w:rStyle w:val="Hyperlink"/>
          </w:rPr>
          <w:t>Rail Construction Track</w:t>
        </w:r>
        <w:r>
          <w:rPr>
            <w:webHidden/>
          </w:rPr>
          <w:tab/>
        </w:r>
        <w:r>
          <w:rPr>
            <w:webHidden/>
          </w:rPr>
          <w:fldChar w:fldCharType="begin"/>
        </w:r>
        <w:r>
          <w:rPr>
            <w:webHidden/>
          </w:rPr>
          <w:instrText xml:space="preserve"> PAGEREF _Toc413163169 \h </w:instrText>
        </w:r>
      </w:ins>
      <w:r>
        <w:rPr>
          <w:webHidden/>
        </w:rPr>
      </w:r>
      <w:r>
        <w:rPr>
          <w:webHidden/>
        </w:rPr>
        <w:fldChar w:fldCharType="separate"/>
      </w:r>
      <w:ins w:id="28" w:author="Paul Reade" w:date="2015-03-03T16:23:00Z">
        <w:r>
          <w:rPr>
            <w:webHidden/>
          </w:rPr>
          <w:t>6</w:t>
        </w:r>
        <w:r>
          <w:rPr>
            <w:webHidden/>
          </w:rPr>
          <w:fldChar w:fldCharType="end"/>
        </w:r>
        <w:r w:rsidRPr="00D67762">
          <w:rPr>
            <w:rStyle w:val="Hyperlink"/>
          </w:rPr>
          <w:fldChar w:fldCharType="end"/>
        </w:r>
      </w:ins>
    </w:p>
    <w:p w14:paraId="082254CE" w14:textId="77777777" w:rsidR="000E588A" w:rsidRDefault="000E588A">
      <w:pPr>
        <w:pStyle w:val="TOC2"/>
        <w:rPr>
          <w:ins w:id="29" w:author="Paul Reade" w:date="2015-03-03T16:23:00Z"/>
          <w:rFonts w:asciiTheme="minorHAnsi" w:eastAsiaTheme="minorEastAsia" w:hAnsiTheme="minorHAnsi" w:cstheme="minorBidi"/>
          <w:sz w:val="22"/>
          <w:szCs w:val="22"/>
          <w:lang w:val="en-GB" w:eastAsia="en-GB"/>
        </w:rPr>
      </w:pPr>
      <w:ins w:id="30" w:author="Paul Reade" w:date="2015-03-03T16:23:00Z">
        <w:r w:rsidRPr="00D67762">
          <w:rPr>
            <w:rStyle w:val="Hyperlink"/>
          </w:rPr>
          <w:fldChar w:fldCharType="begin"/>
        </w:r>
        <w:r w:rsidRPr="00D67762">
          <w:rPr>
            <w:rStyle w:val="Hyperlink"/>
          </w:rPr>
          <w:instrText xml:space="preserve"> </w:instrText>
        </w:r>
        <w:r>
          <w:instrText>HYPERLINK \l "_Toc413163170"</w:instrText>
        </w:r>
        <w:r w:rsidRPr="00D67762">
          <w:rPr>
            <w:rStyle w:val="Hyperlink"/>
          </w:rPr>
          <w:instrText xml:space="preserve"> </w:instrText>
        </w:r>
        <w:r w:rsidRPr="00D67762">
          <w:rPr>
            <w:rStyle w:val="Hyperlink"/>
          </w:rPr>
          <w:fldChar w:fldCharType="separate"/>
        </w:r>
        <w:r w:rsidRPr="00D67762">
          <w:rPr>
            <w:rStyle w:val="Hyperlink"/>
          </w:rPr>
          <w:t>6.1.</w:t>
        </w:r>
        <w:r>
          <w:rPr>
            <w:rFonts w:asciiTheme="minorHAnsi" w:eastAsiaTheme="minorEastAsia" w:hAnsiTheme="minorHAnsi" w:cstheme="minorBidi"/>
            <w:sz w:val="22"/>
            <w:szCs w:val="22"/>
            <w:lang w:val="en-GB" w:eastAsia="en-GB"/>
          </w:rPr>
          <w:tab/>
        </w:r>
        <w:r w:rsidRPr="00D67762">
          <w:rPr>
            <w:rStyle w:val="Hyperlink"/>
          </w:rPr>
          <w:t>Protection of Rail Construction Track</w:t>
        </w:r>
        <w:r>
          <w:rPr>
            <w:webHidden/>
          </w:rPr>
          <w:tab/>
        </w:r>
        <w:r>
          <w:rPr>
            <w:webHidden/>
          </w:rPr>
          <w:fldChar w:fldCharType="begin"/>
        </w:r>
        <w:r>
          <w:rPr>
            <w:webHidden/>
          </w:rPr>
          <w:instrText xml:space="preserve"> PAGEREF _Toc413163170 \h </w:instrText>
        </w:r>
      </w:ins>
      <w:r>
        <w:rPr>
          <w:webHidden/>
        </w:rPr>
      </w:r>
      <w:r>
        <w:rPr>
          <w:webHidden/>
        </w:rPr>
        <w:fldChar w:fldCharType="separate"/>
      </w:r>
      <w:ins w:id="31" w:author="Paul Reade" w:date="2015-03-03T16:23:00Z">
        <w:r>
          <w:rPr>
            <w:webHidden/>
          </w:rPr>
          <w:t>6</w:t>
        </w:r>
        <w:r>
          <w:rPr>
            <w:webHidden/>
          </w:rPr>
          <w:fldChar w:fldCharType="end"/>
        </w:r>
        <w:r w:rsidRPr="00D67762">
          <w:rPr>
            <w:rStyle w:val="Hyperlink"/>
          </w:rPr>
          <w:fldChar w:fldCharType="end"/>
        </w:r>
      </w:ins>
    </w:p>
    <w:p w14:paraId="281C1AA9" w14:textId="77777777" w:rsidR="000E588A" w:rsidRDefault="000E588A">
      <w:pPr>
        <w:pStyle w:val="TOC1"/>
        <w:rPr>
          <w:ins w:id="32" w:author="Paul Reade" w:date="2015-03-03T16:23:00Z"/>
          <w:rFonts w:asciiTheme="minorHAnsi" w:eastAsiaTheme="minorEastAsia" w:hAnsiTheme="minorHAnsi" w:cstheme="minorBidi"/>
          <w:sz w:val="22"/>
          <w:lang w:val="en-GB" w:eastAsia="en-GB"/>
        </w:rPr>
      </w:pPr>
      <w:ins w:id="33" w:author="Paul Reade" w:date="2015-03-03T16:23:00Z">
        <w:r w:rsidRPr="00D67762">
          <w:rPr>
            <w:rStyle w:val="Hyperlink"/>
          </w:rPr>
          <w:fldChar w:fldCharType="begin"/>
        </w:r>
        <w:r w:rsidRPr="00D67762">
          <w:rPr>
            <w:rStyle w:val="Hyperlink"/>
          </w:rPr>
          <w:instrText xml:space="preserve"> </w:instrText>
        </w:r>
        <w:r>
          <w:instrText>HYPERLINK \l "_Toc413163171"</w:instrText>
        </w:r>
        <w:r w:rsidRPr="00D67762">
          <w:rPr>
            <w:rStyle w:val="Hyperlink"/>
          </w:rPr>
          <w:instrText xml:space="preserve"> </w:instrText>
        </w:r>
        <w:r w:rsidRPr="00D67762">
          <w:rPr>
            <w:rStyle w:val="Hyperlink"/>
          </w:rPr>
          <w:fldChar w:fldCharType="separate"/>
        </w:r>
        <w:r w:rsidRPr="00D67762">
          <w:rPr>
            <w:rStyle w:val="Hyperlink"/>
          </w:rPr>
          <w:t>7.0</w:t>
        </w:r>
        <w:r>
          <w:rPr>
            <w:rFonts w:asciiTheme="minorHAnsi" w:eastAsiaTheme="minorEastAsia" w:hAnsiTheme="minorHAnsi" w:cstheme="minorBidi"/>
            <w:sz w:val="22"/>
            <w:lang w:val="en-GB" w:eastAsia="en-GB"/>
          </w:rPr>
          <w:tab/>
        </w:r>
        <w:r w:rsidRPr="00D67762">
          <w:rPr>
            <w:rStyle w:val="Hyperlink"/>
          </w:rPr>
          <w:t>Rail Vehicle Movements</w:t>
        </w:r>
        <w:r>
          <w:rPr>
            <w:webHidden/>
          </w:rPr>
          <w:tab/>
        </w:r>
        <w:r>
          <w:rPr>
            <w:webHidden/>
          </w:rPr>
          <w:fldChar w:fldCharType="begin"/>
        </w:r>
        <w:r>
          <w:rPr>
            <w:webHidden/>
          </w:rPr>
          <w:instrText xml:space="preserve"> PAGEREF _Toc413163171 \h </w:instrText>
        </w:r>
      </w:ins>
      <w:r>
        <w:rPr>
          <w:webHidden/>
        </w:rPr>
      </w:r>
      <w:r>
        <w:rPr>
          <w:webHidden/>
        </w:rPr>
        <w:fldChar w:fldCharType="separate"/>
      </w:r>
      <w:ins w:id="34" w:author="Paul Reade" w:date="2015-03-03T16:23:00Z">
        <w:r>
          <w:rPr>
            <w:webHidden/>
          </w:rPr>
          <w:t>7</w:t>
        </w:r>
        <w:r>
          <w:rPr>
            <w:webHidden/>
          </w:rPr>
          <w:fldChar w:fldCharType="end"/>
        </w:r>
        <w:r w:rsidRPr="00D67762">
          <w:rPr>
            <w:rStyle w:val="Hyperlink"/>
          </w:rPr>
          <w:fldChar w:fldCharType="end"/>
        </w:r>
      </w:ins>
    </w:p>
    <w:p w14:paraId="5937853B" w14:textId="77777777" w:rsidR="000E588A" w:rsidRDefault="000E588A">
      <w:pPr>
        <w:pStyle w:val="TOC2"/>
        <w:rPr>
          <w:ins w:id="35" w:author="Paul Reade" w:date="2015-03-03T16:23:00Z"/>
          <w:rFonts w:asciiTheme="minorHAnsi" w:eastAsiaTheme="minorEastAsia" w:hAnsiTheme="minorHAnsi" w:cstheme="minorBidi"/>
          <w:sz w:val="22"/>
          <w:szCs w:val="22"/>
          <w:lang w:val="en-GB" w:eastAsia="en-GB"/>
        </w:rPr>
      </w:pPr>
      <w:ins w:id="36" w:author="Paul Reade" w:date="2015-03-03T16:23:00Z">
        <w:r w:rsidRPr="00D67762">
          <w:rPr>
            <w:rStyle w:val="Hyperlink"/>
          </w:rPr>
          <w:fldChar w:fldCharType="begin"/>
        </w:r>
        <w:r w:rsidRPr="00D67762">
          <w:rPr>
            <w:rStyle w:val="Hyperlink"/>
          </w:rPr>
          <w:instrText xml:space="preserve"> </w:instrText>
        </w:r>
        <w:r>
          <w:instrText>HYPERLINK \l "_Toc413163172"</w:instrText>
        </w:r>
        <w:r w:rsidRPr="00D67762">
          <w:rPr>
            <w:rStyle w:val="Hyperlink"/>
          </w:rPr>
          <w:instrText xml:space="preserve"> </w:instrText>
        </w:r>
        <w:r w:rsidRPr="00D67762">
          <w:rPr>
            <w:rStyle w:val="Hyperlink"/>
          </w:rPr>
          <w:fldChar w:fldCharType="separate"/>
        </w:r>
        <w:r w:rsidRPr="00D67762">
          <w:rPr>
            <w:rStyle w:val="Hyperlink"/>
          </w:rPr>
          <w:t>7.1.</w:t>
        </w:r>
        <w:r>
          <w:rPr>
            <w:rFonts w:asciiTheme="minorHAnsi" w:eastAsiaTheme="minorEastAsia" w:hAnsiTheme="minorHAnsi" w:cstheme="minorBidi"/>
            <w:sz w:val="22"/>
            <w:szCs w:val="22"/>
            <w:lang w:val="en-GB" w:eastAsia="en-GB"/>
          </w:rPr>
          <w:tab/>
        </w:r>
        <w:r w:rsidRPr="00D67762">
          <w:rPr>
            <w:rStyle w:val="Hyperlink"/>
          </w:rPr>
          <w:t>Entry and Exit from the Rail Construction Track</w:t>
        </w:r>
        <w:r>
          <w:rPr>
            <w:webHidden/>
          </w:rPr>
          <w:tab/>
        </w:r>
        <w:r>
          <w:rPr>
            <w:webHidden/>
          </w:rPr>
          <w:fldChar w:fldCharType="begin"/>
        </w:r>
        <w:r>
          <w:rPr>
            <w:webHidden/>
          </w:rPr>
          <w:instrText xml:space="preserve"> PAGEREF _Toc413163172 \h </w:instrText>
        </w:r>
      </w:ins>
      <w:r>
        <w:rPr>
          <w:webHidden/>
        </w:rPr>
      </w:r>
      <w:r>
        <w:rPr>
          <w:webHidden/>
        </w:rPr>
        <w:fldChar w:fldCharType="separate"/>
      </w:r>
      <w:ins w:id="37" w:author="Paul Reade" w:date="2015-03-03T16:23:00Z">
        <w:r>
          <w:rPr>
            <w:webHidden/>
          </w:rPr>
          <w:t>7</w:t>
        </w:r>
        <w:r>
          <w:rPr>
            <w:webHidden/>
          </w:rPr>
          <w:fldChar w:fldCharType="end"/>
        </w:r>
        <w:r w:rsidRPr="00D67762">
          <w:rPr>
            <w:rStyle w:val="Hyperlink"/>
          </w:rPr>
          <w:fldChar w:fldCharType="end"/>
        </w:r>
      </w:ins>
    </w:p>
    <w:p w14:paraId="41FF1F58" w14:textId="77777777" w:rsidR="000E588A" w:rsidRDefault="000E588A">
      <w:pPr>
        <w:pStyle w:val="TOC2"/>
        <w:rPr>
          <w:ins w:id="38" w:author="Paul Reade" w:date="2015-03-03T16:23:00Z"/>
          <w:rFonts w:asciiTheme="minorHAnsi" w:eastAsiaTheme="minorEastAsia" w:hAnsiTheme="minorHAnsi" w:cstheme="minorBidi"/>
          <w:sz w:val="22"/>
          <w:szCs w:val="22"/>
          <w:lang w:val="en-GB" w:eastAsia="en-GB"/>
        </w:rPr>
      </w:pPr>
      <w:ins w:id="39" w:author="Paul Reade" w:date="2015-03-03T16:23:00Z">
        <w:r w:rsidRPr="00D67762">
          <w:rPr>
            <w:rStyle w:val="Hyperlink"/>
          </w:rPr>
          <w:fldChar w:fldCharType="begin"/>
        </w:r>
        <w:r w:rsidRPr="00D67762">
          <w:rPr>
            <w:rStyle w:val="Hyperlink"/>
          </w:rPr>
          <w:instrText xml:space="preserve"> </w:instrText>
        </w:r>
        <w:r>
          <w:instrText>HYPERLINK \l "_Toc413163177"</w:instrText>
        </w:r>
        <w:r w:rsidRPr="00D67762">
          <w:rPr>
            <w:rStyle w:val="Hyperlink"/>
          </w:rPr>
          <w:instrText xml:space="preserve"> </w:instrText>
        </w:r>
        <w:r w:rsidRPr="00D67762">
          <w:rPr>
            <w:rStyle w:val="Hyperlink"/>
          </w:rPr>
          <w:fldChar w:fldCharType="separate"/>
        </w:r>
        <w:r w:rsidRPr="00D67762">
          <w:rPr>
            <w:rStyle w:val="Hyperlink"/>
          </w:rPr>
          <w:t>7.2.</w:t>
        </w:r>
        <w:r>
          <w:rPr>
            <w:rFonts w:asciiTheme="minorHAnsi" w:eastAsiaTheme="minorEastAsia" w:hAnsiTheme="minorHAnsi" w:cstheme="minorBidi"/>
            <w:sz w:val="22"/>
            <w:szCs w:val="22"/>
            <w:lang w:val="en-GB" w:eastAsia="en-GB"/>
          </w:rPr>
          <w:tab/>
        </w:r>
        <w:r w:rsidRPr="00D67762">
          <w:rPr>
            <w:rStyle w:val="Hyperlink"/>
          </w:rPr>
          <w:t>Rail Vehicle Movements on the Construction Track</w:t>
        </w:r>
        <w:r>
          <w:rPr>
            <w:webHidden/>
          </w:rPr>
          <w:tab/>
        </w:r>
        <w:r>
          <w:rPr>
            <w:webHidden/>
          </w:rPr>
          <w:fldChar w:fldCharType="begin"/>
        </w:r>
        <w:r>
          <w:rPr>
            <w:webHidden/>
          </w:rPr>
          <w:instrText xml:space="preserve"> PAGEREF _Toc413163177 \h </w:instrText>
        </w:r>
      </w:ins>
      <w:r>
        <w:rPr>
          <w:webHidden/>
        </w:rPr>
      </w:r>
      <w:r>
        <w:rPr>
          <w:webHidden/>
        </w:rPr>
        <w:fldChar w:fldCharType="separate"/>
      </w:r>
      <w:ins w:id="40" w:author="Paul Reade" w:date="2015-03-03T16:23:00Z">
        <w:r>
          <w:rPr>
            <w:webHidden/>
          </w:rPr>
          <w:t>7</w:t>
        </w:r>
        <w:r>
          <w:rPr>
            <w:webHidden/>
          </w:rPr>
          <w:fldChar w:fldCharType="end"/>
        </w:r>
        <w:r w:rsidRPr="00D67762">
          <w:rPr>
            <w:rStyle w:val="Hyperlink"/>
          </w:rPr>
          <w:fldChar w:fldCharType="end"/>
        </w:r>
      </w:ins>
    </w:p>
    <w:p w14:paraId="736256EC" w14:textId="77777777" w:rsidR="000E588A" w:rsidRDefault="000E588A">
      <w:pPr>
        <w:pStyle w:val="TOC2"/>
        <w:rPr>
          <w:ins w:id="41" w:author="Paul Reade" w:date="2015-03-03T16:23:00Z"/>
          <w:rFonts w:asciiTheme="minorHAnsi" w:eastAsiaTheme="minorEastAsia" w:hAnsiTheme="minorHAnsi" w:cstheme="minorBidi"/>
          <w:sz w:val="22"/>
          <w:szCs w:val="22"/>
          <w:lang w:val="en-GB" w:eastAsia="en-GB"/>
        </w:rPr>
      </w:pPr>
      <w:ins w:id="42" w:author="Paul Reade" w:date="2015-03-03T16:23:00Z">
        <w:r w:rsidRPr="00D67762">
          <w:rPr>
            <w:rStyle w:val="Hyperlink"/>
          </w:rPr>
          <w:fldChar w:fldCharType="begin"/>
        </w:r>
        <w:r w:rsidRPr="00D67762">
          <w:rPr>
            <w:rStyle w:val="Hyperlink"/>
          </w:rPr>
          <w:instrText xml:space="preserve"> </w:instrText>
        </w:r>
        <w:r>
          <w:instrText>HYPERLINK \l "_Toc413163178"</w:instrText>
        </w:r>
        <w:r w:rsidRPr="00D67762">
          <w:rPr>
            <w:rStyle w:val="Hyperlink"/>
          </w:rPr>
          <w:instrText xml:space="preserve"> </w:instrText>
        </w:r>
        <w:r w:rsidRPr="00D67762">
          <w:rPr>
            <w:rStyle w:val="Hyperlink"/>
          </w:rPr>
          <w:fldChar w:fldCharType="separate"/>
        </w:r>
        <w:r w:rsidRPr="00D67762">
          <w:rPr>
            <w:rStyle w:val="Hyperlink"/>
          </w:rPr>
          <w:t>7.3.</w:t>
        </w:r>
        <w:r>
          <w:rPr>
            <w:rFonts w:asciiTheme="minorHAnsi" w:eastAsiaTheme="minorEastAsia" w:hAnsiTheme="minorHAnsi" w:cstheme="minorBidi"/>
            <w:sz w:val="22"/>
            <w:szCs w:val="22"/>
            <w:lang w:val="en-GB" w:eastAsia="en-GB"/>
          </w:rPr>
          <w:tab/>
        </w:r>
        <w:r w:rsidRPr="00D67762">
          <w:rPr>
            <w:rStyle w:val="Hyperlink"/>
          </w:rPr>
          <w:t>Rail Movements on Construction Track</w:t>
        </w:r>
        <w:r>
          <w:rPr>
            <w:webHidden/>
          </w:rPr>
          <w:tab/>
        </w:r>
        <w:r>
          <w:rPr>
            <w:webHidden/>
          </w:rPr>
          <w:fldChar w:fldCharType="begin"/>
        </w:r>
        <w:r>
          <w:rPr>
            <w:webHidden/>
          </w:rPr>
          <w:instrText xml:space="preserve"> PAGEREF _Toc413163178 \h </w:instrText>
        </w:r>
      </w:ins>
      <w:r>
        <w:rPr>
          <w:webHidden/>
        </w:rPr>
      </w:r>
      <w:r>
        <w:rPr>
          <w:webHidden/>
        </w:rPr>
        <w:fldChar w:fldCharType="separate"/>
      </w:r>
      <w:ins w:id="43" w:author="Paul Reade" w:date="2015-03-03T16:23:00Z">
        <w:r>
          <w:rPr>
            <w:webHidden/>
          </w:rPr>
          <w:t>8</w:t>
        </w:r>
        <w:r>
          <w:rPr>
            <w:webHidden/>
          </w:rPr>
          <w:fldChar w:fldCharType="end"/>
        </w:r>
        <w:r w:rsidRPr="00D67762">
          <w:rPr>
            <w:rStyle w:val="Hyperlink"/>
          </w:rPr>
          <w:fldChar w:fldCharType="end"/>
        </w:r>
      </w:ins>
    </w:p>
    <w:p w14:paraId="1EAD816A" w14:textId="77777777" w:rsidR="000E588A" w:rsidRDefault="000E588A">
      <w:pPr>
        <w:pStyle w:val="TOC2"/>
        <w:rPr>
          <w:ins w:id="44" w:author="Paul Reade" w:date="2015-03-03T16:23:00Z"/>
          <w:rFonts w:asciiTheme="minorHAnsi" w:eastAsiaTheme="minorEastAsia" w:hAnsiTheme="minorHAnsi" w:cstheme="minorBidi"/>
          <w:sz w:val="22"/>
          <w:szCs w:val="22"/>
          <w:lang w:val="en-GB" w:eastAsia="en-GB"/>
        </w:rPr>
      </w:pPr>
      <w:ins w:id="45" w:author="Paul Reade" w:date="2015-03-03T16:23:00Z">
        <w:r w:rsidRPr="00D67762">
          <w:rPr>
            <w:rStyle w:val="Hyperlink"/>
          </w:rPr>
          <w:fldChar w:fldCharType="begin"/>
        </w:r>
        <w:r w:rsidRPr="00D67762">
          <w:rPr>
            <w:rStyle w:val="Hyperlink"/>
          </w:rPr>
          <w:instrText xml:space="preserve"> </w:instrText>
        </w:r>
        <w:r>
          <w:instrText>HYPERLINK \l "_Toc413163179"</w:instrText>
        </w:r>
        <w:r w:rsidRPr="00D67762">
          <w:rPr>
            <w:rStyle w:val="Hyperlink"/>
          </w:rPr>
          <w:instrText xml:space="preserve"> </w:instrText>
        </w:r>
        <w:r w:rsidRPr="00D67762">
          <w:rPr>
            <w:rStyle w:val="Hyperlink"/>
          </w:rPr>
          <w:fldChar w:fldCharType="separate"/>
        </w:r>
        <w:r w:rsidRPr="00D67762">
          <w:rPr>
            <w:rStyle w:val="Hyperlink"/>
            <w:lang w:val="en-US"/>
          </w:rPr>
          <w:t>7.4.</w:t>
        </w:r>
        <w:r>
          <w:rPr>
            <w:rFonts w:asciiTheme="minorHAnsi" w:eastAsiaTheme="minorEastAsia" w:hAnsiTheme="minorHAnsi" w:cstheme="minorBidi"/>
            <w:sz w:val="22"/>
            <w:szCs w:val="22"/>
            <w:lang w:val="en-GB" w:eastAsia="en-GB"/>
          </w:rPr>
          <w:tab/>
        </w:r>
        <w:r w:rsidRPr="00D67762">
          <w:rPr>
            <w:rStyle w:val="Hyperlink"/>
            <w:lang w:val="en-US"/>
          </w:rPr>
          <w:t>Stabling Rail Vehicles on Construction Track</w:t>
        </w:r>
        <w:r>
          <w:rPr>
            <w:webHidden/>
          </w:rPr>
          <w:tab/>
        </w:r>
        <w:r>
          <w:rPr>
            <w:webHidden/>
          </w:rPr>
          <w:fldChar w:fldCharType="begin"/>
        </w:r>
        <w:r>
          <w:rPr>
            <w:webHidden/>
          </w:rPr>
          <w:instrText xml:space="preserve"> PAGEREF _Toc413163179 \h </w:instrText>
        </w:r>
      </w:ins>
      <w:r>
        <w:rPr>
          <w:webHidden/>
        </w:rPr>
      </w:r>
      <w:r>
        <w:rPr>
          <w:webHidden/>
        </w:rPr>
        <w:fldChar w:fldCharType="separate"/>
      </w:r>
      <w:ins w:id="46" w:author="Paul Reade" w:date="2015-03-03T16:23:00Z">
        <w:r>
          <w:rPr>
            <w:webHidden/>
          </w:rPr>
          <w:t>8</w:t>
        </w:r>
        <w:r>
          <w:rPr>
            <w:webHidden/>
          </w:rPr>
          <w:fldChar w:fldCharType="end"/>
        </w:r>
        <w:r w:rsidRPr="00D67762">
          <w:rPr>
            <w:rStyle w:val="Hyperlink"/>
          </w:rPr>
          <w:fldChar w:fldCharType="end"/>
        </w:r>
      </w:ins>
    </w:p>
    <w:p w14:paraId="014A85B8" w14:textId="77777777" w:rsidR="000E588A" w:rsidRDefault="000E588A">
      <w:pPr>
        <w:pStyle w:val="TOC1"/>
        <w:rPr>
          <w:ins w:id="47" w:author="Paul Reade" w:date="2015-03-03T16:23:00Z"/>
          <w:rFonts w:asciiTheme="minorHAnsi" w:eastAsiaTheme="minorEastAsia" w:hAnsiTheme="minorHAnsi" w:cstheme="minorBidi"/>
          <w:sz w:val="22"/>
          <w:lang w:val="en-GB" w:eastAsia="en-GB"/>
        </w:rPr>
      </w:pPr>
      <w:ins w:id="48" w:author="Paul Reade" w:date="2015-03-03T16:23:00Z">
        <w:r w:rsidRPr="00D67762">
          <w:rPr>
            <w:rStyle w:val="Hyperlink"/>
          </w:rPr>
          <w:fldChar w:fldCharType="begin"/>
        </w:r>
        <w:r w:rsidRPr="00D67762">
          <w:rPr>
            <w:rStyle w:val="Hyperlink"/>
          </w:rPr>
          <w:instrText xml:space="preserve"> </w:instrText>
        </w:r>
        <w:r>
          <w:instrText>HYPERLINK \l "_Toc413163180"</w:instrText>
        </w:r>
        <w:r w:rsidRPr="00D67762">
          <w:rPr>
            <w:rStyle w:val="Hyperlink"/>
          </w:rPr>
          <w:instrText xml:space="preserve"> </w:instrText>
        </w:r>
        <w:r w:rsidRPr="00D67762">
          <w:rPr>
            <w:rStyle w:val="Hyperlink"/>
          </w:rPr>
          <w:fldChar w:fldCharType="separate"/>
        </w:r>
        <w:r w:rsidRPr="00D67762">
          <w:rPr>
            <w:rStyle w:val="Hyperlink"/>
          </w:rPr>
          <w:t>8.0</w:t>
        </w:r>
        <w:r>
          <w:rPr>
            <w:rFonts w:asciiTheme="minorHAnsi" w:eastAsiaTheme="minorEastAsia" w:hAnsiTheme="minorHAnsi" w:cstheme="minorBidi"/>
            <w:sz w:val="22"/>
            <w:lang w:val="en-GB" w:eastAsia="en-GB"/>
          </w:rPr>
          <w:tab/>
        </w:r>
        <w:r w:rsidRPr="00D67762">
          <w:rPr>
            <w:rStyle w:val="Hyperlink"/>
          </w:rPr>
          <w:t>Disruption to BHP Billiton Rail Operations</w:t>
        </w:r>
        <w:r>
          <w:rPr>
            <w:webHidden/>
          </w:rPr>
          <w:tab/>
        </w:r>
        <w:r>
          <w:rPr>
            <w:webHidden/>
          </w:rPr>
          <w:fldChar w:fldCharType="begin"/>
        </w:r>
        <w:r>
          <w:rPr>
            <w:webHidden/>
          </w:rPr>
          <w:instrText xml:space="preserve"> PAGEREF _Toc413163180 \h </w:instrText>
        </w:r>
      </w:ins>
      <w:r>
        <w:rPr>
          <w:webHidden/>
        </w:rPr>
      </w:r>
      <w:r>
        <w:rPr>
          <w:webHidden/>
        </w:rPr>
        <w:fldChar w:fldCharType="separate"/>
      </w:r>
      <w:ins w:id="49" w:author="Paul Reade" w:date="2015-03-03T16:23:00Z">
        <w:r>
          <w:rPr>
            <w:webHidden/>
          </w:rPr>
          <w:t>8</w:t>
        </w:r>
        <w:r>
          <w:rPr>
            <w:webHidden/>
          </w:rPr>
          <w:fldChar w:fldCharType="end"/>
        </w:r>
        <w:r w:rsidRPr="00D67762">
          <w:rPr>
            <w:rStyle w:val="Hyperlink"/>
          </w:rPr>
          <w:fldChar w:fldCharType="end"/>
        </w:r>
      </w:ins>
    </w:p>
    <w:p w14:paraId="22F89EE4" w14:textId="77777777" w:rsidR="000E588A" w:rsidRDefault="000E588A">
      <w:pPr>
        <w:pStyle w:val="TOC1"/>
        <w:rPr>
          <w:ins w:id="50" w:author="Paul Reade" w:date="2015-03-03T16:23:00Z"/>
          <w:rFonts w:asciiTheme="minorHAnsi" w:eastAsiaTheme="minorEastAsia" w:hAnsiTheme="minorHAnsi" w:cstheme="minorBidi"/>
          <w:sz w:val="22"/>
          <w:lang w:val="en-GB" w:eastAsia="en-GB"/>
        </w:rPr>
      </w:pPr>
      <w:ins w:id="51" w:author="Paul Reade" w:date="2015-03-03T16:23:00Z">
        <w:r w:rsidRPr="00D67762">
          <w:rPr>
            <w:rStyle w:val="Hyperlink"/>
          </w:rPr>
          <w:fldChar w:fldCharType="begin"/>
        </w:r>
        <w:r w:rsidRPr="00D67762">
          <w:rPr>
            <w:rStyle w:val="Hyperlink"/>
          </w:rPr>
          <w:instrText xml:space="preserve"> </w:instrText>
        </w:r>
        <w:r>
          <w:instrText>HYPERLINK \l "_Toc413163181"</w:instrText>
        </w:r>
        <w:r w:rsidRPr="00D67762">
          <w:rPr>
            <w:rStyle w:val="Hyperlink"/>
          </w:rPr>
          <w:instrText xml:space="preserve"> </w:instrText>
        </w:r>
        <w:r w:rsidRPr="00D67762">
          <w:rPr>
            <w:rStyle w:val="Hyperlink"/>
          </w:rPr>
          <w:fldChar w:fldCharType="separate"/>
        </w:r>
        <w:r w:rsidRPr="00D67762">
          <w:rPr>
            <w:rStyle w:val="Hyperlink"/>
          </w:rPr>
          <w:t>9.0</w:t>
        </w:r>
        <w:r>
          <w:rPr>
            <w:rFonts w:asciiTheme="minorHAnsi" w:eastAsiaTheme="minorEastAsia" w:hAnsiTheme="minorHAnsi" w:cstheme="minorBidi"/>
            <w:sz w:val="22"/>
            <w:lang w:val="en-GB" w:eastAsia="en-GB"/>
          </w:rPr>
          <w:tab/>
        </w:r>
        <w:r w:rsidRPr="00D67762">
          <w:rPr>
            <w:rStyle w:val="Hyperlink"/>
          </w:rPr>
          <w:t>Radio Communications</w:t>
        </w:r>
        <w:r>
          <w:rPr>
            <w:webHidden/>
          </w:rPr>
          <w:tab/>
        </w:r>
        <w:r>
          <w:rPr>
            <w:webHidden/>
          </w:rPr>
          <w:fldChar w:fldCharType="begin"/>
        </w:r>
        <w:r>
          <w:rPr>
            <w:webHidden/>
          </w:rPr>
          <w:instrText xml:space="preserve"> PAGEREF _Toc413163181 \h </w:instrText>
        </w:r>
      </w:ins>
      <w:r>
        <w:rPr>
          <w:webHidden/>
        </w:rPr>
      </w:r>
      <w:r>
        <w:rPr>
          <w:webHidden/>
        </w:rPr>
        <w:fldChar w:fldCharType="separate"/>
      </w:r>
      <w:ins w:id="52" w:author="Paul Reade" w:date="2015-03-03T16:23:00Z">
        <w:r>
          <w:rPr>
            <w:webHidden/>
          </w:rPr>
          <w:t>8</w:t>
        </w:r>
        <w:r>
          <w:rPr>
            <w:webHidden/>
          </w:rPr>
          <w:fldChar w:fldCharType="end"/>
        </w:r>
        <w:r w:rsidRPr="00D67762">
          <w:rPr>
            <w:rStyle w:val="Hyperlink"/>
          </w:rPr>
          <w:fldChar w:fldCharType="end"/>
        </w:r>
      </w:ins>
    </w:p>
    <w:p w14:paraId="36F44967" w14:textId="77777777" w:rsidR="000E588A" w:rsidRDefault="000E588A">
      <w:pPr>
        <w:pStyle w:val="TOC2"/>
        <w:rPr>
          <w:ins w:id="53" w:author="Paul Reade" w:date="2015-03-03T16:23:00Z"/>
          <w:rFonts w:asciiTheme="minorHAnsi" w:eastAsiaTheme="minorEastAsia" w:hAnsiTheme="minorHAnsi" w:cstheme="minorBidi"/>
          <w:sz w:val="22"/>
          <w:szCs w:val="22"/>
          <w:lang w:val="en-GB" w:eastAsia="en-GB"/>
        </w:rPr>
      </w:pPr>
      <w:ins w:id="54" w:author="Paul Reade" w:date="2015-03-03T16:23:00Z">
        <w:r w:rsidRPr="00D67762">
          <w:rPr>
            <w:rStyle w:val="Hyperlink"/>
          </w:rPr>
          <w:fldChar w:fldCharType="begin"/>
        </w:r>
        <w:r w:rsidRPr="00D67762">
          <w:rPr>
            <w:rStyle w:val="Hyperlink"/>
          </w:rPr>
          <w:instrText xml:space="preserve"> </w:instrText>
        </w:r>
        <w:r>
          <w:instrText>HYPERLINK \l "_Toc413163182"</w:instrText>
        </w:r>
        <w:r w:rsidRPr="00D67762">
          <w:rPr>
            <w:rStyle w:val="Hyperlink"/>
          </w:rPr>
          <w:instrText xml:space="preserve"> </w:instrText>
        </w:r>
        <w:r w:rsidRPr="00D67762">
          <w:rPr>
            <w:rStyle w:val="Hyperlink"/>
          </w:rPr>
          <w:fldChar w:fldCharType="separate"/>
        </w:r>
        <w:r w:rsidRPr="00D67762">
          <w:rPr>
            <w:rStyle w:val="Hyperlink"/>
          </w:rPr>
          <w:t>9.1.</w:t>
        </w:r>
        <w:r>
          <w:rPr>
            <w:rFonts w:asciiTheme="minorHAnsi" w:eastAsiaTheme="minorEastAsia" w:hAnsiTheme="minorHAnsi" w:cstheme="minorBidi"/>
            <w:sz w:val="22"/>
            <w:szCs w:val="22"/>
            <w:lang w:val="en-GB" w:eastAsia="en-GB"/>
          </w:rPr>
          <w:tab/>
        </w:r>
        <w:r w:rsidRPr="00D67762">
          <w:rPr>
            <w:rStyle w:val="Hyperlink"/>
          </w:rPr>
          <w:t>Emergencies</w:t>
        </w:r>
        <w:r>
          <w:rPr>
            <w:webHidden/>
          </w:rPr>
          <w:tab/>
        </w:r>
        <w:r>
          <w:rPr>
            <w:webHidden/>
          </w:rPr>
          <w:fldChar w:fldCharType="begin"/>
        </w:r>
        <w:r>
          <w:rPr>
            <w:webHidden/>
          </w:rPr>
          <w:instrText xml:space="preserve"> PAGEREF _Toc413163182 \h </w:instrText>
        </w:r>
      </w:ins>
      <w:r>
        <w:rPr>
          <w:webHidden/>
        </w:rPr>
      </w:r>
      <w:r>
        <w:rPr>
          <w:webHidden/>
        </w:rPr>
        <w:fldChar w:fldCharType="separate"/>
      </w:r>
      <w:ins w:id="55" w:author="Paul Reade" w:date="2015-03-03T16:23:00Z">
        <w:r>
          <w:rPr>
            <w:webHidden/>
          </w:rPr>
          <w:t>8</w:t>
        </w:r>
        <w:r>
          <w:rPr>
            <w:webHidden/>
          </w:rPr>
          <w:fldChar w:fldCharType="end"/>
        </w:r>
        <w:r w:rsidRPr="00D67762">
          <w:rPr>
            <w:rStyle w:val="Hyperlink"/>
          </w:rPr>
          <w:fldChar w:fldCharType="end"/>
        </w:r>
      </w:ins>
    </w:p>
    <w:p w14:paraId="54B0B8B7" w14:textId="77777777" w:rsidR="000E588A" w:rsidRDefault="000E588A">
      <w:pPr>
        <w:pStyle w:val="TOC1"/>
        <w:rPr>
          <w:ins w:id="56" w:author="Paul Reade" w:date="2015-03-03T16:23:00Z"/>
          <w:rFonts w:asciiTheme="minorHAnsi" w:eastAsiaTheme="minorEastAsia" w:hAnsiTheme="minorHAnsi" w:cstheme="minorBidi"/>
          <w:sz w:val="22"/>
          <w:lang w:val="en-GB" w:eastAsia="en-GB"/>
        </w:rPr>
      </w:pPr>
      <w:ins w:id="57" w:author="Paul Reade" w:date="2015-03-03T16:23:00Z">
        <w:r w:rsidRPr="00D67762">
          <w:rPr>
            <w:rStyle w:val="Hyperlink"/>
          </w:rPr>
          <w:fldChar w:fldCharType="begin"/>
        </w:r>
        <w:r w:rsidRPr="00D67762">
          <w:rPr>
            <w:rStyle w:val="Hyperlink"/>
          </w:rPr>
          <w:instrText xml:space="preserve"> </w:instrText>
        </w:r>
        <w:r>
          <w:instrText>HYPERLINK \l "_Toc413163183"</w:instrText>
        </w:r>
        <w:r w:rsidRPr="00D67762">
          <w:rPr>
            <w:rStyle w:val="Hyperlink"/>
          </w:rPr>
          <w:instrText xml:space="preserve"> </w:instrText>
        </w:r>
        <w:r w:rsidRPr="00D67762">
          <w:rPr>
            <w:rStyle w:val="Hyperlink"/>
          </w:rPr>
          <w:fldChar w:fldCharType="separate"/>
        </w:r>
        <w:r w:rsidRPr="00D67762">
          <w:rPr>
            <w:rStyle w:val="Hyperlink"/>
          </w:rPr>
          <w:t>10.0</w:t>
        </w:r>
        <w:r>
          <w:rPr>
            <w:rFonts w:asciiTheme="minorHAnsi" w:eastAsiaTheme="minorEastAsia" w:hAnsiTheme="minorHAnsi" w:cstheme="minorBidi"/>
            <w:sz w:val="22"/>
            <w:lang w:val="en-GB" w:eastAsia="en-GB"/>
          </w:rPr>
          <w:tab/>
        </w:r>
        <w:r w:rsidRPr="00D67762">
          <w:rPr>
            <w:rStyle w:val="Hyperlink"/>
          </w:rPr>
          <w:t>Rail Safety Incidents</w:t>
        </w:r>
        <w:r>
          <w:rPr>
            <w:webHidden/>
          </w:rPr>
          <w:tab/>
        </w:r>
        <w:r>
          <w:rPr>
            <w:webHidden/>
          </w:rPr>
          <w:fldChar w:fldCharType="begin"/>
        </w:r>
        <w:r>
          <w:rPr>
            <w:webHidden/>
          </w:rPr>
          <w:instrText xml:space="preserve"> PAGEREF _Toc413163183 \h </w:instrText>
        </w:r>
      </w:ins>
      <w:r>
        <w:rPr>
          <w:webHidden/>
        </w:rPr>
      </w:r>
      <w:r>
        <w:rPr>
          <w:webHidden/>
        </w:rPr>
        <w:fldChar w:fldCharType="separate"/>
      </w:r>
      <w:ins w:id="58" w:author="Paul Reade" w:date="2015-03-03T16:23:00Z">
        <w:r>
          <w:rPr>
            <w:webHidden/>
          </w:rPr>
          <w:t>9</w:t>
        </w:r>
        <w:r>
          <w:rPr>
            <w:webHidden/>
          </w:rPr>
          <w:fldChar w:fldCharType="end"/>
        </w:r>
        <w:r w:rsidRPr="00D67762">
          <w:rPr>
            <w:rStyle w:val="Hyperlink"/>
          </w:rPr>
          <w:fldChar w:fldCharType="end"/>
        </w:r>
      </w:ins>
    </w:p>
    <w:p w14:paraId="1AAB20DF" w14:textId="77777777" w:rsidR="000E588A" w:rsidRDefault="000E588A">
      <w:pPr>
        <w:pStyle w:val="TOC1"/>
        <w:tabs>
          <w:tab w:val="left" w:pos="1540"/>
        </w:tabs>
        <w:rPr>
          <w:ins w:id="59" w:author="Paul Reade" w:date="2015-03-03T16:23:00Z"/>
          <w:rFonts w:asciiTheme="minorHAnsi" w:eastAsiaTheme="minorEastAsia" w:hAnsiTheme="minorHAnsi" w:cstheme="minorBidi"/>
          <w:sz w:val="22"/>
          <w:lang w:val="en-GB" w:eastAsia="en-GB"/>
        </w:rPr>
      </w:pPr>
      <w:ins w:id="60" w:author="Paul Reade" w:date="2015-03-03T16:23:00Z">
        <w:r w:rsidRPr="00D67762">
          <w:rPr>
            <w:rStyle w:val="Hyperlink"/>
          </w:rPr>
          <w:fldChar w:fldCharType="begin"/>
        </w:r>
        <w:r w:rsidRPr="00D67762">
          <w:rPr>
            <w:rStyle w:val="Hyperlink"/>
          </w:rPr>
          <w:instrText xml:space="preserve"> </w:instrText>
        </w:r>
        <w:r>
          <w:instrText>HYPERLINK \l "_Toc413163184"</w:instrText>
        </w:r>
        <w:r w:rsidRPr="00D67762">
          <w:rPr>
            <w:rStyle w:val="Hyperlink"/>
          </w:rPr>
          <w:instrText xml:space="preserve"> </w:instrText>
        </w:r>
        <w:r w:rsidRPr="00D67762">
          <w:rPr>
            <w:rStyle w:val="Hyperlink"/>
          </w:rPr>
          <w:fldChar w:fldCharType="separate"/>
        </w:r>
        <w:r w:rsidRPr="00D67762">
          <w:rPr>
            <w:rStyle w:val="Hyperlink"/>
          </w:rPr>
          <w:t>Appendix A.</w:t>
        </w:r>
        <w:r>
          <w:rPr>
            <w:rFonts w:asciiTheme="minorHAnsi" w:eastAsiaTheme="minorEastAsia" w:hAnsiTheme="minorHAnsi" w:cstheme="minorBidi"/>
            <w:sz w:val="22"/>
            <w:lang w:val="en-GB" w:eastAsia="en-GB"/>
          </w:rPr>
          <w:tab/>
        </w:r>
        <w:r w:rsidRPr="00D67762">
          <w:rPr>
            <w:rStyle w:val="Hyperlink"/>
          </w:rPr>
          <w:t>Rail Construction Zone Schematic</w:t>
        </w:r>
        <w:r>
          <w:rPr>
            <w:webHidden/>
          </w:rPr>
          <w:tab/>
        </w:r>
        <w:r>
          <w:rPr>
            <w:webHidden/>
          </w:rPr>
          <w:fldChar w:fldCharType="begin"/>
        </w:r>
        <w:r>
          <w:rPr>
            <w:webHidden/>
          </w:rPr>
          <w:instrText xml:space="preserve"> PAGEREF _Toc413163184 \h </w:instrText>
        </w:r>
      </w:ins>
      <w:r>
        <w:rPr>
          <w:webHidden/>
        </w:rPr>
      </w:r>
      <w:r>
        <w:rPr>
          <w:webHidden/>
        </w:rPr>
        <w:fldChar w:fldCharType="separate"/>
      </w:r>
      <w:ins w:id="61" w:author="Paul Reade" w:date="2015-03-03T16:23:00Z">
        <w:r>
          <w:rPr>
            <w:webHidden/>
          </w:rPr>
          <w:t>10</w:t>
        </w:r>
        <w:r>
          <w:rPr>
            <w:webHidden/>
          </w:rPr>
          <w:fldChar w:fldCharType="end"/>
        </w:r>
        <w:r w:rsidRPr="00D67762">
          <w:rPr>
            <w:rStyle w:val="Hyperlink"/>
          </w:rPr>
          <w:fldChar w:fldCharType="end"/>
        </w:r>
      </w:ins>
    </w:p>
    <w:p w14:paraId="2162C5BB" w14:textId="77777777" w:rsidR="00EB1DD1" w:rsidDel="000E588A" w:rsidRDefault="00EB1DD1">
      <w:pPr>
        <w:pStyle w:val="TOC1"/>
        <w:rPr>
          <w:del w:id="62" w:author="Paul Reade" w:date="2015-03-03T16:23:00Z"/>
          <w:rFonts w:asciiTheme="minorHAnsi" w:eastAsiaTheme="minorEastAsia" w:hAnsiTheme="minorHAnsi" w:cstheme="minorBidi"/>
          <w:sz w:val="22"/>
          <w:lang w:eastAsia="en-AU"/>
        </w:rPr>
      </w:pPr>
      <w:del w:id="63" w:author="Paul Reade" w:date="2015-03-03T16:23:00Z">
        <w:r w:rsidRPr="000E588A" w:rsidDel="000E588A">
          <w:rPr>
            <w:rPrChange w:id="64" w:author="Paul Reade" w:date="2015-03-03T16:23:00Z">
              <w:rPr>
                <w:rStyle w:val="Hyperlink"/>
              </w:rPr>
            </w:rPrChange>
          </w:rPr>
          <w:delText>1.0</w:delText>
        </w:r>
        <w:r w:rsidDel="000E588A">
          <w:rPr>
            <w:rFonts w:asciiTheme="minorHAnsi" w:eastAsiaTheme="minorEastAsia" w:hAnsiTheme="minorHAnsi" w:cstheme="minorBidi"/>
            <w:sz w:val="22"/>
            <w:lang w:eastAsia="en-AU"/>
          </w:rPr>
          <w:tab/>
        </w:r>
        <w:r w:rsidRPr="000E588A" w:rsidDel="000E588A">
          <w:rPr>
            <w:rPrChange w:id="65" w:author="Paul Reade" w:date="2015-03-03T16:23:00Z">
              <w:rPr>
                <w:rStyle w:val="Hyperlink"/>
              </w:rPr>
            </w:rPrChange>
          </w:rPr>
          <w:delText>Purpose and Scope</w:delText>
        </w:r>
        <w:r w:rsidDel="000E588A">
          <w:rPr>
            <w:webHidden/>
          </w:rPr>
          <w:tab/>
          <w:delText>3</w:delText>
        </w:r>
      </w:del>
    </w:p>
    <w:p w14:paraId="6548544C" w14:textId="77777777" w:rsidR="00EB1DD1" w:rsidDel="000E588A" w:rsidRDefault="00EB1DD1">
      <w:pPr>
        <w:pStyle w:val="TOC1"/>
        <w:rPr>
          <w:del w:id="66" w:author="Paul Reade" w:date="2015-03-03T16:23:00Z"/>
          <w:rFonts w:asciiTheme="minorHAnsi" w:eastAsiaTheme="minorEastAsia" w:hAnsiTheme="minorHAnsi" w:cstheme="minorBidi"/>
          <w:sz w:val="22"/>
          <w:lang w:eastAsia="en-AU"/>
        </w:rPr>
      </w:pPr>
      <w:del w:id="67" w:author="Paul Reade" w:date="2015-03-03T16:23:00Z">
        <w:r w:rsidRPr="000E588A" w:rsidDel="000E588A">
          <w:rPr>
            <w:rPrChange w:id="68" w:author="Paul Reade" w:date="2015-03-03T16:23:00Z">
              <w:rPr>
                <w:rStyle w:val="Hyperlink"/>
              </w:rPr>
            </w:rPrChange>
          </w:rPr>
          <w:delText>2.0</w:delText>
        </w:r>
        <w:r w:rsidDel="000E588A">
          <w:rPr>
            <w:rFonts w:asciiTheme="minorHAnsi" w:eastAsiaTheme="minorEastAsia" w:hAnsiTheme="minorHAnsi" w:cstheme="minorBidi"/>
            <w:sz w:val="22"/>
            <w:lang w:eastAsia="en-AU"/>
          </w:rPr>
          <w:tab/>
        </w:r>
        <w:r w:rsidRPr="000E588A" w:rsidDel="000E588A">
          <w:rPr>
            <w:rPrChange w:id="69" w:author="Paul Reade" w:date="2015-03-03T16:23:00Z">
              <w:rPr>
                <w:rStyle w:val="Hyperlink"/>
              </w:rPr>
            </w:rPrChange>
          </w:rPr>
          <w:delText>References and Related Documents</w:delText>
        </w:r>
        <w:r w:rsidDel="000E588A">
          <w:rPr>
            <w:webHidden/>
          </w:rPr>
          <w:tab/>
          <w:delText>3</w:delText>
        </w:r>
      </w:del>
    </w:p>
    <w:p w14:paraId="22D6DEBF" w14:textId="77777777" w:rsidR="00EB1DD1" w:rsidDel="000E588A" w:rsidRDefault="00EB1DD1">
      <w:pPr>
        <w:pStyle w:val="TOC1"/>
        <w:rPr>
          <w:del w:id="70" w:author="Paul Reade" w:date="2015-03-03T16:23:00Z"/>
          <w:rFonts w:asciiTheme="minorHAnsi" w:eastAsiaTheme="minorEastAsia" w:hAnsiTheme="minorHAnsi" w:cstheme="minorBidi"/>
          <w:sz w:val="22"/>
          <w:lang w:eastAsia="en-AU"/>
        </w:rPr>
      </w:pPr>
      <w:del w:id="71" w:author="Paul Reade" w:date="2015-03-03T16:23:00Z">
        <w:r w:rsidRPr="000E588A" w:rsidDel="000E588A">
          <w:rPr>
            <w:rPrChange w:id="72" w:author="Paul Reade" w:date="2015-03-03T16:23:00Z">
              <w:rPr>
                <w:rStyle w:val="Hyperlink"/>
              </w:rPr>
            </w:rPrChange>
          </w:rPr>
          <w:delText>3.0</w:delText>
        </w:r>
        <w:r w:rsidDel="000E588A">
          <w:rPr>
            <w:rFonts w:asciiTheme="minorHAnsi" w:eastAsiaTheme="minorEastAsia" w:hAnsiTheme="minorHAnsi" w:cstheme="minorBidi"/>
            <w:sz w:val="22"/>
            <w:lang w:eastAsia="en-AU"/>
          </w:rPr>
          <w:tab/>
        </w:r>
        <w:r w:rsidRPr="000E588A" w:rsidDel="000E588A">
          <w:rPr>
            <w:rPrChange w:id="73" w:author="Paul Reade" w:date="2015-03-03T16:23:00Z">
              <w:rPr>
                <w:rStyle w:val="Hyperlink"/>
              </w:rPr>
            </w:rPrChange>
          </w:rPr>
          <w:delText>Introduction</w:delText>
        </w:r>
        <w:r w:rsidDel="000E588A">
          <w:rPr>
            <w:webHidden/>
          </w:rPr>
          <w:tab/>
          <w:delText>3</w:delText>
        </w:r>
      </w:del>
    </w:p>
    <w:p w14:paraId="282C17E2" w14:textId="77777777" w:rsidR="00EB1DD1" w:rsidDel="000E588A" w:rsidRDefault="00EB1DD1">
      <w:pPr>
        <w:pStyle w:val="TOC1"/>
        <w:rPr>
          <w:del w:id="74" w:author="Paul Reade" w:date="2015-03-03T16:23:00Z"/>
          <w:rFonts w:asciiTheme="minorHAnsi" w:eastAsiaTheme="minorEastAsia" w:hAnsiTheme="minorHAnsi" w:cstheme="minorBidi"/>
          <w:sz w:val="22"/>
          <w:lang w:eastAsia="en-AU"/>
        </w:rPr>
      </w:pPr>
      <w:del w:id="75" w:author="Paul Reade" w:date="2015-03-03T16:23:00Z">
        <w:r w:rsidRPr="000E588A" w:rsidDel="000E588A">
          <w:rPr>
            <w:rPrChange w:id="76" w:author="Paul Reade" w:date="2015-03-03T16:23:00Z">
              <w:rPr>
                <w:rStyle w:val="Hyperlink"/>
              </w:rPr>
            </w:rPrChange>
          </w:rPr>
          <w:delText>4.0</w:delText>
        </w:r>
        <w:r w:rsidDel="000E588A">
          <w:rPr>
            <w:rFonts w:asciiTheme="minorHAnsi" w:eastAsiaTheme="minorEastAsia" w:hAnsiTheme="minorHAnsi" w:cstheme="minorBidi"/>
            <w:sz w:val="22"/>
            <w:lang w:eastAsia="en-AU"/>
          </w:rPr>
          <w:tab/>
        </w:r>
        <w:r w:rsidRPr="000E588A" w:rsidDel="000E588A">
          <w:rPr>
            <w:rPrChange w:id="77" w:author="Paul Reade" w:date="2015-03-03T16:23:00Z">
              <w:rPr>
                <w:rStyle w:val="Hyperlink"/>
              </w:rPr>
            </w:rPrChange>
          </w:rPr>
          <w:delText>Rail Construction Zone Interfacing with BHP Billiton Rail Network</w:delText>
        </w:r>
        <w:r w:rsidDel="000E588A">
          <w:rPr>
            <w:webHidden/>
          </w:rPr>
          <w:tab/>
          <w:delText>4</w:delText>
        </w:r>
      </w:del>
    </w:p>
    <w:p w14:paraId="3E9D126B" w14:textId="77777777" w:rsidR="00EB1DD1" w:rsidDel="000E588A" w:rsidRDefault="00EB1DD1">
      <w:pPr>
        <w:pStyle w:val="TOC2"/>
        <w:rPr>
          <w:del w:id="78" w:author="Paul Reade" w:date="2015-03-03T16:23:00Z"/>
          <w:rFonts w:asciiTheme="minorHAnsi" w:eastAsiaTheme="minorEastAsia" w:hAnsiTheme="minorHAnsi" w:cstheme="minorBidi"/>
          <w:sz w:val="22"/>
          <w:szCs w:val="22"/>
          <w:lang w:eastAsia="en-AU"/>
        </w:rPr>
      </w:pPr>
      <w:del w:id="79" w:author="Paul Reade" w:date="2015-03-03T16:23:00Z">
        <w:r w:rsidRPr="000E588A" w:rsidDel="000E588A">
          <w:rPr>
            <w:rPrChange w:id="80" w:author="Paul Reade" w:date="2015-03-03T16:23:00Z">
              <w:rPr>
                <w:rStyle w:val="Hyperlink"/>
              </w:rPr>
            </w:rPrChange>
          </w:rPr>
          <w:delText>4.1.</w:delText>
        </w:r>
        <w:r w:rsidDel="000E588A">
          <w:rPr>
            <w:rFonts w:asciiTheme="minorHAnsi" w:eastAsiaTheme="minorEastAsia" w:hAnsiTheme="minorHAnsi" w:cstheme="minorBidi"/>
            <w:sz w:val="22"/>
            <w:szCs w:val="22"/>
            <w:lang w:eastAsia="en-AU"/>
          </w:rPr>
          <w:tab/>
        </w:r>
        <w:r w:rsidRPr="000E588A" w:rsidDel="000E588A">
          <w:rPr>
            <w:rPrChange w:id="81" w:author="Paul Reade" w:date="2015-03-03T16:23:00Z">
              <w:rPr>
                <w:rStyle w:val="Hyperlink"/>
              </w:rPr>
            </w:rPrChange>
          </w:rPr>
          <w:delText>Rail Construction Zone</w:delText>
        </w:r>
        <w:r w:rsidDel="000E588A">
          <w:rPr>
            <w:webHidden/>
          </w:rPr>
          <w:tab/>
          <w:delText>4</w:delText>
        </w:r>
      </w:del>
    </w:p>
    <w:p w14:paraId="2AD85A21" w14:textId="77777777" w:rsidR="00EB1DD1" w:rsidDel="000E588A" w:rsidRDefault="00EB1DD1">
      <w:pPr>
        <w:pStyle w:val="TOC1"/>
        <w:rPr>
          <w:del w:id="82" w:author="Paul Reade" w:date="2015-03-03T16:23:00Z"/>
          <w:rFonts w:asciiTheme="minorHAnsi" w:eastAsiaTheme="minorEastAsia" w:hAnsiTheme="minorHAnsi" w:cstheme="minorBidi"/>
          <w:sz w:val="22"/>
          <w:lang w:eastAsia="en-AU"/>
        </w:rPr>
      </w:pPr>
      <w:del w:id="83" w:author="Paul Reade" w:date="2015-03-03T16:23:00Z">
        <w:r w:rsidRPr="000E588A" w:rsidDel="000E588A">
          <w:rPr>
            <w:rPrChange w:id="84" w:author="Paul Reade" w:date="2015-03-03T16:23:00Z">
              <w:rPr>
                <w:rStyle w:val="Hyperlink"/>
              </w:rPr>
            </w:rPrChange>
          </w:rPr>
          <w:delText>5.0</w:delText>
        </w:r>
        <w:r w:rsidDel="000E588A">
          <w:rPr>
            <w:rFonts w:asciiTheme="minorHAnsi" w:eastAsiaTheme="minorEastAsia" w:hAnsiTheme="minorHAnsi" w:cstheme="minorBidi"/>
            <w:sz w:val="22"/>
            <w:lang w:eastAsia="en-AU"/>
          </w:rPr>
          <w:tab/>
        </w:r>
        <w:r w:rsidRPr="000E588A" w:rsidDel="000E588A">
          <w:rPr>
            <w:rPrChange w:id="85" w:author="Paul Reade" w:date="2015-03-03T16:23:00Z">
              <w:rPr>
                <w:rStyle w:val="Hyperlink"/>
              </w:rPr>
            </w:rPrChange>
          </w:rPr>
          <w:delText>Safeworking Requirements</w:delText>
        </w:r>
        <w:r w:rsidDel="000E588A">
          <w:rPr>
            <w:webHidden/>
          </w:rPr>
          <w:tab/>
          <w:delText>4</w:delText>
        </w:r>
      </w:del>
    </w:p>
    <w:p w14:paraId="490673DD" w14:textId="77777777" w:rsidR="00EB1DD1" w:rsidDel="000E588A" w:rsidRDefault="00EB1DD1">
      <w:pPr>
        <w:pStyle w:val="TOC2"/>
        <w:rPr>
          <w:del w:id="86" w:author="Paul Reade" w:date="2015-03-03T16:23:00Z"/>
          <w:rFonts w:asciiTheme="minorHAnsi" w:eastAsiaTheme="minorEastAsia" w:hAnsiTheme="minorHAnsi" w:cstheme="minorBidi"/>
          <w:sz w:val="22"/>
          <w:szCs w:val="22"/>
          <w:lang w:eastAsia="en-AU"/>
        </w:rPr>
      </w:pPr>
      <w:del w:id="87" w:author="Paul Reade" w:date="2015-03-03T16:23:00Z">
        <w:r w:rsidRPr="000E588A" w:rsidDel="000E588A">
          <w:rPr>
            <w:rPrChange w:id="88" w:author="Paul Reade" w:date="2015-03-03T16:23:00Z">
              <w:rPr>
                <w:rStyle w:val="Hyperlink"/>
              </w:rPr>
            </w:rPrChange>
          </w:rPr>
          <w:delText>5.1.</w:delText>
        </w:r>
        <w:r w:rsidDel="000E588A">
          <w:rPr>
            <w:rFonts w:asciiTheme="minorHAnsi" w:eastAsiaTheme="minorEastAsia" w:hAnsiTheme="minorHAnsi" w:cstheme="minorBidi"/>
            <w:sz w:val="22"/>
            <w:szCs w:val="22"/>
            <w:lang w:eastAsia="en-AU"/>
          </w:rPr>
          <w:tab/>
        </w:r>
        <w:r w:rsidRPr="000E588A" w:rsidDel="000E588A">
          <w:rPr>
            <w:rPrChange w:id="89" w:author="Paul Reade" w:date="2015-03-03T16:23:00Z">
              <w:rPr>
                <w:rStyle w:val="Hyperlink"/>
              </w:rPr>
            </w:rPrChange>
          </w:rPr>
          <w:delText>Track Access</w:delText>
        </w:r>
        <w:r w:rsidDel="000E588A">
          <w:rPr>
            <w:webHidden/>
          </w:rPr>
          <w:tab/>
          <w:delText>4</w:delText>
        </w:r>
      </w:del>
    </w:p>
    <w:p w14:paraId="1797B0E4" w14:textId="77777777" w:rsidR="00EB1DD1" w:rsidDel="000E588A" w:rsidRDefault="00EB1DD1">
      <w:pPr>
        <w:pStyle w:val="TOC2"/>
        <w:rPr>
          <w:del w:id="90" w:author="Paul Reade" w:date="2015-03-03T16:23:00Z"/>
          <w:rFonts w:asciiTheme="minorHAnsi" w:eastAsiaTheme="minorEastAsia" w:hAnsiTheme="minorHAnsi" w:cstheme="minorBidi"/>
          <w:sz w:val="22"/>
          <w:szCs w:val="22"/>
          <w:lang w:eastAsia="en-AU"/>
        </w:rPr>
      </w:pPr>
      <w:del w:id="91" w:author="Paul Reade" w:date="2015-03-03T16:23:00Z">
        <w:r w:rsidRPr="000E588A" w:rsidDel="000E588A">
          <w:rPr>
            <w:rPrChange w:id="92" w:author="Paul Reade" w:date="2015-03-03T16:23:00Z">
              <w:rPr>
                <w:rStyle w:val="Hyperlink"/>
              </w:rPr>
            </w:rPrChange>
          </w:rPr>
          <w:delText>5.2.</w:delText>
        </w:r>
        <w:r w:rsidDel="000E588A">
          <w:rPr>
            <w:rFonts w:asciiTheme="minorHAnsi" w:eastAsiaTheme="minorEastAsia" w:hAnsiTheme="minorHAnsi" w:cstheme="minorBidi"/>
            <w:sz w:val="22"/>
            <w:szCs w:val="22"/>
            <w:lang w:eastAsia="en-AU"/>
          </w:rPr>
          <w:tab/>
        </w:r>
        <w:r w:rsidRPr="000E588A" w:rsidDel="000E588A">
          <w:rPr>
            <w:rPrChange w:id="93" w:author="Paul Reade" w:date="2015-03-03T16:23:00Z">
              <w:rPr>
                <w:rStyle w:val="Hyperlink"/>
              </w:rPr>
            </w:rPrChange>
          </w:rPr>
          <w:delText>Separation of Workgroups</w:delText>
        </w:r>
        <w:r w:rsidDel="000E588A">
          <w:rPr>
            <w:webHidden/>
          </w:rPr>
          <w:tab/>
          <w:delText>5</w:delText>
        </w:r>
      </w:del>
    </w:p>
    <w:p w14:paraId="3169D8DF" w14:textId="77777777" w:rsidR="00EB1DD1" w:rsidDel="000E588A" w:rsidRDefault="00EB1DD1">
      <w:pPr>
        <w:pStyle w:val="TOC1"/>
        <w:rPr>
          <w:del w:id="94" w:author="Paul Reade" w:date="2015-03-03T16:23:00Z"/>
          <w:rFonts w:asciiTheme="minorHAnsi" w:eastAsiaTheme="minorEastAsia" w:hAnsiTheme="minorHAnsi" w:cstheme="minorBidi"/>
          <w:sz w:val="22"/>
          <w:lang w:eastAsia="en-AU"/>
        </w:rPr>
      </w:pPr>
      <w:del w:id="95" w:author="Paul Reade" w:date="2015-03-03T16:23:00Z">
        <w:r w:rsidRPr="000E588A" w:rsidDel="000E588A">
          <w:rPr>
            <w:rPrChange w:id="96" w:author="Paul Reade" w:date="2015-03-03T16:23:00Z">
              <w:rPr>
                <w:rStyle w:val="Hyperlink"/>
              </w:rPr>
            </w:rPrChange>
          </w:rPr>
          <w:delText>6.0</w:delText>
        </w:r>
        <w:r w:rsidDel="000E588A">
          <w:rPr>
            <w:rFonts w:asciiTheme="minorHAnsi" w:eastAsiaTheme="minorEastAsia" w:hAnsiTheme="minorHAnsi" w:cstheme="minorBidi"/>
            <w:sz w:val="22"/>
            <w:lang w:eastAsia="en-AU"/>
          </w:rPr>
          <w:tab/>
        </w:r>
        <w:r w:rsidRPr="000E588A" w:rsidDel="000E588A">
          <w:rPr>
            <w:rPrChange w:id="97" w:author="Paul Reade" w:date="2015-03-03T16:23:00Z">
              <w:rPr>
                <w:rStyle w:val="Hyperlink"/>
              </w:rPr>
            </w:rPrChange>
          </w:rPr>
          <w:delText>Rail Construction Track</w:delText>
        </w:r>
        <w:r w:rsidDel="000E588A">
          <w:rPr>
            <w:webHidden/>
          </w:rPr>
          <w:tab/>
          <w:delText>5</w:delText>
        </w:r>
      </w:del>
    </w:p>
    <w:p w14:paraId="44B1A5C6" w14:textId="77777777" w:rsidR="00EB1DD1" w:rsidDel="000E588A" w:rsidRDefault="00EB1DD1">
      <w:pPr>
        <w:pStyle w:val="TOC2"/>
        <w:rPr>
          <w:del w:id="98" w:author="Paul Reade" w:date="2015-03-03T16:23:00Z"/>
          <w:rFonts w:asciiTheme="minorHAnsi" w:eastAsiaTheme="minorEastAsia" w:hAnsiTheme="minorHAnsi" w:cstheme="minorBidi"/>
          <w:sz w:val="22"/>
          <w:szCs w:val="22"/>
          <w:lang w:eastAsia="en-AU"/>
        </w:rPr>
      </w:pPr>
      <w:del w:id="99" w:author="Paul Reade" w:date="2015-03-03T16:23:00Z">
        <w:r w:rsidRPr="000E588A" w:rsidDel="000E588A">
          <w:rPr>
            <w:rPrChange w:id="100" w:author="Paul Reade" w:date="2015-03-03T16:23:00Z">
              <w:rPr>
                <w:rStyle w:val="Hyperlink"/>
              </w:rPr>
            </w:rPrChange>
          </w:rPr>
          <w:delText>6.1.</w:delText>
        </w:r>
        <w:r w:rsidDel="000E588A">
          <w:rPr>
            <w:rFonts w:asciiTheme="minorHAnsi" w:eastAsiaTheme="minorEastAsia" w:hAnsiTheme="minorHAnsi" w:cstheme="minorBidi"/>
            <w:sz w:val="22"/>
            <w:szCs w:val="22"/>
            <w:lang w:eastAsia="en-AU"/>
          </w:rPr>
          <w:tab/>
        </w:r>
        <w:r w:rsidRPr="000E588A" w:rsidDel="000E588A">
          <w:rPr>
            <w:rPrChange w:id="101" w:author="Paul Reade" w:date="2015-03-03T16:23:00Z">
              <w:rPr>
                <w:rStyle w:val="Hyperlink"/>
              </w:rPr>
            </w:rPrChange>
          </w:rPr>
          <w:delText>Protection of Rail Construction Track</w:delText>
        </w:r>
        <w:r w:rsidDel="000E588A">
          <w:rPr>
            <w:webHidden/>
          </w:rPr>
          <w:tab/>
          <w:delText>5</w:delText>
        </w:r>
      </w:del>
    </w:p>
    <w:p w14:paraId="6E3170B2" w14:textId="77777777" w:rsidR="00EB1DD1" w:rsidDel="000E588A" w:rsidRDefault="00EB1DD1">
      <w:pPr>
        <w:pStyle w:val="TOC1"/>
        <w:rPr>
          <w:del w:id="102" w:author="Paul Reade" w:date="2015-03-03T16:23:00Z"/>
          <w:rFonts w:asciiTheme="minorHAnsi" w:eastAsiaTheme="minorEastAsia" w:hAnsiTheme="minorHAnsi" w:cstheme="minorBidi"/>
          <w:sz w:val="22"/>
          <w:lang w:eastAsia="en-AU"/>
        </w:rPr>
      </w:pPr>
      <w:del w:id="103" w:author="Paul Reade" w:date="2015-03-03T16:23:00Z">
        <w:r w:rsidRPr="000E588A" w:rsidDel="000E588A">
          <w:rPr>
            <w:rPrChange w:id="104" w:author="Paul Reade" w:date="2015-03-03T16:23:00Z">
              <w:rPr>
                <w:rStyle w:val="Hyperlink"/>
              </w:rPr>
            </w:rPrChange>
          </w:rPr>
          <w:delText>7.0</w:delText>
        </w:r>
        <w:r w:rsidDel="000E588A">
          <w:rPr>
            <w:rFonts w:asciiTheme="minorHAnsi" w:eastAsiaTheme="minorEastAsia" w:hAnsiTheme="minorHAnsi" w:cstheme="minorBidi"/>
            <w:sz w:val="22"/>
            <w:lang w:eastAsia="en-AU"/>
          </w:rPr>
          <w:tab/>
        </w:r>
        <w:r w:rsidRPr="000E588A" w:rsidDel="000E588A">
          <w:rPr>
            <w:rPrChange w:id="105" w:author="Paul Reade" w:date="2015-03-03T16:23:00Z">
              <w:rPr>
                <w:rStyle w:val="Hyperlink"/>
              </w:rPr>
            </w:rPrChange>
          </w:rPr>
          <w:delText>Rail Vehicle Movements</w:delText>
        </w:r>
        <w:r w:rsidDel="000E588A">
          <w:rPr>
            <w:webHidden/>
          </w:rPr>
          <w:tab/>
          <w:delText>5</w:delText>
        </w:r>
      </w:del>
    </w:p>
    <w:p w14:paraId="79BD5FB6" w14:textId="77777777" w:rsidR="00EB1DD1" w:rsidDel="000E588A" w:rsidRDefault="00EB1DD1">
      <w:pPr>
        <w:pStyle w:val="TOC2"/>
        <w:rPr>
          <w:del w:id="106" w:author="Paul Reade" w:date="2015-03-03T16:23:00Z"/>
          <w:rFonts w:asciiTheme="minorHAnsi" w:eastAsiaTheme="minorEastAsia" w:hAnsiTheme="minorHAnsi" w:cstheme="minorBidi"/>
          <w:sz w:val="22"/>
          <w:szCs w:val="22"/>
          <w:lang w:eastAsia="en-AU"/>
        </w:rPr>
      </w:pPr>
      <w:del w:id="107" w:author="Paul Reade" w:date="2015-03-03T16:23:00Z">
        <w:r w:rsidRPr="000E588A" w:rsidDel="000E588A">
          <w:rPr>
            <w:rPrChange w:id="108" w:author="Paul Reade" w:date="2015-03-03T16:23:00Z">
              <w:rPr>
                <w:rStyle w:val="Hyperlink"/>
              </w:rPr>
            </w:rPrChange>
          </w:rPr>
          <w:delText>7.1.</w:delText>
        </w:r>
        <w:r w:rsidDel="000E588A">
          <w:rPr>
            <w:rFonts w:asciiTheme="minorHAnsi" w:eastAsiaTheme="minorEastAsia" w:hAnsiTheme="minorHAnsi" w:cstheme="minorBidi"/>
            <w:sz w:val="22"/>
            <w:szCs w:val="22"/>
            <w:lang w:eastAsia="en-AU"/>
          </w:rPr>
          <w:tab/>
        </w:r>
        <w:r w:rsidRPr="000E588A" w:rsidDel="000E588A">
          <w:rPr>
            <w:rPrChange w:id="109" w:author="Paul Reade" w:date="2015-03-03T16:23:00Z">
              <w:rPr>
                <w:rStyle w:val="Hyperlink"/>
              </w:rPr>
            </w:rPrChange>
          </w:rPr>
          <w:delText>Entry and Exit from the Rail Construction Track</w:delText>
        </w:r>
        <w:r w:rsidDel="000E588A">
          <w:rPr>
            <w:webHidden/>
          </w:rPr>
          <w:tab/>
          <w:delText>5</w:delText>
        </w:r>
      </w:del>
    </w:p>
    <w:p w14:paraId="710DBD7A" w14:textId="77777777" w:rsidR="00EB1DD1" w:rsidDel="000E588A" w:rsidRDefault="00EB1DD1">
      <w:pPr>
        <w:pStyle w:val="TOC2"/>
        <w:rPr>
          <w:del w:id="110" w:author="Paul Reade" w:date="2015-03-03T16:23:00Z"/>
          <w:rFonts w:asciiTheme="minorHAnsi" w:eastAsiaTheme="minorEastAsia" w:hAnsiTheme="minorHAnsi" w:cstheme="minorBidi"/>
          <w:sz w:val="22"/>
          <w:szCs w:val="22"/>
          <w:lang w:eastAsia="en-AU"/>
        </w:rPr>
      </w:pPr>
      <w:del w:id="111" w:author="Paul Reade" w:date="2015-03-03T16:23:00Z">
        <w:r w:rsidRPr="000E588A" w:rsidDel="000E588A">
          <w:rPr>
            <w:rPrChange w:id="112" w:author="Paul Reade" w:date="2015-03-03T16:23:00Z">
              <w:rPr>
                <w:rStyle w:val="Hyperlink"/>
              </w:rPr>
            </w:rPrChange>
          </w:rPr>
          <w:delText>7.2.</w:delText>
        </w:r>
        <w:r w:rsidDel="000E588A">
          <w:rPr>
            <w:rFonts w:asciiTheme="minorHAnsi" w:eastAsiaTheme="minorEastAsia" w:hAnsiTheme="minorHAnsi" w:cstheme="minorBidi"/>
            <w:sz w:val="22"/>
            <w:szCs w:val="22"/>
            <w:lang w:eastAsia="en-AU"/>
          </w:rPr>
          <w:tab/>
        </w:r>
        <w:r w:rsidRPr="000E588A" w:rsidDel="000E588A">
          <w:rPr>
            <w:rPrChange w:id="113" w:author="Paul Reade" w:date="2015-03-03T16:23:00Z">
              <w:rPr>
                <w:rStyle w:val="Hyperlink"/>
              </w:rPr>
            </w:rPrChange>
          </w:rPr>
          <w:delText>Rail Vehicle Movements on the Construction Track</w:delText>
        </w:r>
        <w:r w:rsidDel="000E588A">
          <w:rPr>
            <w:webHidden/>
          </w:rPr>
          <w:tab/>
          <w:delText>6</w:delText>
        </w:r>
      </w:del>
    </w:p>
    <w:p w14:paraId="372AF4F8" w14:textId="77777777" w:rsidR="00EB1DD1" w:rsidDel="000E588A" w:rsidRDefault="00EB1DD1">
      <w:pPr>
        <w:pStyle w:val="TOC2"/>
        <w:rPr>
          <w:del w:id="114" w:author="Paul Reade" w:date="2015-03-03T16:23:00Z"/>
          <w:rFonts w:asciiTheme="minorHAnsi" w:eastAsiaTheme="minorEastAsia" w:hAnsiTheme="minorHAnsi" w:cstheme="minorBidi"/>
          <w:sz w:val="22"/>
          <w:szCs w:val="22"/>
          <w:lang w:eastAsia="en-AU"/>
        </w:rPr>
      </w:pPr>
      <w:del w:id="115" w:author="Paul Reade" w:date="2015-03-03T16:23:00Z">
        <w:r w:rsidRPr="000E588A" w:rsidDel="000E588A">
          <w:rPr>
            <w:rPrChange w:id="116" w:author="Paul Reade" w:date="2015-03-03T16:23:00Z">
              <w:rPr>
                <w:rStyle w:val="Hyperlink"/>
              </w:rPr>
            </w:rPrChange>
          </w:rPr>
          <w:delText>7.3.</w:delText>
        </w:r>
        <w:r w:rsidDel="000E588A">
          <w:rPr>
            <w:rFonts w:asciiTheme="minorHAnsi" w:eastAsiaTheme="minorEastAsia" w:hAnsiTheme="minorHAnsi" w:cstheme="minorBidi"/>
            <w:sz w:val="22"/>
            <w:szCs w:val="22"/>
            <w:lang w:eastAsia="en-AU"/>
          </w:rPr>
          <w:tab/>
        </w:r>
        <w:r w:rsidRPr="000E588A" w:rsidDel="000E588A">
          <w:rPr>
            <w:rPrChange w:id="117" w:author="Paul Reade" w:date="2015-03-03T16:23:00Z">
              <w:rPr>
                <w:rStyle w:val="Hyperlink"/>
              </w:rPr>
            </w:rPrChange>
          </w:rPr>
          <w:delText>Rail Movements on Construction Track</w:delText>
        </w:r>
        <w:r w:rsidDel="000E588A">
          <w:rPr>
            <w:webHidden/>
          </w:rPr>
          <w:tab/>
          <w:delText>6</w:delText>
        </w:r>
      </w:del>
    </w:p>
    <w:p w14:paraId="0604AD7B" w14:textId="77777777" w:rsidR="00EB1DD1" w:rsidDel="000E588A" w:rsidRDefault="00EB1DD1">
      <w:pPr>
        <w:pStyle w:val="TOC2"/>
        <w:rPr>
          <w:del w:id="118" w:author="Paul Reade" w:date="2015-03-03T16:23:00Z"/>
          <w:rFonts w:asciiTheme="minorHAnsi" w:eastAsiaTheme="minorEastAsia" w:hAnsiTheme="minorHAnsi" w:cstheme="minorBidi"/>
          <w:sz w:val="22"/>
          <w:szCs w:val="22"/>
          <w:lang w:eastAsia="en-AU"/>
        </w:rPr>
      </w:pPr>
      <w:del w:id="119" w:author="Paul Reade" w:date="2015-03-03T16:23:00Z">
        <w:r w:rsidRPr="000E588A" w:rsidDel="000E588A">
          <w:rPr>
            <w:rPrChange w:id="120" w:author="Paul Reade" w:date="2015-03-03T16:23:00Z">
              <w:rPr>
                <w:rStyle w:val="Hyperlink"/>
                <w:lang w:val="en-US"/>
              </w:rPr>
            </w:rPrChange>
          </w:rPr>
          <w:delText>7.4.</w:delText>
        </w:r>
        <w:r w:rsidDel="000E588A">
          <w:rPr>
            <w:rFonts w:asciiTheme="minorHAnsi" w:eastAsiaTheme="minorEastAsia" w:hAnsiTheme="minorHAnsi" w:cstheme="minorBidi"/>
            <w:sz w:val="22"/>
            <w:szCs w:val="22"/>
            <w:lang w:eastAsia="en-AU"/>
          </w:rPr>
          <w:tab/>
        </w:r>
        <w:r w:rsidRPr="000E588A" w:rsidDel="000E588A">
          <w:rPr>
            <w:rPrChange w:id="121" w:author="Paul Reade" w:date="2015-03-03T16:23:00Z">
              <w:rPr>
                <w:rStyle w:val="Hyperlink"/>
                <w:lang w:val="en-US"/>
              </w:rPr>
            </w:rPrChange>
          </w:rPr>
          <w:delText>Stabling Rail Vehicles on Construction Track</w:delText>
        </w:r>
        <w:r w:rsidDel="000E588A">
          <w:rPr>
            <w:webHidden/>
          </w:rPr>
          <w:tab/>
          <w:delText>6</w:delText>
        </w:r>
      </w:del>
    </w:p>
    <w:p w14:paraId="7C8003EC" w14:textId="77777777" w:rsidR="00EB1DD1" w:rsidDel="000E588A" w:rsidRDefault="00EB1DD1">
      <w:pPr>
        <w:pStyle w:val="TOC1"/>
        <w:rPr>
          <w:del w:id="122" w:author="Paul Reade" w:date="2015-03-03T16:23:00Z"/>
          <w:rFonts w:asciiTheme="minorHAnsi" w:eastAsiaTheme="minorEastAsia" w:hAnsiTheme="minorHAnsi" w:cstheme="minorBidi"/>
          <w:sz w:val="22"/>
          <w:lang w:eastAsia="en-AU"/>
        </w:rPr>
      </w:pPr>
      <w:del w:id="123" w:author="Paul Reade" w:date="2015-03-03T16:23:00Z">
        <w:r w:rsidRPr="000E588A" w:rsidDel="000E588A">
          <w:rPr>
            <w:rPrChange w:id="124" w:author="Paul Reade" w:date="2015-03-03T16:23:00Z">
              <w:rPr>
                <w:rStyle w:val="Hyperlink"/>
              </w:rPr>
            </w:rPrChange>
          </w:rPr>
          <w:delText>8.0</w:delText>
        </w:r>
        <w:r w:rsidDel="000E588A">
          <w:rPr>
            <w:rFonts w:asciiTheme="minorHAnsi" w:eastAsiaTheme="minorEastAsia" w:hAnsiTheme="minorHAnsi" w:cstheme="minorBidi"/>
            <w:sz w:val="22"/>
            <w:lang w:eastAsia="en-AU"/>
          </w:rPr>
          <w:tab/>
        </w:r>
        <w:r w:rsidRPr="000E588A" w:rsidDel="000E588A">
          <w:rPr>
            <w:rPrChange w:id="125" w:author="Paul Reade" w:date="2015-03-03T16:23:00Z">
              <w:rPr>
                <w:rStyle w:val="Hyperlink"/>
              </w:rPr>
            </w:rPrChange>
          </w:rPr>
          <w:delText>Disruption to BHP Billiton Rail Operations</w:delText>
        </w:r>
        <w:r w:rsidDel="000E588A">
          <w:rPr>
            <w:webHidden/>
          </w:rPr>
          <w:tab/>
          <w:delText>6</w:delText>
        </w:r>
      </w:del>
    </w:p>
    <w:p w14:paraId="5623766F" w14:textId="77777777" w:rsidR="00EB1DD1" w:rsidDel="000E588A" w:rsidRDefault="00EB1DD1">
      <w:pPr>
        <w:pStyle w:val="TOC1"/>
        <w:rPr>
          <w:del w:id="126" w:author="Paul Reade" w:date="2015-03-03T16:23:00Z"/>
          <w:rFonts w:asciiTheme="minorHAnsi" w:eastAsiaTheme="minorEastAsia" w:hAnsiTheme="minorHAnsi" w:cstheme="minorBidi"/>
          <w:sz w:val="22"/>
          <w:lang w:eastAsia="en-AU"/>
        </w:rPr>
      </w:pPr>
      <w:del w:id="127" w:author="Paul Reade" w:date="2015-03-03T16:23:00Z">
        <w:r w:rsidRPr="000E588A" w:rsidDel="000E588A">
          <w:rPr>
            <w:rPrChange w:id="128" w:author="Paul Reade" w:date="2015-03-03T16:23:00Z">
              <w:rPr>
                <w:rStyle w:val="Hyperlink"/>
              </w:rPr>
            </w:rPrChange>
          </w:rPr>
          <w:delText>9.0</w:delText>
        </w:r>
        <w:r w:rsidDel="000E588A">
          <w:rPr>
            <w:rFonts w:asciiTheme="minorHAnsi" w:eastAsiaTheme="minorEastAsia" w:hAnsiTheme="minorHAnsi" w:cstheme="minorBidi"/>
            <w:sz w:val="22"/>
            <w:lang w:eastAsia="en-AU"/>
          </w:rPr>
          <w:tab/>
        </w:r>
        <w:r w:rsidRPr="000E588A" w:rsidDel="000E588A">
          <w:rPr>
            <w:rPrChange w:id="129" w:author="Paul Reade" w:date="2015-03-03T16:23:00Z">
              <w:rPr>
                <w:rStyle w:val="Hyperlink"/>
              </w:rPr>
            </w:rPrChange>
          </w:rPr>
          <w:delText>Radio Communications</w:delText>
        </w:r>
        <w:r w:rsidDel="000E588A">
          <w:rPr>
            <w:webHidden/>
          </w:rPr>
          <w:tab/>
          <w:delText>7</w:delText>
        </w:r>
      </w:del>
    </w:p>
    <w:p w14:paraId="29836A59" w14:textId="77777777" w:rsidR="00EB1DD1" w:rsidDel="000E588A" w:rsidRDefault="00EB1DD1">
      <w:pPr>
        <w:pStyle w:val="TOC2"/>
        <w:rPr>
          <w:del w:id="130" w:author="Paul Reade" w:date="2015-03-03T16:23:00Z"/>
          <w:rFonts w:asciiTheme="minorHAnsi" w:eastAsiaTheme="minorEastAsia" w:hAnsiTheme="minorHAnsi" w:cstheme="minorBidi"/>
          <w:sz w:val="22"/>
          <w:szCs w:val="22"/>
          <w:lang w:eastAsia="en-AU"/>
        </w:rPr>
      </w:pPr>
      <w:del w:id="131" w:author="Paul Reade" w:date="2015-03-03T16:23:00Z">
        <w:r w:rsidRPr="000E588A" w:rsidDel="000E588A">
          <w:rPr>
            <w:rPrChange w:id="132" w:author="Paul Reade" w:date="2015-03-03T16:23:00Z">
              <w:rPr>
                <w:rStyle w:val="Hyperlink"/>
              </w:rPr>
            </w:rPrChange>
          </w:rPr>
          <w:delText>9.1.</w:delText>
        </w:r>
        <w:r w:rsidDel="000E588A">
          <w:rPr>
            <w:rFonts w:asciiTheme="minorHAnsi" w:eastAsiaTheme="minorEastAsia" w:hAnsiTheme="minorHAnsi" w:cstheme="minorBidi"/>
            <w:sz w:val="22"/>
            <w:szCs w:val="22"/>
            <w:lang w:eastAsia="en-AU"/>
          </w:rPr>
          <w:tab/>
        </w:r>
        <w:r w:rsidRPr="000E588A" w:rsidDel="000E588A">
          <w:rPr>
            <w:rPrChange w:id="133" w:author="Paul Reade" w:date="2015-03-03T16:23:00Z">
              <w:rPr>
                <w:rStyle w:val="Hyperlink"/>
              </w:rPr>
            </w:rPrChange>
          </w:rPr>
          <w:delText>Emergencies</w:delText>
        </w:r>
        <w:r w:rsidDel="000E588A">
          <w:rPr>
            <w:webHidden/>
          </w:rPr>
          <w:tab/>
          <w:delText>7</w:delText>
        </w:r>
      </w:del>
    </w:p>
    <w:p w14:paraId="3193B2FF" w14:textId="77777777" w:rsidR="00EB1DD1" w:rsidDel="000E588A" w:rsidRDefault="00EB1DD1">
      <w:pPr>
        <w:pStyle w:val="TOC1"/>
        <w:rPr>
          <w:del w:id="134" w:author="Paul Reade" w:date="2015-03-03T16:23:00Z"/>
          <w:rFonts w:asciiTheme="minorHAnsi" w:eastAsiaTheme="minorEastAsia" w:hAnsiTheme="minorHAnsi" w:cstheme="minorBidi"/>
          <w:sz w:val="22"/>
          <w:lang w:eastAsia="en-AU"/>
        </w:rPr>
      </w:pPr>
      <w:del w:id="135" w:author="Paul Reade" w:date="2015-03-03T16:23:00Z">
        <w:r w:rsidRPr="000E588A" w:rsidDel="000E588A">
          <w:rPr>
            <w:rPrChange w:id="136" w:author="Paul Reade" w:date="2015-03-03T16:23:00Z">
              <w:rPr>
                <w:rStyle w:val="Hyperlink"/>
              </w:rPr>
            </w:rPrChange>
          </w:rPr>
          <w:delText>10.0</w:delText>
        </w:r>
        <w:r w:rsidDel="000E588A">
          <w:rPr>
            <w:rFonts w:asciiTheme="minorHAnsi" w:eastAsiaTheme="minorEastAsia" w:hAnsiTheme="minorHAnsi" w:cstheme="minorBidi"/>
            <w:sz w:val="22"/>
            <w:lang w:eastAsia="en-AU"/>
          </w:rPr>
          <w:tab/>
        </w:r>
        <w:r w:rsidRPr="000E588A" w:rsidDel="000E588A">
          <w:rPr>
            <w:rPrChange w:id="137" w:author="Paul Reade" w:date="2015-03-03T16:23:00Z">
              <w:rPr>
                <w:rStyle w:val="Hyperlink"/>
              </w:rPr>
            </w:rPrChange>
          </w:rPr>
          <w:delText>Rail Safety Incidents</w:delText>
        </w:r>
        <w:r w:rsidDel="000E588A">
          <w:rPr>
            <w:webHidden/>
          </w:rPr>
          <w:tab/>
          <w:delText>7</w:delText>
        </w:r>
      </w:del>
    </w:p>
    <w:p w14:paraId="0A46B23D" w14:textId="77777777" w:rsidR="00EB1DD1" w:rsidDel="000E588A" w:rsidRDefault="00EB1DD1">
      <w:pPr>
        <w:pStyle w:val="TOC1"/>
        <w:tabs>
          <w:tab w:val="left" w:pos="1540"/>
        </w:tabs>
        <w:rPr>
          <w:del w:id="138" w:author="Paul Reade" w:date="2015-03-03T16:23:00Z"/>
          <w:rFonts w:asciiTheme="minorHAnsi" w:eastAsiaTheme="minorEastAsia" w:hAnsiTheme="minorHAnsi" w:cstheme="minorBidi"/>
          <w:sz w:val="22"/>
          <w:lang w:eastAsia="en-AU"/>
        </w:rPr>
      </w:pPr>
      <w:del w:id="139" w:author="Paul Reade" w:date="2015-03-03T16:23:00Z">
        <w:r w:rsidRPr="000E588A" w:rsidDel="000E588A">
          <w:rPr>
            <w:rPrChange w:id="140" w:author="Paul Reade" w:date="2015-03-03T16:23:00Z">
              <w:rPr>
                <w:rStyle w:val="Hyperlink"/>
              </w:rPr>
            </w:rPrChange>
          </w:rPr>
          <w:delText>Appendix A.</w:delText>
        </w:r>
        <w:r w:rsidDel="000E588A">
          <w:rPr>
            <w:rFonts w:asciiTheme="minorHAnsi" w:eastAsiaTheme="minorEastAsia" w:hAnsiTheme="minorHAnsi" w:cstheme="minorBidi"/>
            <w:sz w:val="22"/>
            <w:lang w:eastAsia="en-AU"/>
          </w:rPr>
          <w:tab/>
        </w:r>
        <w:r w:rsidRPr="000E588A" w:rsidDel="000E588A">
          <w:rPr>
            <w:rPrChange w:id="141" w:author="Paul Reade" w:date="2015-03-03T16:23:00Z">
              <w:rPr>
                <w:rStyle w:val="Hyperlink"/>
              </w:rPr>
            </w:rPrChange>
          </w:rPr>
          <w:delText>Rail Construction Zone Schematic</w:delText>
        </w:r>
        <w:r w:rsidDel="000E588A">
          <w:rPr>
            <w:webHidden/>
          </w:rPr>
          <w:tab/>
          <w:delText>8</w:delText>
        </w:r>
      </w:del>
    </w:p>
    <w:p w14:paraId="72258B1B" w14:textId="77777777" w:rsidR="000C34BD" w:rsidRPr="000C34BD" w:rsidRDefault="00FE0167" w:rsidP="000C34BD">
      <w:pPr>
        <w:rPr>
          <w:b/>
          <w:sz w:val="28"/>
        </w:rPr>
      </w:pPr>
      <w:r w:rsidRPr="00AC52C3">
        <w:rPr>
          <w:b/>
          <w:sz w:val="24"/>
          <w:szCs w:val="24"/>
        </w:rPr>
        <w:fldChar w:fldCharType="end"/>
      </w:r>
    </w:p>
    <w:p w14:paraId="25567090" w14:textId="77777777" w:rsidR="000C34BD" w:rsidRDefault="000C34BD" w:rsidP="000C34BD">
      <w:pPr>
        <w:pStyle w:val="NoSpacing"/>
      </w:pPr>
    </w:p>
    <w:p w14:paraId="00291191" w14:textId="77777777" w:rsidR="000C34BD" w:rsidRDefault="000C34BD">
      <w:pPr>
        <w:spacing w:before="0" w:after="160" w:line="259" w:lineRule="auto"/>
        <w:ind w:left="0"/>
        <w:rPr>
          <w:rFonts w:asciiTheme="majorHAnsi" w:eastAsiaTheme="majorEastAsia" w:hAnsiTheme="majorHAnsi" w:cstheme="majorBidi"/>
          <w:color w:val="2E74B5" w:themeColor="accent1" w:themeShade="BF"/>
          <w:sz w:val="32"/>
          <w:szCs w:val="32"/>
        </w:rPr>
      </w:pPr>
      <w:r>
        <w:br w:type="page"/>
      </w:r>
    </w:p>
    <w:p w14:paraId="4293A591" w14:textId="77777777" w:rsidR="003A0278" w:rsidRPr="00B53460" w:rsidRDefault="008F7F2E" w:rsidP="00580264">
      <w:pPr>
        <w:pStyle w:val="Heading1"/>
        <w:numPr>
          <w:ilvl w:val="0"/>
          <w:numId w:val="10"/>
        </w:numPr>
      </w:pPr>
      <w:bookmarkStart w:id="142" w:name="_Toc413163161"/>
      <w:r w:rsidRPr="00B53460">
        <w:lastRenderedPageBreak/>
        <w:t>Purpose and Scope</w:t>
      </w:r>
      <w:bookmarkEnd w:id="142"/>
    </w:p>
    <w:p w14:paraId="354386DE" w14:textId="77777777" w:rsidR="00B142EC" w:rsidRPr="00284F6E" w:rsidRDefault="00B142EC" w:rsidP="00B142EC">
      <w:r w:rsidRPr="00284F6E">
        <w:t xml:space="preserve">The purpose of this construction document is to provide a safe and efficient method to manage, co-ordinate and carry out construction activities and rail vehicle movements within the rail construction zone, </w:t>
      </w:r>
      <w:r w:rsidR="00954845">
        <w:t xml:space="preserve">whilst interfacing </w:t>
      </w:r>
      <w:r w:rsidRPr="00284F6E">
        <w:t>with BHP Billiton Rail Network.</w:t>
      </w:r>
    </w:p>
    <w:p w14:paraId="7A99B6AE" w14:textId="77777777" w:rsidR="008F7F2E" w:rsidRPr="00DD5234" w:rsidRDefault="008F7F2E" w:rsidP="00DD5234">
      <w:r w:rsidRPr="00DD5234">
        <w:t xml:space="preserve">This procedure will detail a </w:t>
      </w:r>
      <w:proofErr w:type="spellStart"/>
      <w:r w:rsidRPr="00DD5234">
        <w:t>safeworking</w:t>
      </w:r>
      <w:proofErr w:type="spellEnd"/>
      <w:r w:rsidRPr="00DD5234">
        <w:t xml:space="preserve"> process for construction crews to safely work on construction track for the new alignment at the 291km Newman Main Line (NML) Bridge Replacement Project and is applicable to all BHP Billiton Asset Level Projects’ rail construction personnel.</w:t>
      </w:r>
    </w:p>
    <w:p w14:paraId="76022EB6" w14:textId="77777777" w:rsidR="008F7F2E" w:rsidRPr="00347EA8" w:rsidRDefault="008F7F2E" w:rsidP="00580264">
      <w:pPr>
        <w:pStyle w:val="Heading1"/>
        <w:numPr>
          <w:ilvl w:val="0"/>
          <w:numId w:val="10"/>
        </w:numPr>
      </w:pPr>
      <w:bookmarkStart w:id="143" w:name="_Toc413163162"/>
      <w:r w:rsidRPr="00347EA8">
        <w:t>References and Related Documents</w:t>
      </w:r>
      <w:bookmarkEnd w:id="143"/>
      <w:r w:rsidRPr="00347EA8">
        <w:t xml:space="preserve"> </w:t>
      </w:r>
    </w:p>
    <w:p w14:paraId="4CC705E9" w14:textId="77777777" w:rsidR="008F7F2E" w:rsidRPr="003F3CBC" w:rsidRDefault="00B142EC" w:rsidP="00DD5234">
      <w:r>
        <w:t>BHP Billiton Iron Ore Rail Rule Book</w:t>
      </w:r>
      <w:r w:rsidR="008F7F2E" w:rsidRPr="003F3CBC">
        <w:t xml:space="preserve"> - RRB M01 General Rail Rules &amp; Procedures</w:t>
      </w:r>
      <w:r>
        <w:t xml:space="preserve"> (1DOC No- </w:t>
      </w:r>
      <w:r w:rsidRPr="003F3CBC">
        <w:t>0119114</w:t>
      </w:r>
      <w:r>
        <w:t>)</w:t>
      </w:r>
    </w:p>
    <w:p w14:paraId="0A3A96FC" w14:textId="77777777" w:rsidR="008F7F2E" w:rsidRPr="003F3CBC" w:rsidRDefault="00B142EC" w:rsidP="00DD5234">
      <w:r>
        <w:t>BHP Billiton Iron Ore Rail Rule Book</w:t>
      </w:r>
      <w:r w:rsidRPr="003F3CBC">
        <w:t xml:space="preserve"> -</w:t>
      </w:r>
      <w:r w:rsidR="008F7F2E" w:rsidRPr="003F3CBC">
        <w:t xml:space="preserve"> RRB M02 Trackside Safety Rules &amp; Procedures (</w:t>
      </w:r>
      <w:r>
        <w:t xml:space="preserve">1DOC - </w:t>
      </w:r>
      <w:r w:rsidRPr="003F3CBC">
        <w:t>0119115</w:t>
      </w:r>
      <w:r>
        <w:t>)</w:t>
      </w:r>
      <w:bookmarkStart w:id="144" w:name="OLE_LINK16"/>
    </w:p>
    <w:p w14:paraId="04BF0523" w14:textId="77777777" w:rsidR="008F7F2E" w:rsidRPr="003F3CBC" w:rsidRDefault="00B142EC" w:rsidP="00DD5234">
      <w:r>
        <w:t>BHP Billiton Iron Ore Rail Rule Book</w:t>
      </w:r>
      <w:r w:rsidRPr="003F3CBC">
        <w:t xml:space="preserve"> </w:t>
      </w:r>
      <w:r w:rsidR="008F7F2E" w:rsidRPr="003F3CBC">
        <w:t xml:space="preserve">- RRB M03 RCS Rules &amp; Procedures </w:t>
      </w:r>
      <w:r>
        <w:t xml:space="preserve">(1DOC No – </w:t>
      </w:r>
      <w:r w:rsidRPr="003F3CBC">
        <w:t>0119116</w:t>
      </w:r>
      <w:r>
        <w:t>)</w:t>
      </w:r>
    </w:p>
    <w:p w14:paraId="2F34BD0C" w14:textId="31E57FF6" w:rsidR="008F7F2E" w:rsidRDefault="00B142EC" w:rsidP="00DD5234">
      <w:r>
        <w:t>BHP Billiton Iron Ore Rail Rule Book</w:t>
      </w:r>
      <w:r w:rsidRPr="003F3CBC">
        <w:t xml:space="preserve"> -</w:t>
      </w:r>
      <w:r w:rsidR="008F7F2E" w:rsidRPr="003F3CBC">
        <w:t xml:space="preserve"> RRB M16 Radio Rules &amp; Procedures (</w:t>
      </w:r>
      <w:r>
        <w:t xml:space="preserve">1DOC </w:t>
      </w:r>
      <w:r w:rsidR="001B5E99">
        <w:t>–</w:t>
      </w:r>
      <w:r>
        <w:t xml:space="preserve"> </w:t>
      </w:r>
      <w:r w:rsidRPr="003F3CBC">
        <w:t>0119129</w:t>
      </w:r>
      <w:bookmarkEnd w:id="144"/>
      <w:r w:rsidR="00E16380">
        <w:t>)</w:t>
      </w:r>
    </w:p>
    <w:p w14:paraId="15454B15" w14:textId="77777777" w:rsidR="008F7F2E" w:rsidRDefault="008F7F2E" w:rsidP="00580264">
      <w:pPr>
        <w:pStyle w:val="Heading1"/>
        <w:numPr>
          <w:ilvl w:val="0"/>
          <w:numId w:val="10"/>
        </w:numPr>
      </w:pPr>
      <w:bookmarkStart w:id="145" w:name="_Toc413163163"/>
      <w:r>
        <w:t>Introduction</w:t>
      </w:r>
      <w:bookmarkEnd w:id="145"/>
      <w:r>
        <w:t xml:space="preserve"> </w:t>
      </w:r>
    </w:p>
    <w:p w14:paraId="1E5E1051" w14:textId="77777777" w:rsidR="00143073" w:rsidRPr="00143073" w:rsidRDefault="00143073" w:rsidP="00143073">
      <w:r w:rsidRPr="00143073">
        <w:t>The existing low level bridg</w:t>
      </w:r>
      <w:r>
        <w:t xml:space="preserve">e at 291km on the BHP Billiton </w:t>
      </w:r>
      <w:r w:rsidRPr="00143073">
        <w:t>Rail Operations Newman Mail Line is approaching the end of its designed fatigue life and is to be replaced with a new structure</w:t>
      </w:r>
      <w:r w:rsidR="00D36194">
        <w:t>.</w:t>
      </w:r>
      <w:r w:rsidRPr="00143073">
        <w:t xml:space="preserve"> To facilitate ongoing operational requirements, a new culvert structure is being constructed adjacent to the existing </w:t>
      </w:r>
      <w:r>
        <w:t xml:space="preserve">rail </w:t>
      </w:r>
      <w:r w:rsidRPr="00143073">
        <w:t>bridge</w:t>
      </w:r>
      <w:r>
        <w:t>.</w:t>
      </w:r>
    </w:p>
    <w:p w14:paraId="19A4A2EF" w14:textId="77777777" w:rsidR="007931BA" w:rsidRDefault="007931BA">
      <w:pPr>
        <w:spacing w:before="0" w:after="160" w:line="259" w:lineRule="auto"/>
        <w:ind w:left="0"/>
        <w:rPr>
          <w:rFonts w:eastAsiaTheme="majorEastAsia"/>
          <w:b/>
          <w:color w:val="406276"/>
          <w:sz w:val="28"/>
          <w:szCs w:val="32"/>
        </w:rPr>
      </w:pPr>
      <w:r>
        <w:br w:type="page"/>
      </w:r>
    </w:p>
    <w:p w14:paraId="5C0B6471" w14:textId="77777777" w:rsidR="008F7F2E" w:rsidRDefault="008F7F2E" w:rsidP="00580264">
      <w:pPr>
        <w:pStyle w:val="Heading1"/>
        <w:numPr>
          <w:ilvl w:val="0"/>
          <w:numId w:val="10"/>
        </w:numPr>
      </w:pPr>
      <w:bookmarkStart w:id="146" w:name="_Toc413163164"/>
      <w:r>
        <w:lastRenderedPageBreak/>
        <w:t xml:space="preserve">Rail Construction Zone </w:t>
      </w:r>
      <w:r w:rsidR="00B142EC">
        <w:t xml:space="preserve">Interfacing with </w:t>
      </w:r>
      <w:r>
        <w:t>BHP Billiton Rail Network</w:t>
      </w:r>
      <w:bookmarkEnd w:id="146"/>
    </w:p>
    <w:p w14:paraId="3C19370A" w14:textId="77777777" w:rsidR="008F7F2E" w:rsidRPr="00347EA8" w:rsidRDefault="008F7F2E" w:rsidP="00580264">
      <w:pPr>
        <w:pStyle w:val="Heading2"/>
        <w:numPr>
          <w:ilvl w:val="1"/>
          <w:numId w:val="10"/>
        </w:numPr>
      </w:pPr>
      <w:bookmarkStart w:id="147" w:name="_Toc413163165"/>
      <w:r w:rsidRPr="00347EA8">
        <w:t>Rail Construction Zone</w:t>
      </w:r>
      <w:bookmarkEnd w:id="147"/>
      <w:r w:rsidRPr="00347EA8">
        <w:t xml:space="preserve"> </w:t>
      </w:r>
    </w:p>
    <w:p w14:paraId="2E615B5E" w14:textId="77777777" w:rsidR="008F7F2E" w:rsidRPr="002A690A" w:rsidRDefault="008F7F2E" w:rsidP="00DD5234">
      <w:r w:rsidRPr="002A690A">
        <w:t xml:space="preserve">The rail construction zone incorporates the area beyond three metres from the closest rail of </w:t>
      </w:r>
      <w:r w:rsidR="00B142EC">
        <w:t>BHP Billiton</w:t>
      </w:r>
      <w:r w:rsidRPr="002A690A">
        <w:t xml:space="preserve"> Rail </w:t>
      </w:r>
      <w:r w:rsidR="00B142EC">
        <w:t>n</w:t>
      </w:r>
      <w:r w:rsidRPr="002A690A">
        <w:t xml:space="preserve">etwork or as defined by barricading within three metres but outside two metres from the nearest rail of the </w:t>
      </w:r>
      <w:r w:rsidR="00B142EC">
        <w:t>BHP Billiton</w:t>
      </w:r>
      <w:r w:rsidRPr="002A690A">
        <w:t xml:space="preserve"> Rail network. </w:t>
      </w:r>
    </w:p>
    <w:p w14:paraId="67FAEBBB" w14:textId="77777777" w:rsidR="008F7F2E" w:rsidRPr="002A690A" w:rsidRDefault="008F7F2E" w:rsidP="00DD5234">
      <w:r w:rsidRPr="002A690A">
        <w:t>The rail construction zone will be located between the 290.287km to 291.347km on the eastern side of the BHP Billiton Rail Network</w:t>
      </w:r>
      <w:r w:rsidR="00B142EC">
        <w:t xml:space="preserve"> on the Newman mainline</w:t>
      </w:r>
      <w:r w:rsidRPr="002A690A">
        <w:t>.</w:t>
      </w:r>
    </w:p>
    <w:p w14:paraId="203242D2" w14:textId="77777777" w:rsidR="008F7F2E" w:rsidRPr="002A690A" w:rsidRDefault="008F7F2E" w:rsidP="00DD5234">
      <w:r w:rsidRPr="002A690A">
        <w:t>Work within the rail construction zone includes but is not limited to:</w:t>
      </w:r>
    </w:p>
    <w:p w14:paraId="433A3C9E" w14:textId="2F2D0B3B" w:rsidR="008F7F2E" w:rsidRPr="00B142EC" w:rsidRDefault="001B5E99" w:rsidP="00B142EC">
      <w:pPr>
        <w:pStyle w:val="ListParagraph"/>
        <w:numPr>
          <w:ilvl w:val="0"/>
          <w:numId w:val="1"/>
        </w:numPr>
        <w:spacing w:before="60"/>
        <w:ind w:left="1701" w:hanging="357"/>
        <w:rPr>
          <w:rStyle w:val="Strong"/>
        </w:rPr>
      </w:pPr>
      <w:r>
        <w:rPr>
          <w:rStyle w:val="Strong"/>
        </w:rPr>
        <w:t>f</w:t>
      </w:r>
      <w:r w:rsidR="003D4895" w:rsidRPr="00B142EC">
        <w:rPr>
          <w:rStyle w:val="Strong"/>
        </w:rPr>
        <w:t>ormation earthworks including blasting;</w:t>
      </w:r>
    </w:p>
    <w:p w14:paraId="2C345A6F" w14:textId="2AC99E75" w:rsidR="008F7F2E" w:rsidRPr="00B142EC" w:rsidRDefault="001B5E99" w:rsidP="00B142EC">
      <w:pPr>
        <w:pStyle w:val="ListParagraph"/>
        <w:numPr>
          <w:ilvl w:val="0"/>
          <w:numId w:val="1"/>
        </w:numPr>
        <w:spacing w:before="60"/>
        <w:ind w:left="1701" w:hanging="357"/>
        <w:rPr>
          <w:rStyle w:val="Strong"/>
        </w:rPr>
      </w:pPr>
      <w:r>
        <w:rPr>
          <w:rStyle w:val="Strong"/>
        </w:rPr>
        <w:t>b</w:t>
      </w:r>
      <w:r w:rsidR="003D4895" w:rsidRPr="00B142EC">
        <w:rPr>
          <w:rStyle w:val="Strong"/>
        </w:rPr>
        <w:t>ridge works;</w:t>
      </w:r>
    </w:p>
    <w:p w14:paraId="6F7E106A" w14:textId="487DCDDA" w:rsidR="008F7F2E" w:rsidRDefault="001B5E99" w:rsidP="00B142EC">
      <w:pPr>
        <w:pStyle w:val="ListParagraph"/>
        <w:numPr>
          <w:ilvl w:val="0"/>
          <w:numId w:val="1"/>
        </w:numPr>
        <w:spacing w:before="60"/>
        <w:ind w:left="1701" w:hanging="357"/>
        <w:rPr>
          <w:ins w:id="148" w:author="Paul Reade" w:date="2015-03-03T16:04:00Z"/>
          <w:rStyle w:val="Strong"/>
        </w:rPr>
      </w:pPr>
      <w:r>
        <w:rPr>
          <w:rStyle w:val="Strong"/>
        </w:rPr>
        <w:t>t</w:t>
      </w:r>
      <w:r w:rsidR="003D4895" w:rsidRPr="00B142EC">
        <w:rPr>
          <w:rStyle w:val="Strong"/>
        </w:rPr>
        <w:t>rack construction;</w:t>
      </w:r>
    </w:p>
    <w:p w14:paraId="0EF2CDA8" w14:textId="7C3913B3" w:rsidR="00D4188A" w:rsidRPr="00B142EC" w:rsidRDefault="00D4188A" w:rsidP="00B142EC">
      <w:pPr>
        <w:pStyle w:val="ListParagraph"/>
        <w:numPr>
          <w:ilvl w:val="0"/>
          <w:numId w:val="1"/>
        </w:numPr>
        <w:spacing w:before="60"/>
        <w:ind w:left="1701" w:hanging="357"/>
        <w:rPr>
          <w:rStyle w:val="Strong"/>
        </w:rPr>
      </w:pPr>
      <w:ins w:id="149" w:author="Paul Reade" w:date="2015-03-03T16:05:00Z">
        <w:r>
          <w:rPr>
            <w:rStyle w:val="Strong"/>
          </w:rPr>
          <w:t>Lifting activities;</w:t>
        </w:r>
      </w:ins>
    </w:p>
    <w:p w14:paraId="5248A645" w14:textId="160599E7" w:rsidR="008F7F2E" w:rsidRPr="00B142EC" w:rsidRDefault="001B5E99" w:rsidP="00B142EC">
      <w:pPr>
        <w:pStyle w:val="ListParagraph"/>
        <w:numPr>
          <w:ilvl w:val="0"/>
          <w:numId w:val="1"/>
        </w:numPr>
        <w:spacing w:before="60"/>
        <w:ind w:left="1701" w:hanging="357"/>
        <w:rPr>
          <w:rStyle w:val="Strong"/>
        </w:rPr>
      </w:pPr>
      <w:r>
        <w:rPr>
          <w:rStyle w:val="Strong"/>
        </w:rPr>
        <w:t>t</w:t>
      </w:r>
      <w:r w:rsidR="003D4895" w:rsidRPr="00B142EC">
        <w:rPr>
          <w:rStyle w:val="Strong"/>
        </w:rPr>
        <w:t>rack maintenance machine (</w:t>
      </w:r>
      <w:r>
        <w:rPr>
          <w:rStyle w:val="Strong"/>
        </w:rPr>
        <w:t>TMM</w:t>
      </w:r>
      <w:r w:rsidR="003D4895" w:rsidRPr="00B142EC">
        <w:rPr>
          <w:rStyle w:val="Strong"/>
        </w:rPr>
        <w:t xml:space="preserve">) </w:t>
      </w:r>
      <w:r w:rsidR="008F7F2E" w:rsidRPr="00B142EC">
        <w:rPr>
          <w:rStyle w:val="Strong"/>
        </w:rPr>
        <w:t>movements</w:t>
      </w:r>
      <w:r w:rsidR="0077350A">
        <w:rPr>
          <w:rStyle w:val="Strong"/>
        </w:rPr>
        <w:t>;</w:t>
      </w:r>
      <w:r w:rsidR="008F7F2E" w:rsidRPr="00B142EC">
        <w:rPr>
          <w:rStyle w:val="Strong"/>
        </w:rPr>
        <w:t xml:space="preserve"> and</w:t>
      </w:r>
    </w:p>
    <w:p w14:paraId="481F9755" w14:textId="5CBCE0BE" w:rsidR="008F7F2E" w:rsidRPr="00B142EC" w:rsidRDefault="001B5E99" w:rsidP="00B142EC">
      <w:pPr>
        <w:pStyle w:val="ListParagraph"/>
        <w:numPr>
          <w:ilvl w:val="0"/>
          <w:numId w:val="1"/>
        </w:numPr>
        <w:spacing w:before="60"/>
        <w:ind w:left="1701" w:hanging="357"/>
        <w:rPr>
          <w:rStyle w:val="Strong"/>
        </w:rPr>
      </w:pPr>
      <w:proofErr w:type="gramStart"/>
      <w:r>
        <w:rPr>
          <w:rStyle w:val="Strong"/>
        </w:rPr>
        <w:t>c</w:t>
      </w:r>
      <w:r w:rsidR="003D4895" w:rsidRPr="00B142EC">
        <w:rPr>
          <w:rStyle w:val="Strong"/>
        </w:rPr>
        <w:t>ommissioning</w:t>
      </w:r>
      <w:proofErr w:type="gramEnd"/>
      <w:r w:rsidR="003D4895" w:rsidRPr="00B142EC">
        <w:rPr>
          <w:rStyle w:val="Strong"/>
        </w:rPr>
        <w:t xml:space="preserve"> </w:t>
      </w:r>
      <w:r w:rsidR="008F7F2E" w:rsidRPr="00B142EC">
        <w:rPr>
          <w:rStyle w:val="Strong"/>
        </w:rPr>
        <w:t>activities.</w:t>
      </w:r>
    </w:p>
    <w:p w14:paraId="7EFD71CA" w14:textId="77777777" w:rsidR="00347EA8" w:rsidRDefault="00347EA8" w:rsidP="00580264">
      <w:pPr>
        <w:pStyle w:val="Heading1"/>
        <w:numPr>
          <w:ilvl w:val="0"/>
          <w:numId w:val="10"/>
        </w:numPr>
      </w:pPr>
      <w:bookmarkStart w:id="150" w:name="_Toc413163166"/>
      <w:r>
        <w:t xml:space="preserve">Safeworking </w:t>
      </w:r>
      <w:r w:rsidR="007931BA">
        <w:t>Requirements</w:t>
      </w:r>
      <w:bookmarkEnd w:id="150"/>
    </w:p>
    <w:p w14:paraId="5C035163" w14:textId="77777777" w:rsidR="00DD5234" w:rsidRPr="00B53460" w:rsidRDefault="00DD5234" w:rsidP="00580264">
      <w:pPr>
        <w:pStyle w:val="Heading2"/>
        <w:numPr>
          <w:ilvl w:val="1"/>
          <w:numId w:val="10"/>
        </w:numPr>
      </w:pPr>
      <w:bookmarkStart w:id="151" w:name="_Toc413163167"/>
      <w:r w:rsidRPr="00B53460">
        <w:t>Track Access</w:t>
      </w:r>
      <w:bookmarkEnd w:id="151"/>
    </w:p>
    <w:p w14:paraId="06561850" w14:textId="77777777" w:rsidR="00DD5234" w:rsidRDefault="00DD5234" w:rsidP="00DD5234">
      <w:pPr>
        <w:rPr>
          <w:ins w:id="152" w:author="Paul Reade" w:date="2015-03-04T08:44:00Z"/>
        </w:rPr>
      </w:pPr>
      <w:r w:rsidRPr="00DD5234">
        <w:t>All persons that require access to the BHP</w:t>
      </w:r>
      <w:r w:rsidR="000C699B">
        <w:t xml:space="preserve"> </w:t>
      </w:r>
      <w:r w:rsidRPr="00DD5234">
        <w:t>B</w:t>
      </w:r>
      <w:r w:rsidR="000C699B">
        <w:t xml:space="preserve">illiton </w:t>
      </w:r>
      <w:r w:rsidRPr="00DD5234">
        <w:t xml:space="preserve">Rail </w:t>
      </w:r>
      <w:r w:rsidR="00FB6FBF">
        <w:t>N</w:t>
      </w:r>
      <w:r w:rsidRPr="00DD5234">
        <w:t xml:space="preserve">etwork during </w:t>
      </w:r>
      <w:r w:rsidR="000C699B">
        <w:t>construction w</w:t>
      </w:r>
      <w:r w:rsidRPr="00DD5234">
        <w:t>orks must have completed the BHP</w:t>
      </w:r>
      <w:r w:rsidR="000C699B">
        <w:t xml:space="preserve"> </w:t>
      </w:r>
      <w:r w:rsidRPr="00DD5234">
        <w:t>B</w:t>
      </w:r>
      <w:r w:rsidR="000C699B">
        <w:t xml:space="preserve">illiton </w:t>
      </w:r>
      <w:r w:rsidRPr="00DD5234">
        <w:t>Rail Operations Induction, Restricted Track Access and work under the direction of a BHP</w:t>
      </w:r>
      <w:r w:rsidR="000C699B">
        <w:t xml:space="preserve"> </w:t>
      </w:r>
      <w:r w:rsidRPr="00DD5234">
        <w:t>B</w:t>
      </w:r>
      <w:r w:rsidR="000C699B">
        <w:t xml:space="preserve">illiton </w:t>
      </w:r>
      <w:r w:rsidRPr="00DD5234">
        <w:t>approved Track Protection Officer (TPO).</w:t>
      </w:r>
    </w:p>
    <w:p w14:paraId="4F82EBA8" w14:textId="38E631E7" w:rsidR="00E20972" w:rsidRPr="00DD5234" w:rsidRDefault="00E20972" w:rsidP="00DD5234">
      <w:pPr>
        <w:pStyle w:val="Heading3"/>
        <w:numPr>
          <w:ilvl w:val="2"/>
          <w:numId w:val="10"/>
        </w:numPr>
        <w:pPrChange w:id="153" w:author="Paul Reade" w:date="2015-03-04T08:44:00Z">
          <w:pPr/>
        </w:pPrChange>
      </w:pPr>
      <w:ins w:id="154" w:author="Paul Reade" w:date="2015-03-04T08:44:00Z">
        <w:r w:rsidRPr="00E20972">
          <w:rPr>
            <w:rPrChange w:id="155" w:author="Paul Reade" w:date="2015-03-04T08:44:00Z">
              <w:rPr>
                <w:b/>
              </w:rPr>
            </w:rPrChange>
          </w:rPr>
          <w:t>A</w:t>
        </w:r>
        <w:r>
          <w:rPr>
            <w:rPrChange w:id="156" w:author="Paul Reade" w:date="2015-03-04T08:44:00Z">
              <w:rPr/>
            </w:rPrChange>
          </w:rPr>
          <w:t xml:space="preserve">djacent </w:t>
        </w:r>
      </w:ins>
      <w:ins w:id="157" w:author="Paul Reade" w:date="2015-03-04T08:47:00Z">
        <w:r>
          <w:t>L</w:t>
        </w:r>
      </w:ins>
      <w:ins w:id="158" w:author="Paul Reade" w:date="2015-03-04T08:44:00Z">
        <w:r>
          <w:rPr>
            <w:rPrChange w:id="159" w:author="Paul Reade" w:date="2015-03-04T08:44:00Z">
              <w:rPr/>
            </w:rPrChange>
          </w:rPr>
          <w:t xml:space="preserve">ine </w:t>
        </w:r>
      </w:ins>
      <w:ins w:id="160" w:author="Paul Reade" w:date="2015-03-04T08:47:00Z">
        <w:r>
          <w:t>P</w:t>
        </w:r>
      </w:ins>
      <w:bookmarkStart w:id="161" w:name="_GoBack"/>
      <w:bookmarkEnd w:id="161"/>
      <w:ins w:id="162" w:author="Paul Reade" w:date="2015-03-04T08:44:00Z">
        <w:r w:rsidRPr="00E20972">
          <w:rPr>
            <w:rPrChange w:id="163" w:author="Paul Reade" w:date="2015-03-04T08:44:00Z">
              <w:rPr>
                <w:b/>
              </w:rPr>
            </w:rPrChange>
          </w:rPr>
          <w:t>rotection</w:t>
        </w:r>
      </w:ins>
    </w:p>
    <w:p w14:paraId="2FEF6445" w14:textId="0C6432A6" w:rsidR="00DD5234" w:rsidRPr="000C699B" w:rsidRDefault="00DD5234" w:rsidP="00DD5234">
      <w:r w:rsidRPr="000C699B">
        <w:t>Prior to commencing work in the rail construction zone, if the worksite is less than three metres but greater than two metres from the closest rail of BHP</w:t>
      </w:r>
      <w:r w:rsidR="000C699B" w:rsidRPr="000C699B">
        <w:t xml:space="preserve"> Billiton R</w:t>
      </w:r>
      <w:r w:rsidRPr="000C699B">
        <w:t xml:space="preserve">ail </w:t>
      </w:r>
      <w:r w:rsidR="000C699B" w:rsidRPr="000C699B">
        <w:t>n</w:t>
      </w:r>
      <w:r w:rsidRPr="000C699B">
        <w:t xml:space="preserve">etwork, hard barricading for high risk worksites </w:t>
      </w:r>
      <w:r w:rsidR="0042304D">
        <w:t xml:space="preserve">(workers and machinery) </w:t>
      </w:r>
      <w:r w:rsidRPr="000C699B">
        <w:t xml:space="preserve">and soft barricading for low risk worksites </w:t>
      </w:r>
      <w:r w:rsidR="0042304D">
        <w:t xml:space="preserve">(machinery only) </w:t>
      </w:r>
      <w:r w:rsidRPr="000C699B">
        <w:t>shall be installed.</w:t>
      </w:r>
    </w:p>
    <w:p w14:paraId="0DE66F2E" w14:textId="77777777" w:rsidR="00DD5234" w:rsidRPr="000C699B" w:rsidRDefault="00DD5234" w:rsidP="00DD5234">
      <w:r w:rsidRPr="000C699B">
        <w:t>Where there is no barricading and the worksite is within three metres of the closest rail of BHP</w:t>
      </w:r>
      <w:r w:rsidR="000C699B" w:rsidRPr="000C699B">
        <w:t xml:space="preserve"> </w:t>
      </w:r>
      <w:r w:rsidRPr="000C699B">
        <w:t>B</w:t>
      </w:r>
      <w:r w:rsidR="000C699B" w:rsidRPr="000C699B">
        <w:t xml:space="preserve">illiton </w:t>
      </w:r>
      <w:r w:rsidRPr="000C699B">
        <w:t xml:space="preserve">Rail </w:t>
      </w:r>
      <w:r w:rsidR="000C699B" w:rsidRPr="000C699B">
        <w:t>n</w:t>
      </w:r>
      <w:r w:rsidRPr="000C699B">
        <w:t xml:space="preserve">etwork, than an appropriate level of track protection as set out in </w:t>
      </w:r>
      <w:r w:rsidR="000C699B" w:rsidRPr="000C699B">
        <w:t>BHP Billiton Iron Ore Rail Rule Book - RRB M02 Trackside Safety Rules &amp; Procedures</w:t>
      </w:r>
      <w:r w:rsidRPr="000C699B">
        <w:t xml:space="preserve"> shall be implemented.</w:t>
      </w:r>
    </w:p>
    <w:p w14:paraId="5C43EF75" w14:textId="77777777" w:rsidR="007931BA" w:rsidRDefault="007931BA">
      <w:pPr>
        <w:spacing w:before="0" w:after="160" w:line="259" w:lineRule="auto"/>
        <w:ind w:left="0"/>
        <w:rPr>
          <w:rFonts w:eastAsiaTheme="majorEastAsia"/>
          <w:b/>
          <w:color w:val="406276"/>
          <w:sz w:val="24"/>
          <w:szCs w:val="32"/>
        </w:rPr>
      </w:pPr>
      <w:r>
        <w:br w:type="page"/>
      </w:r>
    </w:p>
    <w:p w14:paraId="35463ABD" w14:textId="77777777" w:rsidR="008F7F2E" w:rsidRDefault="000C699B" w:rsidP="00580264">
      <w:pPr>
        <w:pStyle w:val="Heading2"/>
        <w:numPr>
          <w:ilvl w:val="1"/>
          <w:numId w:val="10"/>
        </w:numPr>
      </w:pPr>
      <w:bookmarkStart w:id="164" w:name="_Toc413163168"/>
      <w:r>
        <w:lastRenderedPageBreak/>
        <w:t>Separation of Workgroups</w:t>
      </w:r>
      <w:bookmarkEnd w:id="164"/>
    </w:p>
    <w:p w14:paraId="62483954" w14:textId="77777777" w:rsidR="000C699B" w:rsidRDefault="000C699B" w:rsidP="0065521C">
      <w:r>
        <w:t xml:space="preserve">Where workgroups are working independently to other workgroups and / or rail vehicles within the limits of the rail construction zone, a minimum separation distance </w:t>
      </w:r>
      <w:r w:rsidRPr="0042304D">
        <w:t>of 50 metres shall</w:t>
      </w:r>
      <w:r>
        <w:t xml:space="preserve"> be maintained between the workgroups and / or the rail vehicle. The separation distance shall be defined by either a red flag or Stop board. </w:t>
      </w:r>
    </w:p>
    <w:p w14:paraId="3F3794EB" w14:textId="055C19A0" w:rsidR="000C699B" w:rsidRDefault="000C699B" w:rsidP="0065521C">
      <w:r>
        <w:t xml:space="preserve">The red flag or Stop board may only be removed </w:t>
      </w:r>
      <w:r w:rsidR="0065521C">
        <w:t>for the passage of rail vehicles on the authority of the applicable</w:t>
      </w:r>
      <w:r w:rsidR="001B5E99">
        <w:t xml:space="preserve"> TPO.</w:t>
      </w:r>
    </w:p>
    <w:p w14:paraId="5258D61C" w14:textId="77777777" w:rsidR="0065521C" w:rsidRDefault="0065521C" w:rsidP="00580264">
      <w:pPr>
        <w:pStyle w:val="Heading1"/>
        <w:numPr>
          <w:ilvl w:val="0"/>
          <w:numId w:val="10"/>
        </w:numPr>
      </w:pPr>
      <w:bookmarkStart w:id="165" w:name="_Toc413163169"/>
      <w:r>
        <w:t>Rail Construction Track</w:t>
      </w:r>
      <w:bookmarkEnd w:id="165"/>
      <w:r>
        <w:t xml:space="preserve"> </w:t>
      </w:r>
    </w:p>
    <w:p w14:paraId="351AC8BD" w14:textId="77777777" w:rsidR="0065521C" w:rsidRDefault="0065521C" w:rsidP="00580264">
      <w:pPr>
        <w:pStyle w:val="Heading2"/>
        <w:numPr>
          <w:ilvl w:val="1"/>
          <w:numId w:val="10"/>
        </w:numPr>
      </w:pPr>
      <w:bookmarkStart w:id="166" w:name="_Toc413163170"/>
      <w:r>
        <w:t>Protection of Rail Construction Track</w:t>
      </w:r>
      <w:bookmarkEnd w:id="166"/>
      <w:r>
        <w:t xml:space="preserve"> </w:t>
      </w:r>
    </w:p>
    <w:p w14:paraId="7B5F367A" w14:textId="34B5BBCE" w:rsidR="00AA0B15" w:rsidRDefault="00AA0B15" w:rsidP="0065521C">
      <w:pPr>
        <w:rPr>
          <w:ins w:id="167" w:author="Paul Reade" w:date="2015-03-03T15:39:00Z"/>
        </w:rPr>
      </w:pPr>
      <w:ins w:id="168" w:author="Paul Reade" w:date="2015-03-03T15:34:00Z">
        <w:r>
          <w:t xml:space="preserve">The construction track </w:t>
        </w:r>
      </w:ins>
      <w:ins w:id="169" w:author="Paul Reade" w:date="2015-03-03T15:37:00Z">
        <w:r>
          <w:t>(~750m</w:t>
        </w:r>
      </w:ins>
      <w:ins w:id="170" w:author="Paul Reade" w:date="2015-03-03T16:06:00Z">
        <w:r w:rsidR="00D4188A">
          <w:t xml:space="preserve"> in length</w:t>
        </w:r>
      </w:ins>
      <w:ins w:id="171" w:author="Paul Reade" w:date="2015-03-03T15:37:00Z">
        <w:r>
          <w:t xml:space="preserve">) </w:t>
        </w:r>
      </w:ins>
      <w:ins w:id="172" w:author="Paul Reade" w:date="2015-03-03T15:34:00Z">
        <w:r>
          <w:t xml:space="preserve">will not be connected to the </w:t>
        </w:r>
        <w:r w:rsidRPr="00873540">
          <w:t>BHP</w:t>
        </w:r>
        <w:r>
          <w:t xml:space="preserve"> Billiton R</w:t>
        </w:r>
        <w:r w:rsidRPr="00873540">
          <w:t xml:space="preserve">ail </w:t>
        </w:r>
        <w:r>
          <w:t>N</w:t>
        </w:r>
        <w:r w:rsidRPr="00873540">
          <w:t xml:space="preserve">etwork </w:t>
        </w:r>
      </w:ins>
      <w:ins w:id="173" w:author="Paul Reade" w:date="2015-03-03T15:38:00Z">
        <w:r>
          <w:t xml:space="preserve">for the </w:t>
        </w:r>
      </w:ins>
      <w:ins w:id="174" w:author="Paul Reade" w:date="2015-03-03T15:34:00Z">
        <w:r>
          <w:t>dur</w:t>
        </w:r>
      </w:ins>
      <w:ins w:id="175" w:author="Paul Reade" w:date="2015-03-03T15:39:00Z">
        <w:r>
          <w:t xml:space="preserve">ation of </w:t>
        </w:r>
      </w:ins>
      <w:ins w:id="176" w:author="Paul Reade" w:date="2015-03-03T15:34:00Z">
        <w:r>
          <w:t>construction</w:t>
        </w:r>
      </w:ins>
      <w:ins w:id="177" w:author="Paul Reade" w:date="2015-03-03T15:36:00Z">
        <w:r>
          <w:t xml:space="preserve"> and </w:t>
        </w:r>
      </w:ins>
      <w:ins w:id="178" w:author="Paul Reade" w:date="2015-03-03T15:34:00Z">
        <w:r>
          <w:t xml:space="preserve">will be </w:t>
        </w:r>
      </w:ins>
      <w:ins w:id="179" w:author="Paul Reade" w:date="2015-03-03T15:39:00Z">
        <w:r>
          <w:t xml:space="preserve">constructed </w:t>
        </w:r>
      </w:ins>
      <w:ins w:id="180" w:author="Paul Reade" w:date="2015-03-03T15:37:00Z">
        <w:r>
          <w:t>independent</w:t>
        </w:r>
      </w:ins>
      <w:ins w:id="181" w:author="Paul Reade" w:date="2015-03-03T15:34:00Z">
        <w:r>
          <w:t xml:space="preserve"> of the mainline. </w:t>
        </w:r>
      </w:ins>
      <w:ins w:id="182" w:author="Paul Reade" w:date="2015-03-03T15:40:00Z">
        <w:r>
          <w:t xml:space="preserve">The construction track is located </w:t>
        </w:r>
      </w:ins>
      <w:ins w:id="183" w:author="Paul Reade" w:date="2015-03-03T15:41:00Z">
        <w:r>
          <w:t>approximately</w:t>
        </w:r>
      </w:ins>
      <w:ins w:id="184" w:author="Paul Reade" w:date="2015-03-03T15:40:00Z">
        <w:r>
          <w:t xml:space="preserve"> </w:t>
        </w:r>
      </w:ins>
      <w:ins w:id="185" w:author="Paul Reade" w:date="2015-03-03T15:41:00Z">
        <w:r>
          <w:t>3.6m – 7.</w:t>
        </w:r>
        <w:r w:rsidR="00AA10E8">
          <w:t>6m away from the mainline (</w:t>
        </w:r>
      </w:ins>
      <w:ins w:id="186" w:author="Paul Reade" w:date="2015-03-03T15:56:00Z">
        <w:r w:rsidR="00AA10E8">
          <w:t>t</w:t>
        </w:r>
      </w:ins>
      <w:ins w:id="187" w:author="Paul Reade" w:date="2015-03-03T15:41:00Z">
        <w:r>
          <w:t>rack centre to track centre).</w:t>
        </w:r>
      </w:ins>
    </w:p>
    <w:p w14:paraId="0DF2A73D" w14:textId="5CCEF8DB" w:rsidR="00AA0B15" w:rsidRDefault="000E588A" w:rsidP="0065521C">
      <w:pPr>
        <w:rPr>
          <w:ins w:id="188" w:author="Paul Reade" w:date="2015-03-03T15:39:00Z"/>
        </w:rPr>
      </w:pPr>
      <w:ins w:id="189" w:author="Paul Reade" w:date="2015-03-03T16:16:00Z">
        <w:r>
          <w:t xml:space="preserve">TMM </w:t>
        </w:r>
      </w:ins>
      <w:ins w:id="190" w:author="Paul Reade" w:date="2015-03-03T15:35:00Z">
        <w:r w:rsidR="00AA0B15">
          <w:t>will be craned onto the construction track</w:t>
        </w:r>
      </w:ins>
      <w:ins w:id="191" w:author="Paul Reade" w:date="2015-03-03T15:37:00Z">
        <w:r w:rsidR="00AA0B15">
          <w:t xml:space="preserve"> to allow construction to occur.</w:t>
        </w:r>
      </w:ins>
      <w:ins w:id="192" w:author="Paul Reade" w:date="2015-03-03T15:35:00Z">
        <w:r w:rsidR="00AA0B15">
          <w:t xml:space="preserve"> </w:t>
        </w:r>
      </w:ins>
      <w:ins w:id="193" w:author="Paul Reade" w:date="2015-03-03T15:42:00Z">
        <w:r w:rsidR="00AA0B15" w:rsidRPr="00D4188A">
          <w:rPr>
            <w:color w:val="FF0000"/>
            <w:rPrChange w:id="194" w:author="Paul Reade" w:date="2015-03-03T16:11:00Z">
              <w:rPr/>
            </w:rPrChange>
          </w:rPr>
          <w:t>Temporary ballast piles</w:t>
        </w:r>
      </w:ins>
      <w:ins w:id="195" w:author="Paul Reade" w:date="2015-03-03T16:12:00Z">
        <w:r w:rsidR="00D4188A">
          <w:rPr>
            <w:color w:val="FF0000"/>
          </w:rPr>
          <w:t xml:space="preserve"> and a</w:t>
        </w:r>
      </w:ins>
      <w:ins w:id="196" w:author="Paul Reade" w:date="2015-03-03T15:43:00Z">
        <w:r w:rsidR="0089408F" w:rsidRPr="00D4188A">
          <w:rPr>
            <w:color w:val="FF0000"/>
            <w:rPrChange w:id="197" w:author="Paul Reade" w:date="2015-03-03T16:11:00Z">
              <w:rPr/>
            </w:rPrChange>
          </w:rPr>
          <w:t xml:space="preserve"> white </w:t>
        </w:r>
      </w:ins>
      <w:ins w:id="198" w:author="Paul Reade" w:date="2015-03-03T16:12:00Z">
        <w:r w:rsidR="00D4188A">
          <w:rPr>
            <w:color w:val="FF0000"/>
          </w:rPr>
          <w:t xml:space="preserve">timber </w:t>
        </w:r>
      </w:ins>
      <w:ins w:id="199" w:author="Paul Reade" w:date="2015-03-03T15:43:00Z">
        <w:r w:rsidR="0089408F" w:rsidRPr="00D4188A">
          <w:rPr>
            <w:color w:val="FF0000"/>
            <w:rPrChange w:id="200" w:author="Paul Reade" w:date="2015-03-03T16:11:00Z">
              <w:rPr/>
            </w:rPrChange>
          </w:rPr>
          <w:t xml:space="preserve">sleeper </w:t>
        </w:r>
      </w:ins>
      <w:ins w:id="201" w:author="Paul Reade" w:date="2015-03-03T16:12:00Z">
        <w:r w:rsidR="00D4188A">
          <w:rPr>
            <w:color w:val="FF0000"/>
          </w:rPr>
          <w:t xml:space="preserve">shall be installed </w:t>
        </w:r>
      </w:ins>
      <w:ins w:id="202" w:author="Paul Reade" w:date="2015-03-03T15:43:00Z">
        <w:r w:rsidR="00D4188A">
          <w:t xml:space="preserve">across </w:t>
        </w:r>
      </w:ins>
      <w:ins w:id="203" w:author="Paul Reade" w:date="2015-03-03T15:42:00Z">
        <w:r w:rsidR="00AA0B15">
          <w:t>each end of the construction track</w:t>
        </w:r>
      </w:ins>
      <w:ins w:id="204" w:author="Paul Reade" w:date="2015-03-03T16:10:00Z">
        <w:r w:rsidR="00D4188A">
          <w:t xml:space="preserve"> </w:t>
        </w:r>
      </w:ins>
      <w:ins w:id="205" w:author="Paul Reade" w:date="2015-03-03T16:13:00Z">
        <w:r w:rsidR="00D4188A">
          <w:t>to delineate the end of the construction track</w:t>
        </w:r>
      </w:ins>
      <w:ins w:id="206" w:author="Paul Reade" w:date="2015-03-03T16:16:00Z">
        <w:r>
          <w:t>.</w:t>
        </w:r>
      </w:ins>
    </w:p>
    <w:p w14:paraId="5F93C8F5" w14:textId="4DA8D2AF" w:rsidR="0065521C" w:rsidRPr="00873540" w:rsidDel="000E588A" w:rsidRDefault="00AA0B15" w:rsidP="0065521C">
      <w:pPr>
        <w:rPr>
          <w:del w:id="207" w:author="Paul Reade" w:date="2015-03-03T16:16:00Z"/>
        </w:rPr>
      </w:pPr>
      <w:ins w:id="208" w:author="Paul Reade" w:date="2015-03-03T15:35:00Z">
        <w:r>
          <w:t>The Construction track will be tied into the mainline during a 12hr mainline track shutdown (schedule for the 30</w:t>
        </w:r>
        <w:r w:rsidRPr="00AA0B15">
          <w:rPr>
            <w:vertAlign w:val="superscript"/>
            <w:rPrChange w:id="209" w:author="Paul Reade" w:date="2015-03-03T15:36:00Z">
              <w:rPr/>
            </w:rPrChange>
          </w:rPr>
          <w:t>th</w:t>
        </w:r>
        <w:r>
          <w:t xml:space="preserve"> </w:t>
        </w:r>
      </w:ins>
      <w:ins w:id="210" w:author="Paul Reade" w:date="2015-03-03T15:36:00Z">
        <w:r>
          <w:t xml:space="preserve">March 2015.) </w:t>
        </w:r>
      </w:ins>
      <w:ins w:id="211" w:author="Paul Reade" w:date="2015-03-03T15:55:00Z">
        <w:r w:rsidR="00AA10E8">
          <w:t xml:space="preserve">For the duration of crane activities and for the </w:t>
        </w:r>
      </w:ins>
      <w:ins w:id="212" w:author="Paul Reade" w:date="2015-03-03T15:56:00Z">
        <w:r w:rsidR="00AA10E8">
          <w:t>shutdown</w:t>
        </w:r>
      </w:ins>
      <w:ins w:id="213" w:author="Paul Reade" w:date="2015-03-03T15:55:00Z">
        <w:r w:rsidR="00AA10E8">
          <w:t xml:space="preserve"> to tie in the construction track </w:t>
        </w:r>
      </w:ins>
      <w:ins w:id="214" w:author="Paul Reade" w:date="2015-03-03T15:56:00Z">
        <w:r w:rsidR="00AA10E8">
          <w:t xml:space="preserve">the </w:t>
        </w:r>
      </w:ins>
      <w:ins w:id="215" w:author="Paul Reade" w:date="2015-03-03T15:55:00Z">
        <w:r w:rsidR="00AA10E8" w:rsidRPr="00AA10E8">
          <w:t>appropriate level of track protection as set out in BHP Billiton Iron Ore Rail Rule Book - RRB M02 Trackside Safety Rules &amp; Procedures shall be implemented.</w:t>
        </w:r>
      </w:ins>
      <w:del w:id="216" w:author="Paul Reade" w:date="2015-03-03T15:38:00Z">
        <w:r w:rsidR="0065521C" w:rsidRPr="00873540" w:rsidDel="00AA0B15">
          <w:delText>During construction</w:delText>
        </w:r>
        <w:r w:rsidR="00E22D28" w:rsidDel="00AA0B15">
          <w:delText>,</w:delText>
        </w:r>
        <w:r w:rsidR="0065521C" w:rsidRPr="00873540" w:rsidDel="00AA0B15">
          <w:delText xml:space="preserve"> all points giving access to the construction track from the BHP</w:delText>
        </w:r>
        <w:r w:rsidR="00221C21" w:rsidDel="00AA0B15">
          <w:delText xml:space="preserve"> Billiton R</w:delText>
        </w:r>
        <w:r w:rsidR="0065521C" w:rsidRPr="00873540" w:rsidDel="00AA0B15">
          <w:delText xml:space="preserve">ail </w:delText>
        </w:r>
        <w:r w:rsidR="00FB6FBF" w:rsidDel="00AA0B15">
          <w:delText>N</w:delText>
        </w:r>
        <w:r w:rsidR="0065521C" w:rsidRPr="00873540" w:rsidDel="00AA0B15">
          <w:delText xml:space="preserve">etwork shall be set, clamped and locked </w:delText>
        </w:r>
        <w:r w:rsidR="00221C21" w:rsidDel="00AA0B15">
          <w:delText xml:space="preserve">as </w:delText>
        </w:r>
        <w:r w:rsidR="0065521C" w:rsidRPr="00873540" w:rsidDel="00AA0B15">
          <w:delText xml:space="preserve">to restrict access to the construction track except for </w:delText>
        </w:r>
        <w:r w:rsidR="00221C21" w:rsidDel="00AA0B15">
          <w:delText xml:space="preserve">required </w:delText>
        </w:r>
        <w:r w:rsidR="0065521C" w:rsidRPr="00873540" w:rsidDel="00AA0B15">
          <w:delText>movement</w:delText>
        </w:r>
        <w:r w:rsidR="00221C21" w:rsidDel="00AA0B15">
          <w:delText>s</w:delText>
        </w:r>
        <w:r w:rsidR="0065521C" w:rsidRPr="00873540" w:rsidDel="00AA0B15">
          <w:delText xml:space="preserve"> of rail vehicles into and out of the construction track.</w:delText>
        </w:r>
      </w:del>
    </w:p>
    <w:p w14:paraId="43915817" w14:textId="33ADD1F6" w:rsidR="0065521C" w:rsidRPr="00873540" w:rsidDel="00AA0B15" w:rsidRDefault="0065521C" w:rsidP="0065521C">
      <w:pPr>
        <w:rPr>
          <w:del w:id="217" w:author="Paul Reade" w:date="2015-03-03T15:39:00Z"/>
        </w:rPr>
      </w:pPr>
      <w:del w:id="218" w:author="Paul Reade" w:date="2015-03-03T15:39:00Z">
        <w:r w:rsidRPr="00873540" w:rsidDel="00AA0B15">
          <w:delText>A lockable derailer which can be placed across the construction track is to be installed clear of the BHP</w:delText>
        </w:r>
        <w:r w:rsidR="00221C21" w:rsidDel="00AA0B15">
          <w:delText xml:space="preserve"> Billiton </w:delText>
        </w:r>
        <w:r w:rsidRPr="00873540" w:rsidDel="00AA0B15">
          <w:delText xml:space="preserve">mainline. The derailer shall be left in </w:delText>
        </w:r>
        <w:r w:rsidR="00221C21" w:rsidDel="00AA0B15">
          <w:delText>the active position (on-</w:delText>
        </w:r>
        <w:r w:rsidRPr="00873540" w:rsidDel="00AA0B15">
          <w:delText>track) at all times except for the movement of traffic into and out of the construction track, whether or not there are rail vehicles on the construction track.</w:delText>
        </w:r>
      </w:del>
    </w:p>
    <w:p w14:paraId="39ED3236" w14:textId="6C1FB26A" w:rsidR="0065521C" w:rsidRPr="00873540" w:rsidRDefault="0065521C" w:rsidP="0065521C">
      <w:del w:id="219" w:author="Paul Reade" w:date="2015-03-03T15:39:00Z">
        <w:r w:rsidRPr="00873540" w:rsidDel="00AA0B15">
          <w:delText xml:space="preserve">The TPO will hold the only key capable of opening the </w:delText>
        </w:r>
        <w:r w:rsidR="00B915A6" w:rsidDel="00AA0B15">
          <w:delText xml:space="preserve">construction track </w:delText>
        </w:r>
        <w:r w:rsidRPr="00873540" w:rsidDel="00AA0B15">
          <w:delText>points</w:delText>
        </w:r>
        <w:r w:rsidR="00FB6FBF" w:rsidDel="00AA0B15">
          <w:delText xml:space="preserve"> </w:delText>
        </w:r>
        <w:r w:rsidRPr="00873540" w:rsidDel="00AA0B15">
          <w:delText>clamps and lockable derailing device for the construction track</w:delText>
        </w:r>
      </w:del>
      <w:del w:id="220" w:author="Paul Reade" w:date="2015-03-03T16:16:00Z">
        <w:r w:rsidRPr="00873540" w:rsidDel="000E588A">
          <w:delText xml:space="preserve">. </w:delText>
        </w:r>
      </w:del>
    </w:p>
    <w:p w14:paraId="5BAC22DF" w14:textId="77777777" w:rsidR="0065521C" w:rsidRDefault="0065521C" w:rsidP="00580264">
      <w:pPr>
        <w:pStyle w:val="Heading1"/>
        <w:numPr>
          <w:ilvl w:val="0"/>
          <w:numId w:val="10"/>
        </w:numPr>
      </w:pPr>
      <w:bookmarkStart w:id="221" w:name="_Toc413163171"/>
      <w:r>
        <w:t>Rail Vehicle Movements</w:t>
      </w:r>
      <w:bookmarkEnd w:id="221"/>
      <w:r>
        <w:t xml:space="preserve"> </w:t>
      </w:r>
    </w:p>
    <w:p w14:paraId="75C2BC5F" w14:textId="77777777" w:rsidR="0065521C" w:rsidRDefault="0065521C" w:rsidP="00580264">
      <w:pPr>
        <w:pStyle w:val="Heading2"/>
        <w:numPr>
          <w:ilvl w:val="1"/>
          <w:numId w:val="10"/>
        </w:numPr>
      </w:pPr>
      <w:bookmarkStart w:id="222" w:name="_Toc413163172"/>
      <w:r w:rsidRPr="00B53460">
        <w:t>Entry and Exit from the Rail Construction Track</w:t>
      </w:r>
      <w:bookmarkEnd w:id="222"/>
    </w:p>
    <w:p w14:paraId="4AC16FEA" w14:textId="76EEAF9F" w:rsidR="00973D64" w:rsidRPr="00973D64" w:rsidRDefault="00973D64" w:rsidP="00580264">
      <w:pPr>
        <w:pStyle w:val="Heading3"/>
        <w:numPr>
          <w:ilvl w:val="2"/>
          <w:numId w:val="10"/>
        </w:numPr>
        <w:rPr>
          <w:b w:val="0"/>
        </w:rPr>
      </w:pPr>
      <w:r w:rsidRPr="00973D64">
        <w:rPr>
          <w:b w:val="0"/>
        </w:rPr>
        <w:t>Entry</w:t>
      </w:r>
      <w:ins w:id="223" w:author="Paul Reade" w:date="2015-03-03T16:00:00Z">
        <w:r w:rsidR="00AA10E8">
          <w:rPr>
            <w:b w:val="0"/>
          </w:rPr>
          <w:t xml:space="preserve"> / Exit</w:t>
        </w:r>
      </w:ins>
      <w:r w:rsidRPr="00973D64">
        <w:rPr>
          <w:b w:val="0"/>
        </w:rPr>
        <w:t xml:space="preserve"> into Construction Track </w:t>
      </w:r>
    </w:p>
    <w:p w14:paraId="79EF30F5" w14:textId="3EA29CD3" w:rsidR="0038258D" w:rsidRDefault="0089408F" w:rsidP="006533BC">
      <w:ins w:id="224" w:author="Paul Reade" w:date="2015-03-03T15:45:00Z">
        <w:r>
          <w:t xml:space="preserve">All </w:t>
        </w:r>
      </w:ins>
      <w:del w:id="225" w:author="Paul Reade" w:date="2015-03-03T15:45:00Z">
        <w:r w:rsidR="0038258D" w:rsidRPr="000F75A4" w:rsidDel="0089408F">
          <w:delText xml:space="preserve">When it is necessary for </w:delText>
        </w:r>
        <w:r w:rsidR="00B915A6" w:rsidDel="0089408F">
          <w:delText xml:space="preserve">a </w:delText>
        </w:r>
      </w:del>
      <w:r w:rsidR="00B915A6">
        <w:t>rail vehicle/s</w:t>
      </w:r>
      <w:ins w:id="226" w:author="Paul Reade" w:date="2015-03-03T15:45:00Z">
        <w:r>
          <w:t xml:space="preserve"> </w:t>
        </w:r>
      </w:ins>
      <w:ins w:id="227" w:author="Paul Reade" w:date="2015-03-03T16:24:00Z">
        <w:r w:rsidR="00D707B8">
          <w:t>/ TMM</w:t>
        </w:r>
      </w:ins>
      <w:ins w:id="228" w:author="Paul Reade" w:date="2015-03-03T15:45:00Z">
        <w:r>
          <w:t xml:space="preserve"> will be placed on to the construction track via crane or ramp (i.</w:t>
        </w:r>
      </w:ins>
      <w:ins w:id="229" w:author="Paul Reade" w:date="2015-03-03T15:46:00Z">
        <w:r>
          <w:t>e. Hi-rail excavator)</w:t>
        </w:r>
      </w:ins>
      <w:ins w:id="230" w:author="Paul Reade" w:date="2015-03-03T15:58:00Z">
        <w:r w:rsidR="00AA10E8">
          <w:t>. When rail mounted vehicles are required to travel on</w:t>
        </w:r>
      </w:ins>
      <w:ins w:id="231" w:author="Paul Reade" w:date="2015-03-03T15:59:00Z">
        <w:r w:rsidR="00AA10E8">
          <w:t xml:space="preserve"> the track </w:t>
        </w:r>
      </w:ins>
      <w:del w:id="232" w:author="Paul Reade" w:date="2015-03-03T15:59:00Z">
        <w:r w:rsidR="0038258D" w:rsidRPr="000F75A4" w:rsidDel="00AA10E8">
          <w:delText xml:space="preserve"> </w:delText>
        </w:r>
      </w:del>
      <w:del w:id="233" w:author="Paul Reade" w:date="2015-03-03T15:46:00Z">
        <w:r w:rsidR="0038258D" w:rsidRPr="000F75A4" w:rsidDel="0089408F">
          <w:delText xml:space="preserve">to </w:delText>
        </w:r>
        <w:r w:rsidR="00B915A6" w:rsidDel="0089408F">
          <w:delText xml:space="preserve">enter </w:delText>
        </w:r>
        <w:r w:rsidR="0038258D" w:rsidDel="0089408F">
          <w:delText>the construction track</w:delText>
        </w:r>
      </w:del>
      <w:del w:id="234" w:author="Paul Reade" w:date="2015-03-03T15:59:00Z">
        <w:r w:rsidR="00B915A6" w:rsidDel="00AA10E8">
          <w:delText>,</w:delText>
        </w:r>
        <w:r w:rsidR="0038258D" w:rsidDel="00AA10E8">
          <w:delText xml:space="preserve"> </w:delText>
        </w:r>
      </w:del>
      <w:r w:rsidR="0038258D">
        <w:t xml:space="preserve">the TPO shall ensure that all workgroups </w:t>
      </w:r>
      <w:r w:rsidR="00650AEE" w:rsidRPr="00DC4DF6">
        <w:t>have moved to a position of safety</w:t>
      </w:r>
      <w:ins w:id="235" w:author="Paul Reade" w:date="2015-03-03T16:16:00Z">
        <w:r w:rsidR="000E588A">
          <w:t>.</w:t>
        </w:r>
      </w:ins>
      <w:del w:id="236" w:author="Paul Reade" w:date="2015-03-03T16:16:00Z">
        <w:r w:rsidR="00650AEE" w:rsidRPr="00DC4DF6" w:rsidDel="000E588A">
          <w:delText xml:space="preserve"> </w:delText>
        </w:r>
      </w:del>
      <w:del w:id="237" w:author="Paul Reade" w:date="2015-03-03T15:59:00Z">
        <w:r w:rsidR="00650AEE" w:rsidRPr="00DC4DF6" w:rsidDel="00AA10E8">
          <w:delText xml:space="preserve">for the extent of the intended </w:delText>
        </w:r>
        <w:r w:rsidR="00650AEE" w:rsidDel="00AA10E8">
          <w:delText xml:space="preserve">rail vehicle </w:delText>
        </w:r>
        <w:r w:rsidR="00650AEE" w:rsidRPr="00DC4DF6" w:rsidDel="00AA10E8">
          <w:delText>movement</w:delText>
        </w:r>
        <w:r w:rsidR="006533BC" w:rsidDel="00AA10E8">
          <w:delText xml:space="preserve"> When ready to accept the rail vehicle</w:delText>
        </w:r>
        <w:r w:rsidR="00B915A6" w:rsidDel="00AA10E8">
          <w:delText>/s</w:delText>
        </w:r>
        <w:r w:rsidR="006533BC" w:rsidDel="00AA10E8">
          <w:delText xml:space="preserve">, the TPO shall request permission from the train controller to unlock and set the </w:delText>
        </w:r>
        <w:r w:rsidR="00B915A6" w:rsidDel="00AA10E8">
          <w:delText xml:space="preserve">construction track </w:delText>
        </w:r>
        <w:r w:rsidR="006533BC" w:rsidDel="00AA10E8">
          <w:delText xml:space="preserve">points and derailer for the proposed movement. </w:delText>
        </w:r>
      </w:del>
    </w:p>
    <w:p w14:paraId="683615BF" w14:textId="67FBAA0A" w:rsidR="00152932" w:rsidRDefault="00152932" w:rsidP="00152932">
      <w:r>
        <w:t xml:space="preserve">When the </w:t>
      </w:r>
      <w:del w:id="238" w:author="Paul Reade" w:date="2015-03-03T16:14:00Z">
        <w:r w:rsidDel="000E588A">
          <w:delText>rail vehicle/s</w:delText>
        </w:r>
      </w:del>
      <w:ins w:id="239" w:author="Paul Reade" w:date="2015-03-03T16:14:00Z">
        <w:r w:rsidR="000E588A">
          <w:t>TMM</w:t>
        </w:r>
      </w:ins>
      <w:r>
        <w:t xml:space="preserve"> </w:t>
      </w:r>
      <w:ins w:id="240" w:author="Paul Reade" w:date="2015-03-03T15:59:00Z">
        <w:r w:rsidR="00AA10E8">
          <w:t xml:space="preserve">will remain on the construction track until the track is tied into the </w:t>
        </w:r>
      </w:ins>
      <w:ins w:id="241" w:author="Paul Reade" w:date="2015-03-03T16:00:00Z">
        <w:r w:rsidR="00AA10E8">
          <w:t>mainline during the</w:t>
        </w:r>
      </w:ins>
      <w:ins w:id="242" w:author="Paul Reade" w:date="2015-03-03T16:14:00Z">
        <w:r w:rsidR="000E588A">
          <w:t xml:space="preserve"> mainline</w:t>
        </w:r>
      </w:ins>
      <w:ins w:id="243" w:author="Paul Reade" w:date="2015-03-03T16:00:00Z">
        <w:r w:rsidR="00AA10E8">
          <w:t xml:space="preserve"> </w:t>
        </w:r>
      </w:ins>
      <w:ins w:id="244" w:author="Paul Reade" w:date="2015-03-03T16:14:00Z">
        <w:r w:rsidR="000E588A">
          <w:t>shutdown</w:t>
        </w:r>
      </w:ins>
      <w:ins w:id="245" w:author="Paul Reade" w:date="2015-03-03T16:00:00Z">
        <w:r w:rsidR="00AA10E8">
          <w:t>.</w:t>
        </w:r>
      </w:ins>
      <w:del w:id="246" w:author="Paul Reade" w:date="2015-03-03T16:00:00Z">
        <w:r w:rsidDel="00AA10E8">
          <w:delText>is in-clear of the construction track</w:delText>
        </w:r>
        <w:r w:rsidR="00E22D28" w:rsidDel="00AA10E8">
          <w:delText>,</w:delText>
        </w:r>
        <w:r w:rsidDel="00AA10E8">
          <w:delText xml:space="preserve"> the TPO shall set and lock the construction track points and plac</w:delText>
        </w:r>
        <w:r w:rsidR="00EB435A" w:rsidDel="00AA10E8">
          <w:delText>e</w:delText>
        </w:r>
        <w:r w:rsidDel="00AA10E8">
          <w:delText xml:space="preserve"> the derailer is in the active (on-track) position advising the train controller accordingly.</w:delText>
        </w:r>
      </w:del>
      <w:r>
        <w:t xml:space="preserve"> </w:t>
      </w:r>
    </w:p>
    <w:p w14:paraId="7DED2C34" w14:textId="6882A487" w:rsidR="006533BC" w:rsidRPr="000D46EA" w:rsidRDefault="006533BC" w:rsidP="006533BC">
      <w:del w:id="247" w:author="Paul Reade" w:date="2015-03-03T16:14:00Z">
        <w:r w:rsidDel="000E588A">
          <w:delText>(</w:delText>
        </w:r>
      </w:del>
      <w:del w:id="248" w:author="Paul Reade" w:date="2015-03-03T16:00:00Z">
        <w:r w:rsidRPr="00650AEE" w:rsidDel="00AA10E8">
          <w:delText>Refe</w:delText>
        </w:r>
        <w:r w:rsidR="008452BE" w:rsidDel="00AA10E8">
          <w:delText>:</w:delText>
        </w:r>
        <w:r w:rsidDel="00AA10E8">
          <w:delText xml:space="preserve"> </w:delText>
        </w:r>
        <w:r w:rsidRPr="00B915A6" w:rsidDel="00AA10E8">
          <w:rPr>
            <w:i/>
          </w:rPr>
          <w:delText>BHP Billiton Iron Ore Rail Rule Book - RRB M03 RCS Rules &amp; Procedures_Section 2 Remote Controlled Signalling Procedures_</w:delText>
        </w:r>
        <w:bookmarkStart w:id="249" w:name="_Toc205216448"/>
        <w:bookmarkStart w:id="250" w:name="_Toc214143841"/>
        <w:bookmarkStart w:id="251" w:name="_Toc265758588"/>
        <w:bookmarkStart w:id="252" w:name="_Toc316193993"/>
        <w:bookmarkStart w:id="253" w:name="_Toc316893069"/>
        <w:bookmarkStart w:id="254" w:name="_Toc338003327"/>
        <w:bookmarkStart w:id="255" w:name="_Toc401155569"/>
        <w:bookmarkStart w:id="256" w:name="_Toc409611289"/>
        <w:r w:rsidRPr="00B915A6" w:rsidDel="00AA10E8">
          <w:rPr>
            <w:i/>
          </w:rPr>
          <w:delText xml:space="preserve"> Entry of traffic to Non-signalled Construction Track</w:delText>
        </w:r>
        <w:bookmarkEnd w:id="249"/>
        <w:bookmarkEnd w:id="250"/>
        <w:bookmarkEnd w:id="251"/>
        <w:bookmarkEnd w:id="252"/>
        <w:bookmarkEnd w:id="253"/>
        <w:bookmarkEnd w:id="254"/>
        <w:bookmarkEnd w:id="255"/>
        <w:bookmarkEnd w:id="256"/>
        <w:r w:rsidDel="00AA10E8">
          <w:delText>)</w:delText>
        </w:r>
      </w:del>
    </w:p>
    <w:p w14:paraId="0EC5D5B5" w14:textId="31122C74" w:rsidR="00B915A6" w:rsidRPr="00973D64" w:rsidDel="000E588A" w:rsidRDefault="00B915A6" w:rsidP="00580264">
      <w:pPr>
        <w:pStyle w:val="Heading3"/>
        <w:numPr>
          <w:ilvl w:val="2"/>
          <w:numId w:val="10"/>
        </w:numPr>
        <w:rPr>
          <w:del w:id="257" w:author="Paul Reade" w:date="2015-03-03T16:14:00Z"/>
          <w:b w:val="0"/>
        </w:rPr>
      </w:pPr>
      <w:del w:id="258" w:author="Paul Reade" w:date="2015-03-03T16:14:00Z">
        <w:r w:rsidDel="000E588A">
          <w:rPr>
            <w:b w:val="0"/>
          </w:rPr>
          <w:lastRenderedPageBreak/>
          <w:delText xml:space="preserve">Exit from </w:delText>
        </w:r>
        <w:r w:rsidRPr="00973D64" w:rsidDel="000E588A">
          <w:rPr>
            <w:b w:val="0"/>
          </w:rPr>
          <w:delText xml:space="preserve">Construction Track </w:delText>
        </w:r>
        <w:bookmarkStart w:id="259" w:name="_Toc413163173"/>
        <w:bookmarkEnd w:id="259"/>
      </w:del>
    </w:p>
    <w:p w14:paraId="56A43C52" w14:textId="1AFCF892" w:rsidR="00B915A6" w:rsidDel="00AA10E8" w:rsidRDefault="00B915A6" w:rsidP="0065521C">
      <w:pPr>
        <w:rPr>
          <w:del w:id="260" w:author="Paul Reade" w:date="2015-03-03T16:00:00Z"/>
        </w:rPr>
      </w:pPr>
      <w:del w:id="261" w:author="Paul Reade" w:date="2015-03-03T16:00:00Z">
        <w:r w:rsidRPr="000F75A4" w:rsidDel="00AA10E8">
          <w:delText xml:space="preserve">When it is necessary for traffic to </w:delText>
        </w:r>
        <w:r w:rsidR="00650AEE" w:rsidDel="00AA10E8">
          <w:delText xml:space="preserve">exit </w:delText>
        </w:r>
        <w:r w:rsidDel="00AA10E8">
          <w:delText>the construction track the TPO shall ensure that all workgroups</w:delText>
        </w:r>
        <w:r w:rsidR="00650AEE" w:rsidDel="00AA10E8">
          <w:delText xml:space="preserve"> </w:delText>
        </w:r>
        <w:r w:rsidR="00650AEE" w:rsidRPr="00DC4DF6" w:rsidDel="00AA10E8">
          <w:delText xml:space="preserve">have moved to a position of safety for the extent of the intended </w:delText>
        </w:r>
        <w:r w:rsidR="00650AEE" w:rsidDel="00AA10E8">
          <w:delText xml:space="preserve">rail vehicle </w:delText>
        </w:r>
        <w:r w:rsidR="00650AEE" w:rsidRPr="00DC4DF6" w:rsidDel="00AA10E8">
          <w:delText>movement</w:delText>
        </w:r>
        <w:r w:rsidR="00650AEE" w:rsidDel="00AA10E8">
          <w:delText xml:space="preserve"> </w:delText>
        </w:r>
        <w:r w:rsidDel="00AA10E8">
          <w:delText xml:space="preserve">The TPO shall request permission from the train controller for the rail vehicle to depart the construction track. When permission from the train controller is received, the TPO shall unlock and set the construction track points and derailer for the proposed rail vehicle/s movement. </w:delText>
        </w:r>
        <w:bookmarkStart w:id="262" w:name="_Toc413163174"/>
        <w:bookmarkEnd w:id="262"/>
      </w:del>
    </w:p>
    <w:p w14:paraId="75AAFF23" w14:textId="4C2FAF0E" w:rsidR="008452BE" w:rsidDel="00AA10E8" w:rsidRDefault="00B915A6" w:rsidP="008452BE">
      <w:pPr>
        <w:rPr>
          <w:del w:id="263" w:author="Paul Reade" w:date="2015-03-03T16:00:00Z"/>
        </w:rPr>
      </w:pPr>
      <w:del w:id="264" w:author="Paul Reade" w:date="2015-03-03T16:00:00Z">
        <w:r w:rsidDel="00AA10E8">
          <w:delText xml:space="preserve">When the rail vehicle/s is clear of the construction track the TPO shall set and lock the construction track points and </w:delText>
        </w:r>
        <w:r w:rsidR="00EB435A" w:rsidDel="00AA10E8">
          <w:delText>place</w:delText>
        </w:r>
        <w:r w:rsidR="00152932" w:rsidDel="00AA10E8">
          <w:delText xml:space="preserve"> the </w:delText>
        </w:r>
        <w:r w:rsidDel="00AA10E8">
          <w:delText>derailer is in the active (on-track) position advis</w:delText>
        </w:r>
        <w:r w:rsidR="00152932" w:rsidDel="00AA10E8">
          <w:delText>ing</w:delText>
        </w:r>
        <w:r w:rsidDel="00AA10E8">
          <w:delText xml:space="preserve"> the train controller accordingly.</w:delText>
        </w:r>
        <w:bookmarkStart w:id="265" w:name="_Toc413163175"/>
        <w:bookmarkEnd w:id="265"/>
      </w:del>
    </w:p>
    <w:p w14:paraId="3C0ACA64" w14:textId="6C1DC157" w:rsidR="008452BE" w:rsidRPr="008452BE" w:rsidDel="00AA10E8" w:rsidRDefault="008452BE" w:rsidP="008452BE">
      <w:pPr>
        <w:rPr>
          <w:del w:id="266" w:author="Paul Reade" w:date="2015-03-03T16:00:00Z"/>
        </w:rPr>
      </w:pPr>
      <w:del w:id="267" w:author="Paul Reade" w:date="2015-03-03T16:00:00Z">
        <w:r w:rsidRPr="00E16380" w:rsidDel="00AA10E8">
          <w:delText>(Ref</w:delText>
        </w:r>
        <w:r w:rsidR="00E16380" w:rsidRPr="00E16380" w:rsidDel="00AA10E8">
          <w:delText>:</w:delText>
        </w:r>
        <w:r w:rsidRPr="00E16380" w:rsidDel="00AA10E8">
          <w:delText xml:space="preserve"> </w:delText>
        </w:r>
        <w:r w:rsidRPr="00E16380" w:rsidDel="00AA10E8">
          <w:rPr>
            <w:i/>
          </w:rPr>
          <w:delText>BHP Billiton Iron Ore Rail Rule Book - RRB M03 RCS Rules &amp;</w:delText>
        </w:r>
        <w:r w:rsidRPr="008452BE" w:rsidDel="00AA10E8">
          <w:rPr>
            <w:i/>
          </w:rPr>
          <w:delText xml:space="preserve"> Procedures_Section 2 Remote Controlled Signalling Procedures_ </w:delText>
        </w:r>
        <w:bookmarkStart w:id="268" w:name="_Toc316193994"/>
        <w:bookmarkStart w:id="269" w:name="_Toc316893070"/>
        <w:bookmarkStart w:id="270" w:name="_Toc338003328"/>
        <w:bookmarkStart w:id="271" w:name="_Toc401155570"/>
        <w:bookmarkStart w:id="272" w:name="_Toc409611290"/>
        <w:r w:rsidRPr="008452BE" w:rsidDel="00AA10E8">
          <w:rPr>
            <w:i/>
          </w:rPr>
          <w:delText xml:space="preserve">Returning to </w:delText>
        </w:r>
        <w:r w:rsidDel="00AA10E8">
          <w:rPr>
            <w:i/>
          </w:rPr>
          <w:delText>Remote C</w:delText>
        </w:r>
        <w:r w:rsidRPr="008452BE" w:rsidDel="00AA10E8">
          <w:rPr>
            <w:i/>
          </w:rPr>
          <w:delText xml:space="preserve">ontrol </w:delText>
        </w:r>
        <w:r w:rsidDel="00AA10E8">
          <w:rPr>
            <w:i/>
          </w:rPr>
          <w:delText>S</w:delText>
        </w:r>
        <w:r w:rsidRPr="008452BE" w:rsidDel="00AA10E8">
          <w:rPr>
            <w:i/>
          </w:rPr>
          <w:delText xml:space="preserve">ignalling </w:delText>
        </w:r>
        <w:r w:rsidDel="00AA10E8">
          <w:rPr>
            <w:i/>
          </w:rPr>
          <w:delText>T</w:delText>
        </w:r>
        <w:r w:rsidRPr="008452BE" w:rsidDel="00AA10E8">
          <w:rPr>
            <w:i/>
          </w:rPr>
          <w:delText xml:space="preserve">erritory from a </w:delText>
        </w:r>
        <w:r w:rsidDel="00AA10E8">
          <w:rPr>
            <w:i/>
          </w:rPr>
          <w:delText>Construction T</w:delText>
        </w:r>
        <w:r w:rsidRPr="008452BE" w:rsidDel="00AA10E8">
          <w:rPr>
            <w:i/>
          </w:rPr>
          <w:delText>rack</w:delText>
        </w:r>
        <w:bookmarkEnd w:id="268"/>
        <w:bookmarkEnd w:id="269"/>
        <w:bookmarkEnd w:id="270"/>
        <w:bookmarkEnd w:id="271"/>
        <w:bookmarkEnd w:id="272"/>
        <w:r w:rsidRPr="008452BE" w:rsidDel="00AA10E8">
          <w:delText xml:space="preserve">) </w:delText>
        </w:r>
        <w:bookmarkStart w:id="273" w:name="_Toc413163176"/>
        <w:bookmarkEnd w:id="273"/>
      </w:del>
    </w:p>
    <w:p w14:paraId="05032EBB" w14:textId="77777777" w:rsidR="0065521C" w:rsidRDefault="0065521C" w:rsidP="00580264">
      <w:pPr>
        <w:pStyle w:val="Heading2"/>
        <w:numPr>
          <w:ilvl w:val="1"/>
          <w:numId w:val="10"/>
        </w:numPr>
      </w:pPr>
      <w:bookmarkStart w:id="274" w:name="_Toc413163177"/>
      <w:r>
        <w:t>Rail Vehicle Movements on the Construction Track</w:t>
      </w:r>
      <w:bookmarkEnd w:id="274"/>
      <w:r>
        <w:t xml:space="preserve"> </w:t>
      </w:r>
    </w:p>
    <w:p w14:paraId="66246B96" w14:textId="77777777" w:rsidR="0065521C" w:rsidRPr="00821D1D" w:rsidRDefault="0065521C" w:rsidP="00580264">
      <w:pPr>
        <w:pStyle w:val="Heading3"/>
        <w:numPr>
          <w:ilvl w:val="2"/>
          <w:numId w:val="10"/>
        </w:numPr>
      </w:pPr>
      <w:r w:rsidRPr="00821D1D">
        <w:t>Permissible Construction Track Speeds</w:t>
      </w:r>
    </w:p>
    <w:p w14:paraId="1E40476A" w14:textId="77777777" w:rsidR="0065521C" w:rsidRPr="00BF4415" w:rsidRDefault="0065521C" w:rsidP="0065521C">
      <w:r w:rsidRPr="00BF4415">
        <w:t xml:space="preserve">All rail vehicle movements within the </w:t>
      </w:r>
      <w:r w:rsidR="00821D1D">
        <w:t>rail c</w:t>
      </w:r>
      <w:r w:rsidRPr="00BF4415">
        <w:t xml:space="preserve">onstruction </w:t>
      </w:r>
      <w:r w:rsidR="00821D1D">
        <w:t>z</w:t>
      </w:r>
      <w:r w:rsidRPr="00BF4415">
        <w:t>one shall be at a speed of no greater than:</w:t>
      </w:r>
    </w:p>
    <w:p w14:paraId="230072E5" w14:textId="77777777" w:rsidR="0065521C" w:rsidRPr="00BF4415" w:rsidRDefault="0065521C" w:rsidP="0065521C">
      <w:pPr>
        <w:pStyle w:val="ListParagraph"/>
        <w:numPr>
          <w:ilvl w:val="0"/>
          <w:numId w:val="5"/>
        </w:numPr>
      </w:pPr>
      <w:r w:rsidRPr="00BF4415">
        <w:t xml:space="preserve">10km/h on skeleton track: and </w:t>
      </w:r>
    </w:p>
    <w:p w14:paraId="6344764F" w14:textId="70823C62" w:rsidR="0065521C" w:rsidRPr="00BF4415" w:rsidRDefault="0065521C" w:rsidP="0089283D">
      <w:pPr>
        <w:pStyle w:val="ListParagraph"/>
        <w:numPr>
          <w:ilvl w:val="0"/>
          <w:numId w:val="5"/>
        </w:numPr>
      </w:pPr>
      <w:del w:id="275" w:author="Paul Reade" w:date="2015-03-03T16:15:00Z">
        <w:r w:rsidRPr="00BF4415" w:rsidDel="000E588A">
          <w:delText>30km</w:delText>
        </w:r>
      </w:del>
      <w:ins w:id="276" w:author="Paul Reade" w:date="2015-03-03T16:15:00Z">
        <w:r w:rsidR="000E588A">
          <w:t>2</w:t>
        </w:r>
        <w:r w:rsidR="000E588A" w:rsidRPr="00BF4415">
          <w:t>0km</w:t>
        </w:r>
      </w:ins>
      <w:r w:rsidRPr="00BF4415">
        <w:t>/h on construction track, after ballasting and two tamps or as directed by</w:t>
      </w:r>
      <w:r w:rsidR="00821D1D">
        <w:t xml:space="preserve"> the worksite supervisor</w:t>
      </w:r>
      <w:r w:rsidRPr="00BF4415">
        <w:t>.</w:t>
      </w:r>
    </w:p>
    <w:p w14:paraId="547B9A9A" w14:textId="77777777" w:rsidR="0065521C" w:rsidRPr="008F13F8" w:rsidRDefault="0065521C" w:rsidP="00580264">
      <w:pPr>
        <w:pStyle w:val="Heading2"/>
        <w:numPr>
          <w:ilvl w:val="1"/>
          <w:numId w:val="10"/>
        </w:numPr>
      </w:pPr>
      <w:bookmarkStart w:id="277" w:name="_Toc413163178"/>
      <w:r w:rsidRPr="008F13F8">
        <w:t>Rail Movements on Construction Track</w:t>
      </w:r>
      <w:bookmarkEnd w:id="277"/>
    </w:p>
    <w:p w14:paraId="24E6E0FC" w14:textId="77777777" w:rsidR="0065521C" w:rsidRPr="004F4F57" w:rsidRDefault="003A3187" w:rsidP="008F13F8">
      <w:pPr>
        <w:rPr>
          <w:lang w:val="en-US"/>
        </w:rPr>
      </w:pPr>
      <w:r>
        <w:rPr>
          <w:lang w:val="en-US"/>
        </w:rPr>
        <w:t xml:space="preserve">All rail vehicle movements on the construction </w:t>
      </w:r>
      <w:r w:rsidR="008F13F8">
        <w:rPr>
          <w:lang w:val="en-US"/>
        </w:rPr>
        <w:t xml:space="preserve">track </w:t>
      </w:r>
      <w:r w:rsidR="0065521C" w:rsidRPr="004F4F57">
        <w:rPr>
          <w:lang w:val="en-US"/>
        </w:rPr>
        <w:t xml:space="preserve">shall be by verbal authority from </w:t>
      </w:r>
      <w:bookmarkStart w:id="278" w:name="OLE_LINK7"/>
      <w:bookmarkStart w:id="279" w:name="OLE_LINK8"/>
      <w:r w:rsidR="0065521C" w:rsidRPr="004F4F57">
        <w:rPr>
          <w:lang w:val="en-US"/>
        </w:rPr>
        <w:t xml:space="preserve">the </w:t>
      </w:r>
      <w:bookmarkEnd w:id="278"/>
      <w:bookmarkEnd w:id="279"/>
      <w:r w:rsidR="008F13F8">
        <w:rPr>
          <w:lang w:val="en-US"/>
        </w:rPr>
        <w:t xml:space="preserve">TPO. </w:t>
      </w:r>
      <w:r w:rsidR="0065521C" w:rsidRPr="004F4F57">
        <w:rPr>
          <w:lang w:val="en-US"/>
        </w:rPr>
        <w:t xml:space="preserve">Prior to issuing a verbal authority </w:t>
      </w:r>
      <w:r w:rsidR="008F13F8">
        <w:rPr>
          <w:lang w:val="en-US"/>
        </w:rPr>
        <w:t xml:space="preserve">for a proposed rail vehicle movement on the construction track the TPO </w:t>
      </w:r>
      <w:r w:rsidR="0065521C">
        <w:rPr>
          <w:lang w:val="en-US"/>
        </w:rPr>
        <w:t>shall ensure that all person</w:t>
      </w:r>
      <w:r w:rsidR="00E22D28">
        <w:rPr>
          <w:lang w:val="en-US"/>
        </w:rPr>
        <w:t>nel</w:t>
      </w:r>
      <w:r w:rsidR="0065521C">
        <w:rPr>
          <w:lang w:val="en-US"/>
        </w:rPr>
        <w:t xml:space="preserve"> have moved to a position of safety</w:t>
      </w:r>
      <w:r w:rsidR="004B0ECB">
        <w:rPr>
          <w:lang w:val="en-US"/>
        </w:rPr>
        <w:t>.</w:t>
      </w:r>
    </w:p>
    <w:p w14:paraId="4851F19F" w14:textId="77777777" w:rsidR="0065521C" w:rsidRPr="004F4F57" w:rsidRDefault="0065521C" w:rsidP="00580264">
      <w:pPr>
        <w:pStyle w:val="Heading2"/>
        <w:numPr>
          <w:ilvl w:val="1"/>
          <w:numId w:val="10"/>
        </w:numPr>
        <w:rPr>
          <w:lang w:val="en-US"/>
        </w:rPr>
      </w:pPr>
      <w:bookmarkStart w:id="280" w:name="_Toc413163179"/>
      <w:r>
        <w:rPr>
          <w:lang w:val="en-US"/>
        </w:rPr>
        <w:t>Stabling Rail Vehicles on Construction Track</w:t>
      </w:r>
      <w:bookmarkEnd w:id="280"/>
      <w:r>
        <w:rPr>
          <w:lang w:val="en-US"/>
        </w:rPr>
        <w:t xml:space="preserve"> </w:t>
      </w:r>
    </w:p>
    <w:p w14:paraId="0AAF44F2" w14:textId="5778AA6C" w:rsidR="0065521C" w:rsidRPr="004F4F57" w:rsidRDefault="0065521C" w:rsidP="00792B57">
      <w:r w:rsidRPr="004F4F57">
        <w:t xml:space="preserve">When rail vehicles are </w:t>
      </w:r>
      <w:r w:rsidR="008F13F8">
        <w:t xml:space="preserve">to be </w:t>
      </w:r>
      <w:r w:rsidR="00792B57">
        <w:t>stabled</w:t>
      </w:r>
      <w:r w:rsidRPr="004F4F57">
        <w:t xml:space="preserve"> </w:t>
      </w:r>
      <w:r w:rsidR="008F13F8">
        <w:t xml:space="preserve">on the construction track, </w:t>
      </w:r>
      <w:r w:rsidRPr="004F4F57">
        <w:t xml:space="preserve">every effort </w:t>
      </w:r>
      <w:r w:rsidR="008F13F8">
        <w:t xml:space="preserve">is to </w:t>
      </w:r>
      <w:r w:rsidR="008F13F8" w:rsidRPr="004F4F57">
        <w:t>be</w:t>
      </w:r>
      <w:r w:rsidRPr="004F4F57">
        <w:t xml:space="preserve"> made to do this on minimal track gradient. </w:t>
      </w:r>
      <w:del w:id="281" w:author="Paul Reade" w:date="2015-03-03T16:02:00Z">
        <w:r w:rsidRPr="004F4F57" w:rsidDel="00AA10E8">
          <w:delText xml:space="preserve">In addition, sufficient hand brakes on work trains and the locomotive </w:delText>
        </w:r>
        <w:r w:rsidRPr="00792B57" w:rsidDel="00AA10E8">
          <w:delText>shall</w:delText>
        </w:r>
        <w:r w:rsidRPr="004F4F57" w:rsidDel="00AA10E8">
          <w:delText xml:space="preserve"> be applied and wheels chocked. </w:delText>
        </w:r>
      </w:del>
      <w:r w:rsidRPr="004F4F57">
        <w:t>T</w:t>
      </w:r>
      <w:r w:rsidR="00792B57">
        <w:t>MM</w:t>
      </w:r>
      <w:r w:rsidRPr="004F4F57">
        <w:t xml:space="preserve"> will be secured by wheel chocks and lowering tamping heads or ballast ploughs onto the track to prevent movement.</w:t>
      </w:r>
    </w:p>
    <w:p w14:paraId="00F4A5C6" w14:textId="77777777" w:rsidR="0065521C" w:rsidRPr="00792B57" w:rsidRDefault="008F13F8" w:rsidP="00792B57">
      <w:r>
        <w:t xml:space="preserve">The TPO is to be advised of all rail vehicles that are </w:t>
      </w:r>
      <w:r w:rsidR="0065521C" w:rsidRPr="00792B57">
        <w:t>stabl</w:t>
      </w:r>
      <w:r>
        <w:t>ed on the construction track.</w:t>
      </w:r>
    </w:p>
    <w:p w14:paraId="448856B3" w14:textId="77777777" w:rsidR="004B0ECB" w:rsidRDefault="004B0ECB" w:rsidP="00580264">
      <w:pPr>
        <w:pStyle w:val="Heading1"/>
        <w:numPr>
          <w:ilvl w:val="0"/>
          <w:numId w:val="10"/>
        </w:numPr>
      </w:pPr>
      <w:bookmarkStart w:id="282" w:name="_Toc413163180"/>
      <w:r>
        <w:t>Disruption to BHP Billiton Rail Operations</w:t>
      </w:r>
      <w:bookmarkEnd w:id="282"/>
    </w:p>
    <w:p w14:paraId="3D72EC97" w14:textId="77777777" w:rsidR="004B0ECB" w:rsidRDefault="004B0ECB" w:rsidP="004B0ECB">
      <w:r w:rsidRPr="002C2472">
        <w:t>In the event of disrupting or a potential disruption of trains on the BHP</w:t>
      </w:r>
      <w:r>
        <w:t xml:space="preserve"> Billiton </w:t>
      </w:r>
      <w:r w:rsidRPr="002C2472">
        <w:t xml:space="preserve">Rail </w:t>
      </w:r>
      <w:r>
        <w:t>n</w:t>
      </w:r>
      <w:r w:rsidRPr="002C2472">
        <w:t xml:space="preserve">etwork, the TPO </w:t>
      </w:r>
      <w:r w:rsidR="00E22D28">
        <w:t>shall</w:t>
      </w:r>
      <w:r w:rsidRPr="002C2472">
        <w:t xml:space="preserve"> inform BHP</w:t>
      </w:r>
      <w:r>
        <w:t xml:space="preserve"> Billiton Train</w:t>
      </w:r>
      <w:r w:rsidRPr="002C2472">
        <w:t xml:space="preserve"> </w:t>
      </w:r>
      <w:r>
        <w:t>C</w:t>
      </w:r>
      <w:r w:rsidRPr="002C2472">
        <w:t>ontrol immediately.</w:t>
      </w:r>
    </w:p>
    <w:p w14:paraId="33778852" w14:textId="77777777" w:rsidR="00BB476F" w:rsidRDefault="00BB476F" w:rsidP="00580264">
      <w:pPr>
        <w:pStyle w:val="Heading1"/>
        <w:numPr>
          <w:ilvl w:val="0"/>
          <w:numId w:val="10"/>
        </w:numPr>
      </w:pPr>
      <w:bookmarkStart w:id="283" w:name="_Toc413163181"/>
      <w:r>
        <w:t>Radio Communications</w:t>
      </w:r>
      <w:bookmarkEnd w:id="283"/>
      <w:r>
        <w:t xml:space="preserve"> </w:t>
      </w:r>
    </w:p>
    <w:p w14:paraId="0BB590BB" w14:textId="77777777" w:rsidR="00BB476F" w:rsidRPr="00BB476F" w:rsidRDefault="00BB476F" w:rsidP="00BB476F">
      <w:r w:rsidRPr="00BB476F">
        <w:t xml:space="preserve">The </w:t>
      </w:r>
      <w:r w:rsidR="00954845">
        <w:t>T</w:t>
      </w:r>
      <w:r w:rsidRPr="00BB476F">
        <w:t>PO shall be equipped with a specially programmed radio set on the applicable channel to communication with BHP</w:t>
      </w:r>
      <w:r w:rsidR="008F13F8">
        <w:t xml:space="preserve"> </w:t>
      </w:r>
      <w:r w:rsidRPr="00BB476F">
        <w:t>B</w:t>
      </w:r>
      <w:r w:rsidR="008F13F8">
        <w:t>illiton T</w:t>
      </w:r>
      <w:r w:rsidRPr="00BB476F">
        <w:t xml:space="preserve">rain Control. </w:t>
      </w:r>
      <w:r w:rsidR="008F13F8">
        <w:t>In addition t</w:t>
      </w:r>
      <w:r w:rsidRPr="00BB476F">
        <w:t xml:space="preserve">he TPO shall also have a UHF radio to communicate with all equipment on the work site. </w:t>
      </w:r>
    </w:p>
    <w:p w14:paraId="4F7DFF5E" w14:textId="77777777" w:rsidR="00BB476F" w:rsidRDefault="00BB476F" w:rsidP="00BB476F">
      <w:r>
        <w:t>For the 291km bridge project the following radio channels are to be used:</w:t>
      </w:r>
    </w:p>
    <w:tbl>
      <w:tblPr>
        <w:tblW w:w="8222" w:type="dxa"/>
        <w:tblInd w:w="1134" w:type="dxa"/>
        <w:tblLook w:val="04A0" w:firstRow="1" w:lastRow="0" w:firstColumn="1" w:lastColumn="0" w:noHBand="0" w:noVBand="1"/>
      </w:tblPr>
      <w:tblGrid>
        <w:gridCol w:w="2835"/>
        <w:gridCol w:w="5387"/>
      </w:tblGrid>
      <w:tr w:rsidR="00BB476F" w:rsidRPr="00E20972" w14:paraId="4E96777B" w14:textId="77777777" w:rsidTr="008F13F8">
        <w:tc>
          <w:tcPr>
            <w:tcW w:w="2835" w:type="dxa"/>
            <w:shd w:val="clear" w:color="auto" w:fill="auto"/>
          </w:tcPr>
          <w:p w14:paraId="2FBAA426" w14:textId="77777777" w:rsidR="00BB476F" w:rsidRPr="00020A28" w:rsidRDefault="00BB476F" w:rsidP="00D478FA">
            <w:pPr>
              <w:ind w:left="0"/>
            </w:pPr>
            <w:r w:rsidRPr="00020A28">
              <w:t>Train Control</w:t>
            </w:r>
          </w:p>
        </w:tc>
        <w:tc>
          <w:tcPr>
            <w:tcW w:w="5387" w:type="dxa"/>
            <w:shd w:val="clear" w:color="auto" w:fill="auto"/>
          </w:tcPr>
          <w:p w14:paraId="263807F8" w14:textId="77777777" w:rsidR="00BB476F" w:rsidRPr="003D4895" w:rsidRDefault="00BB476F" w:rsidP="00BB476F">
            <w:pPr>
              <w:ind w:left="317"/>
              <w:rPr>
                <w:lang w:val="fr-FR"/>
              </w:rPr>
            </w:pPr>
            <w:r w:rsidRPr="003D4895">
              <w:rPr>
                <w:lang w:val="fr-FR"/>
              </w:rPr>
              <w:t>VHF Zone 1 Channel 2 (Newman Control)</w:t>
            </w:r>
          </w:p>
        </w:tc>
      </w:tr>
      <w:tr w:rsidR="00BB476F" w:rsidRPr="00020A28" w14:paraId="7977AECD" w14:textId="77777777" w:rsidTr="008F13F8">
        <w:tc>
          <w:tcPr>
            <w:tcW w:w="2835" w:type="dxa"/>
            <w:shd w:val="clear" w:color="auto" w:fill="auto"/>
          </w:tcPr>
          <w:p w14:paraId="7D7280F9" w14:textId="77777777" w:rsidR="00BB476F" w:rsidRPr="00020A28" w:rsidRDefault="00BB476F" w:rsidP="00D478FA">
            <w:pPr>
              <w:ind w:left="0"/>
            </w:pPr>
            <w:r w:rsidRPr="00020A28">
              <w:t>Worksite</w:t>
            </w:r>
          </w:p>
        </w:tc>
        <w:tc>
          <w:tcPr>
            <w:tcW w:w="5387" w:type="dxa"/>
            <w:shd w:val="clear" w:color="auto" w:fill="auto"/>
          </w:tcPr>
          <w:p w14:paraId="2CCAC1C0" w14:textId="594E3C48" w:rsidR="00BB476F" w:rsidRPr="00020A28" w:rsidRDefault="00BB476F" w:rsidP="00AA10E8">
            <w:pPr>
              <w:ind w:left="317"/>
            </w:pPr>
            <w:r w:rsidRPr="00020A28">
              <w:t xml:space="preserve">UHF </w:t>
            </w:r>
            <w:del w:id="284" w:author="Paul Reade" w:date="2015-03-03T16:03:00Z">
              <w:r w:rsidRPr="00020A28" w:rsidDel="00AA10E8">
                <w:delText>20</w:delText>
              </w:r>
            </w:del>
            <w:ins w:id="285" w:author="Paul Reade" w:date="2015-03-03T16:03:00Z">
              <w:r w:rsidR="00AA10E8">
                <w:t>15 or VHF Zone 6 Channel 15</w:t>
              </w:r>
            </w:ins>
          </w:p>
        </w:tc>
      </w:tr>
      <w:tr w:rsidR="00BB476F" w:rsidRPr="00020A28" w14:paraId="667AFD0E" w14:textId="77777777" w:rsidTr="008F13F8">
        <w:tc>
          <w:tcPr>
            <w:tcW w:w="2835" w:type="dxa"/>
            <w:shd w:val="clear" w:color="auto" w:fill="auto"/>
          </w:tcPr>
          <w:p w14:paraId="7F79D652" w14:textId="77777777" w:rsidR="00BB476F" w:rsidRPr="00020A28" w:rsidRDefault="00BB476F" w:rsidP="00D478FA">
            <w:pPr>
              <w:ind w:left="0"/>
            </w:pPr>
            <w:r w:rsidRPr="00020A28">
              <w:t>BHP Billiton Access Road</w:t>
            </w:r>
          </w:p>
        </w:tc>
        <w:tc>
          <w:tcPr>
            <w:tcW w:w="5387" w:type="dxa"/>
            <w:shd w:val="clear" w:color="auto" w:fill="auto"/>
          </w:tcPr>
          <w:p w14:paraId="001FFEB4" w14:textId="77777777" w:rsidR="00BB476F" w:rsidRPr="00020A28" w:rsidRDefault="00BB476F" w:rsidP="00BB476F">
            <w:pPr>
              <w:ind w:left="317"/>
            </w:pPr>
            <w:r w:rsidRPr="00020A28">
              <w:t>UHF19</w:t>
            </w:r>
          </w:p>
        </w:tc>
      </w:tr>
    </w:tbl>
    <w:p w14:paraId="174AEEBC" w14:textId="77777777" w:rsidR="008F13F8" w:rsidRDefault="008F13F8" w:rsidP="00580264">
      <w:pPr>
        <w:pStyle w:val="Heading2"/>
        <w:numPr>
          <w:ilvl w:val="1"/>
          <w:numId w:val="10"/>
        </w:numPr>
      </w:pPr>
      <w:bookmarkStart w:id="286" w:name="_Toc413163182"/>
      <w:r>
        <w:lastRenderedPageBreak/>
        <w:t>Emergencies</w:t>
      </w:r>
      <w:bookmarkEnd w:id="286"/>
      <w:r>
        <w:t xml:space="preserve"> </w:t>
      </w:r>
    </w:p>
    <w:p w14:paraId="30B572B2" w14:textId="77BE10E0" w:rsidR="00143073" w:rsidRDefault="008F13F8" w:rsidP="00792B57">
      <w:r>
        <w:t>In the event of a r</w:t>
      </w:r>
      <w:r w:rsidR="00792B57">
        <w:t>ail emergency</w:t>
      </w:r>
      <w:r w:rsidR="00257FA7">
        <w:t>,</w:t>
      </w:r>
      <w:r w:rsidR="00792B57">
        <w:t xml:space="preserve"> the TPO will be utilised to contact BHP</w:t>
      </w:r>
      <w:r>
        <w:t xml:space="preserve"> Billiton </w:t>
      </w:r>
      <w:r w:rsidR="00792B57">
        <w:t xml:space="preserve">Train Control by standard emergency processes </w:t>
      </w:r>
      <w:r w:rsidR="00FE0167">
        <w:t>and protocols</w:t>
      </w:r>
      <w:r w:rsidR="00E16380">
        <w:t>.</w:t>
      </w:r>
    </w:p>
    <w:p w14:paraId="519A5164" w14:textId="24D9DF8D" w:rsidR="00E16380" w:rsidRDefault="00E16380" w:rsidP="00792B57">
      <w:r>
        <w:t xml:space="preserve">(Ref: </w:t>
      </w:r>
      <w:r w:rsidRPr="00E16380">
        <w:rPr>
          <w:i/>
        </w:rPr>
        <w:t>BHP Billiton Iron Ore Rail Rule Book - RRB M16 Radio Rules &amp; Procedures R16 Emergency Messages</w:t>
      </w:r>
      <w:r>
        <w:t>)</w:t>
      </w:r>
    </w:p>
    <w:p w14:paraId="16EDB7E2" w14:textId="73535321" w:rsidR="00E16380" w:rsidRDefault="00E16380" w:rsidP="00E16380">
      <w:pPr>
        <w:pStyle w:val="Heading1"/>
        <w:numPr>
          <w:ilvl w:val="0"/>
          <w:numId w:val="10"/>
        </w:numPr>
      </w:pPr>
      <w:bookmarkStart w:id="287" w:name="_Toc413163183"/>
      <w:r>
        <w:t>Rail Safety Incidents</w:t>
      </w:r>
      <w:bookmarkEnd w:id="287"/>
    </w:p>
    <w:p w14:paraId="38B428C0" w14:textId="77777777" w:rsidR="00E16380" w:rsidRPr="000A42A0" w:rsidRDefault="00E16380" w:rsidP="00E16380">
      <w:r w:rsidRPr="000A42A0">
        <w:t xml:space="preserve">Any </w:t>
      </w:r>
      <w:r>
        <w:t>worker</w:t>
      </w:r>
      <w:r w:rsidRPr="000A42A0">
        <w:t xml:space="preserve"> becoming aware </w:t>
      </w:r>
      <w:r>
        <w:t xml:space="preserve">of </w:t>
      </w:r>
      <w:r w:rsidRPr="000A42A0">
        <w:t xml:space="preserve">an accident or incident or if the potential for an accident or incident exists or if a breach of </w:t>
      </w:r>
      <w:proofErr w:type="spellStart"/>
      <w:r w:rsidRPr="000A42A0">
        <w:t>safeworking</w:t>
      </w:r>
      <w:proofErr w:type="spellEnd"/>
      <w:r w:rsidRPr="000A42A0">
        <w:t xml:space="preserve"> procedures occurs, </w:t>
      </w:r>
      <w:r>
        <w:t xml:space="preserve">they </w:t>
      </w:r>
      <w:r w:rsidRPr="000A42A0">
        <w:t xml:space="preserve">shall ensure that </w:t>
      </w:r>
      <w:r>
        <w:t xml:space="preserve">it is </w:t>
      </w:r>
      <w:r w:rsidRPr="000A42A0">
        <w:t>immediately reported</w:t>
      </w:r>
      <w:r>
        <w:t xml:space="preserve"> to train control. The TPO shall take the necessary steps to protect the incident site / workers.</w:t>
      </w:r>
    </w:p>
    <w:p w14:paraId="728C2ACF" w14:textId="77777777" w:rsidR="00E16380" w:rsidRDefault="00E16380" w:rsidP="00E16380">
      <w:r w:rsidRPr="000A42A0">
        <w:t xml:space="preserve">Defects </w:t>
      </w:r>
      <w:r>
        <w:t xml:space="preserve">to the BHP Billiton Rail Network </w:t>
      </w:r>
      <w:r w:rsidRPr="000A42A0">
        <w:t xml:space="preserve">that have the potential to cause derailment or damage to track or equipment shall be immediately reported to </w:t>
      </w:r>
      <w:r>
        <w:t xml:space="preserve">the </w:t>
      </w:r>
      <w:r w:rsidRPr="000A42A0">
        <w:t>train control</w:t>
      </w:r>
      <w:r>
        <w:t>ler</w:t>
      </w:r>
      <w:r w:rsidRPr="000A42A0">
        <w:t xml:space="preserve">. </w:t>
      </w:r>
    </w:p>
    <w:p w14:paraId="3BFDECAF" w14:textId="77777777" w:rsidR="00143073" w:rsidRDefault="00143073" w:rsidP="00143073">
      <w:r>
        <w:br w:type="page"/>
      </w:r>
    </w:p>
    <w:p w14:paraId="176DBD22" w14:textId="77777777" w:rsidR="00580264" w:rsidRDefault="00580264" w:rsidP="00792B57">
      <w:pPr>
        <w:sectPr w:rsidR="00580264" w:rsidSect="00954845">
          <w:headerReference w:type="default" r:id="rId10"/>
          <w:footerReference w:type="default" r:id="rId11"/>
          <w:pgSz w:w="11906" w:h="16838"/>
          <w:pgMar w:top="1440" w:right="1440" w:bottom="1440" w:left="1440" w:header="708" w:footer="708" w:gutter="0"/>
          <w:cols w:space="708"/>
          <w:titlePg/>
          <w:docGrid w:linePitch="360"/>
        </w:sectPr>
      </w:pPr>
    </w:p>
    <w:p w14:paraId="67FD86BC" w14:textId="77777777" w:rsidR="00580264" w:rsidRDefault="00580264" w:rsidP="00580264">
      <w:pPr>
        <w:pStyle w:val="Heading1"/>
        <w:spacing w:before="0"/>
        <w:ind w:left="1985" w:hanging="1985"/>
      </w:pPr>
      <w:bookmarkStart w:id="288" w:name="_Toc413163184"/>
      <w:r>
        <w:lastRenderedPageBreak/>
        <w:t>Rail Construction Zone Schematic</w:t>
      </w:r>
      <w:bookmarkEnd w:id="288"/>
    </w:p>
    <w:p w14:paraId="6D3C3C2D" w14:textId="3D9521AA" w:rsidR="00B01565" w:rsidRPr="00EB1DD1" w:rsidRDefault="00580264" w:rsidP="008F6489">
      <w:pPr>
        <w:spacing w:before="0"/>
        <w:ind w:left="142"/>
        <w:jc w:val="center"/>
      </w:pPr>
      <w:r w:rsidRPr="00580264">
        <w:rPr>
          <w:noProof/>
          <w:lang w:val="en-GB" w:eastAsia="en-GB"/>
        </w:rPr>
        <w:drawing>
          <wp:inline distT="0" distB="0" distL="0" distR="0" wp14:anchorId="3772A76F" wp14:editId="4922EEE6">
            <wp:extent cx="8094761" cy="5778500"/>
            <wp:effectExtent l="19050" t="19050" r="2095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15860" cy="5793562"/>
                    </a:xfrm>
                    <a:prstGeom prst="rect">
                      <a:avLst/>
                    </a:prstGeom>
                    <a:ln w="12700">
                      <a:solidFill>
                        <a:schemeClr val="tx1"/>
                      </a:solidFill>
                    </a:ln>
                  </pic:spPr>
                </pic:pic>
              </a:graphicData>
            </a:graphic>
          </wp:inline>
        </w:drawing>
      </w:r>
    </w:p>
    <w:sectPr w:rsidR="00B01565" w:rsidRPr="00EB1DD1" w:rsidSect="00580264">
      <w:footerReference w:type="first" r:id="rId13"/>
      <w:pgSz w:w="16838" w:h="11906" w:orient="landscape"/>
      <w:pgMar w:top="1011" w:right="1440" w:bottom="567" w:left="1440" w:header="709"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E6FE66" w14:textId="77777777" w:rsidR="00930E5F" w:rsidRDefault="00930E5F" w:rsidP="00954845">
      <w:pPr>
        <w:spacing w:before="0" w:line="240" w:lineRule="auto"/>
      </w:pPr>
      <w:r>
        <w:separator/>
      </w:r>
    </w:p>
  </w:endnote>
  <w:endnote w:type="continuationSeparator" w:id="0">
    <w:p w14:paraId="0DCC6E8B" w14:textId="77777777" w:rsidR="00930E5F" w:rsidRDefault="00930E5F" w:rsidP="0095484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swiss"/>
    <w:pitch w:val="variable"/>
    <w:sig w:usb0="00003A87" w:usb1="00000000" w:usb2="00000000" w:usb3="00000000" w:csb0="000000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9590466"/>
      <w:docPartObj>
        <w:docPartGallery w:val="Page Numbers (Bottom of Page)"/>
        <w:docPartUnique/>
      </w:docPartObj>
    </w:sdtPr>
    <w:sdtEndPr/>
    <w:sdtContent>
      <w:p w14:paraId="6F4BD01D" w14:textId="7E102B7E" w:rsidR="00954845" w:rsidRDefault="00EB1DD1" w:rsidP="00EB1DD1">
        <w:pPr>
          <w:ind w:left="709"/>
        </w:pPr>
        <w:r w:rsidRPr="00EB1DD1">
          <w:rPr>
            <w:sz w:val="20"/>
          </w:rPr>
          <w:t>BHP BILLITON ASSET LEVEL</w:t>
        </w:r>
        <w:r w:rsidRPr="00EB1DD1">
          <w:rPr>
            <w:bCs/>
            <w:sz w:val="20"/>
          </w:rPr>
          <w:t xml:space="preserve"> PROJECTS</w:t>
        </w:r>
        <w:r w:rsidRPr="00EB1DD1">
          <w:rPr>
            <w:bCs/>
            <w:sz w:val="20"/>
          </w:rPr>
          <w:tab/>
        </w:r>
        <w:r>
          <w:rPr>
            <w:bCs/>
            <w:sz w:val="28"/>
          </w:rPr>
          <w:tab/>
        </w:r>
        <w:r>
          <w:rPr>
            <w:bCs/>
            <w:sz w:val="28"/>
          </w:rPr>
          <w:tab/>
        </w:r>
        <w:r>
          <w:rPr>
            <w:bCs/>
            <w:sz w:val="28"/>
          </w:rPr>
          <w:tab/>
        </w:r>
        <w:r>
          <w:rPr>
            <w:bCs/>
            <w:sz w:val="28"/>
          </w:rPr>
          <w:tab/>
        </w:r>
        <w:r w:rsidR="00954845" w:rsidRPr="00EB1DD1">
          <w:rPr>
            <w:sz w:val="20"/>
          </w:rPr>
          <w:t xml:space="preserve">Page | </w:t>
        </w:r>
        <w:r w:rsidR="00954845" w:rsidRPr="00EB1DD1">
          <w:rPr>
            <w:sz w:val="20"/>
          </w:rPr>
          <w:fldChar w:fldCharType="begin"/>
        </w:r>
        <w:r w:rsidR="00954845" w:rsidRPr="00EB1DD1">
          <w:rPr>
            <w:sz w:val="20"/>
          </w:rPr>
          <w:instrText xml:space="preserve"> PAGE   \* MERGEFORMAT </w:instrText>
        </w:r>
        <w:r w:rsidR="00954845" w:rsidRPr="00EB1DD1">
          <w:rPr>
            <w:sz w:val="20"/>
          </w:rPr>
          <w:fldChar w:fldCharType="separate"/>
        </w:r>
        <w:r w:rsidR="00E20972">
          <w:rPr>
            <w:noProof/>
            <w:sz w:val="20"/>
          </w:rPr>
          <w:t>4</w:t>
        </w:r>
        <w:r w:rsidR="00954845" w:rsidRPr="00EB1DD1">
          <w:rPr>
            <w:noProof/>
            <w:sz w:val="20"/>
          </w:rPr>
          <w:fldChar w:fldCharType="end"/>
        </w:r>
        <w:r w:rsidR="00954845" w:rsidRPr="00EB1DD1">
          <w:rPr>
            <w:sz w:val="20"/>
          </w:rP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7095223"/>
      <w:docPartObj>
        <w:docPartGallery w:val="Page Numbers (Bottom of Page)"/>
        <w:docPartUnique/>
      </w:docPartObj>
    </w:sdtPr>
    <w:sdtEndPr/>
    <w:sdtContent>
      <w:p w14:paraId="685938E6" w14:textId="77777777" w:rsidR="008F6489" w:rsidRDefault="008F6489" w:rsidP="008F6489">
        <w:pPr>
          <w:pStyle w:val="Footer"/>
          <w:ind w:left="0"/>
          <w:jc w:val="right"/>
        </w:pPr>
      </w:p>
      <w:p w14:paraId="18917884" w14:textId="77777777" w:rsidR="008F6489" w:rsidRDefault="008F6489" w:rsidP="008F6489">
        <w:pPr>
          <w:pStyle w:val="Footer"/>
          <w:ind w:left="0"/>
          <w:jc w:val="right"/>
        </w:pPr>
      </w:p>
      <w:p w14:paraId="709B97CF" w14:textId="41E8BC6D" w:rsidR="00580264" w:rsidRDefault="008F6489" w:rsidP="008F6489">
        <w:pPr>
          <w:pStyle w:val="Footer"/>
          <w:ind w:left="0"/>
          <w:jc w:val="right"/>
        </w:pPr>
        <w:r w:rsidRPr="00EB1DD1">
          <w:rPr>
            <w:sz w:val="20"/>
          </w:rPr>
          <w:t>BHP BILLITON ASSET LEVEL</w:t>
        </w:r>
        <w:r w:rsidRPr="00EB1DD1">
          <w:rPr>
            <w:bCs/>
            <w:sz w:val="20"/>
          </w:rPr>
          <w:t xml:space="preserve"> PROJECTS</w:t>
        </w:r>
        <w:r>
          <w:t xml:space="preserve"> </w:t>
        </w:r>
        <w:r>
          <w:tab/>
        </w:r>
        <w:r>
          <w:tab/>
        </w:r>
        <w:r>
          <w:tab/>
        </w:r>
        <w:r>
          <w:tab/>
        </w:r>
        <w:r>
          <w:tab/>
        </w:r>
        <w:r>
          <w:tab/>
        </w:r>
        <w:r>
          <w:tab/>
        </w:r>
        <w:r>
          <w:tab/>
        </w:r>
        <w:r w:rsidR="00580264">
          <w:t xml:space="preserve">Page | </w:t>
        </w:r>
        <w:r w:rsidR="00580264">
          <w:fldChar w:fldCharType="begin"/>
        </w:r>
        <w:r w:rsidR="00580264">
          <w:instrText xml:space="preserve"> PAGE   \* MERGEFORMAT </w:instrText>
        </w:r>
        <w:r w:rsidR="00580264">
          <w:fldChar w:fldCharType="separate"/>
        </w:r>
        <w:r w:rsidR="00E20972">
          <w:rPr>
            <w:noProof/>
          </w:rPr>
          <w:t>8</w:t>
        </w:r>
        <w:r w:rsidR="00580264">
          <w:rPr>
            <w:noProof/>
          </w:rPr>
          <w:fldChar w:fldCharType="end"/>
        </w:r>
        <w:r w:rsidR="00580264">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90E253" w14:textId="77777777" w:rsidR="00930E5F" w:rsidRDefault="00930E5F" w:rsidP="00954845">
      <w:pPr>
        <w:spacing w:before="0" w:line="240" w:lineRule="auto"/>
      </w:pPr>
      <w:r>
        <w:separator/>
      </w:r>
    </w:p>
  </w:footnote>
  <w:footnote w:type="continuationSeparator" w:id="0">
    <w:p w14:paraId="086BDB13" w14:textId="77777777" w:rsidR="00930E5F" w:rsidRDefault="00930E5F" w:rsidP="00954845">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190888" w14:textId="77777777" w:rsidR="00954845" w:rsidRDefault="003D4895">
    <w:pPr>
      <w:pStyle w:val="Header"/>
    </w:pPr>
    <w:r>
      <w:rPr>
        <w:noProof/>
        <w:lang w:eastAsia="en-GB"/>
      </w:rPr>
      <w:drawing>
        <wp:anchor distT="0" distB="0" distL="114300" distR="114300" simplePos="0" relativeHeight="251661312" behindDoc="1" locked="0" layoutInCell="1" allowOverlap="1" wp14:anchorId="335E8DFE" wp14:editId="4D7A11A7">
          <wp:simplePos x="0" y="0"/>
          <wp:positionH relativeFrom="column">
            <wp:posOffset>5574181</wp:posOffset>
          </wp:positionH>
          <wp:positionV relativeFrom="paragraph">
            <wp:posOffset>-383743</wp:posOffset>
          </wp:positionV>
          <wp:extent cx="980237" cy="80494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PB_master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0019" cy="80476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744BD"/>
    <w:multiLevelType w:val="multilevel"/>
    <w:tmpl w:val="0C090023"/>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
    <w:nsid w:val="0F58606B"/>
    <w:multiLevelType w:val="multilevel"/>
    <w:tmpl w:val="5D3A1790"/>
    <w:lvl w:ilvl="0">
      <w:start w:val="1"/>
      <w:numFmt w:val="decimal"/>
      <w:lvlText w:val="%1.0"/>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ascii="Arial" w:hAnsi="Arial" w:cs="Arial" w:hint="default"/>
        <w:b w:val="0"/>
        <w:i w:val="0"/>
        <w:caps w:val="0"/>
        <w:strike w:val="0"/>
        <w:dstrike w:val="0"/>
        <w:vanish w:val="0"/>
        <w:color w:val="406276"/>
        <w:sz w:val="24"/>
        <w:vertAlign w:val="baseline"/>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2">
    <w:nsid w:val="143A2645"/>
    <w:multiLevelType w:val="hybridMultilevel"/>
    <w:tmpl w:val="10EC8F46"/>
    <w:lvl w:ilvl="0" w:tplc="F0FC7896">
      <w:start w:val="1"/>
      <w:numFmt w:val="bullet"/>
      <w:pStyle w:val="BHPRSPDotPoint"/>
      <w:lvlText w:val=""/>
      <w:lvlJc w:val="left"/>
      <w:pPr>
        <w:ind w:left="2137" w:hanging="360"/>
      </w:pPr>
      <w:rPr>
        <w:rFonts w:ascii="Symbol" w:hAnsi="Symbol" w:hint="default"/>
      </w:rPr>
    </w:lvl>
    <w:lvl w:ilvl="1" w:tplc="0C090003" w:tentative="1">
      <w:start w:val="1"/>
      <w:numFmt w:val="bullet"/>
      <w:lvlText w:val="o"/>
      <w:lvlJc w:val="left"/>
      <w:pPr>
        <w:ind w:left="2857" w:hanging="360"/>
      </w:pPr>
      <w:rPr>
        <w:rFonts w:ascii="Courier New" w:hAnsi="Courier New" w:cs="Courier New" w:hint="default"/>
      </w:rPr>
    </w:lvl>
    <w:lvl w:ilvl="2" w:tplc="0C090005" w:tentative="1">
      <w:start w:val="1"/>
      <w:numFmt w:val="bullet"/>
      <w:lvlText w:val=""/>
      <w:lvlJc w:val="left"/>
      <w:pPr>
        <w:ind w:left="3577" w:hanging="360"/>
      </w:pPr>
      <w:rPr>
        <w:rFonts w:ascii="Wingdings" w:hAnsi="Wingdings" w:hint="default"/>
      </w:rPr>
    </w:lvl>
    <w:lvl w:ilvl="3" w:tplc="0C090001" w:tentative="1">
      <w:start w:val="1"/>
      <w:numFmt w:val="bullet"/>
      <w:lvlText w:val=""/>
      <w:lvlJc w:val="left"/>
      <w:pPr>
        <w:ind w:left="4297" w:hanging="360"/>
      </w:pPr>
      <w:rPr>
        <w:rFonts w:ascii="Symbol" w:hAnsi="Symbol" w:hint="default"/>
      </w:rPr>
    </w:lvl>
    <w:lvl w:ilvl="4" w:tplc="0C090003" w:tentative="1">
      <w:start w:val="1"/>
      <w:numFmt w:val="bullet"/>
      <w:lvlText w:val="o"/>
      <w:lvlJc w:val="left"/>
      <w:pPr>
        <w:ind w:left="5017" w:hanging="360"/>
      </w:pPr>
      <w:rPr>
        <w:rFonts w:ascii="Courier New" w:hAnsi="Courier New" w:cs="Courier New" w:hint="default"/>
      </w:rPr>
    </w:lvl>
    <w:lvl w:ilvl="5" w:tplc="0C090005" w:tentative="1">
      <w:start w:val="1"/>
      <w:numFmt w:val="bullet"/>
      <w:lvlText w:val=""/>
      <w:lvlJc w:val="left"/>
      <w:pPr>
        <w:ind w:left="5737" w:hanging="360"/>
      </w:pPr>
      <w:rPr>
        <w:rFonts w:ascii="Wingdings" w:hAnsi="Wingdings" w:hint="default"/>
      </w:rPr>
    </w:lvl>
    <w:lvl w:ilvl="6" w:tplc="0C090001" w:tentative="1">
      <w:start w:val="1"/>
      <w:numFmt w:val="bullet"/>
      <w:lvlText w:val=""/>
      <w:lvlJc w:val="left"/>
      <w:pPr>
        <w:ind w:left="6457" w:hanging="360"/>
      </w:pPr>
      <w:rPr>
        <w:rFonts w:ascii="Symbol" w:hAnsi="Symbol" w:hint="default"/>
      </w:rPr>
    </w:lvl>
    <w:lvl w:ilvl="7" w:tplc="0C090003" w:tentative="1">
      <w:start w:val="1"/>
      <w:numFmt w:val="bullet"/>
      <w:lvlText w:val="o"/>
      <w:lvlJc w:val="left"/>
      <w:pPr>
        <w:ind w:left="7177" w:hanging="360"/>
      </w:pPr>
      <w:rPr>
        <w:rFonts w:ascii="Courier New" w:hAnsi="Courier New" w:cs="Courier New" w:hint="default"/>
      </w:rPr>
    </w:lvl>
    <w:lvl w:ilvl="8" w:tplc="0C090005" w:tentative="1">
      <w:start w:val="1"/>
      <w:numFmt w:val="bullet"/>
      <w:lvlText w:val=""/>
      <w:lvlJc w:val="left"/>
      <w:pPr>
        <w:ind w:left="7897" w:hanging="360"/>
      </w:pPr>
      <w:rPr>
        <w:rFonts w:ascii="Wingdings" w:hAnsi="Wingdings" w:hint="default"/>
      </w:rPr>
    </w:lvl>
  </w:abstractNum>
  <w:abstractNum w:abstractNumId="3">
    <w:nsid w:val="162369D3"/>
    <w:multiLevelType w:val="hybridMultilevel"/>
    <w:tmpl w:val="FE1AB850"/>
    <w:lvl w:ilvl="0" w:tplc="5F34EB62">
      <w:start w:val="1"/>
      <w:numFmt w:val="bullet"/>
      <w:lvlText w:val="-"/>
      <w:lvlJc w:val="left"/>
      <w:pPr>
        <w:ind w:left="770" w:hanging="360"/>
      </w:pPr>
      <w:rPr>
        <w:rFonts w:ascii="Arial" w:eastAsia="Times New Roman" w:hAnsi="Arial" w:cs="Aria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
    <w:nsid w:val="1A171967"/>
    <w:multiLevelType w:val="multilevel"/>
    <w:tmpl w:val="26422726"/>
    <w:lvl w:ilvl="0">
      <w:start w:val="1"/>
      <w:numFmt w:val="decimal"/>
      <w:lvlText w:val="%1.0"/>
      <w:lvlJc w:val="left"/>
      <w:pPr>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AEB6A65"/>
    <w:multiLevelType w:val="hybridMultilevel"/>
    <w:tmpl w:val="C218CC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C521FAC"/>
    <w:multiLevelType w:val="hybridMultilevel"/>
    <w:tmpl w:val="633A37F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7">
    <w:nsid w:val="300B56DD"/>
    <w:multiLevelType w:val="multilevel"/>
    <w:tmpl w:val="71727AC2"/>
    <w:styleLink w:val="Style3"/>
    <w:lvl w:ilvl="0">
      <w:start w:val="19"/>
      <w:numFmt w:val="decimal"/>
      <w:lvlText w:val="P %1.0"/>
      <w:lvlJc w:val="left"/>
      <w:pPr>
        <w:ind w:left="6456" w:hanging="360"/>
      </w:pPr>
      <w:rPr>
        <w:rFonts w:ascii="Arial" w:hAnsi="Arial" w:cs="Arial" w:hint="default"/>
        <w:b/>
        <w:i/>
        <w:caps/>
        <w:color w:val="44546A" w:themeColor="text2"/>
        <w:sz w:val="24"/>
      </w:rPr>
    </w:lvl>
    <w:lvl w:ilvl="1">
      <w:start w:val="1"/>
      <w:numFmt w:val="decimal"/>
      <w:lvlText w:val="P %1.%2."/>
      <w:lvlJc w:val="left"/>
      <w:pPr>
        <w:ind w:left="432" w:hanging="432"/>
      </w:pPr>
      <w:rPr>
        <w:rFonts w:ascii="Arial Bold" w:hAnsi="Arial Bold" w:cs="Arial" w:hint="default"/>
        <w:b/>
        <w:i/>
        <w:color w:val="44546A" w:themeColor="text2"/>
        <w:sz w:val="22"/>
      </w:rPr>
    </w:lvl>
    <w:lvl w:ilvl="2">
      <w:start w:val="1"/>
      <w:numFmt w:val="decimal"/>
      <w:lvlText w:val="R %1.%2.%3."/>
      <w:lvlJc w:val="left"/>
      <w:pPr>
        <w:ind w:left="2664" w:hanging="504"/>
      </w:pPr>
      <w:rPr>
        <w:rFonts w:ascii="Arial Bold" w:hAnsi="Arial Bold" w:hint="default"/>
        <w:b/>
        <w:i/>
        <w:caps w:val="0"/>
        <w:strike w:val="0"/>
        <w:dstrike w:val="0"/>
        <w:vanish w:val="0"/>
        <w:color w:val="44546A" w:themeColor="text2"/>
        <w:sz w:val="20"/>
        <w:vertAlign w:val="baseline"/>
      </w:rPr>
    </w:lvl>
    <w:lvl w:ilvl="3">
      <w:start w:val="1"/>
      <w:numFmt w:val="decimal"/>
      <w:lvlText w:val="r %1.%2.%3.%4."/>
      <w:lvlJc w:val="left"/>
      <w:pPr>
        <w:ind w:left="7824" w:hanging="648"/>
      </w:pPr>
      <w:rPr>
        <w:rFonts w:hint="default"/>
      </w:rPr>
    </w:lvl>
    <w:lvl w:ilvl="4">
      <w:start w:val="1"/>
      <w:numFmt w:val="decimal"/>
      <w:lvlText w:val="r %1.%2.%3.%4.%5."/>
      <w:lvlJc w:val="left"/>
      <w:pPr>
        <w:ind w:left="8328" w:hanging="792"/>
      </w:pPr>
      <w:rPr>
        <w:rFonts w:hint="default"/>
      </w:rPr>
    </w:lvl>
    <w:lvl w:ilvl="5">
      <w:start w:val="1"/>
      <w:numFmt w:val="decimal"/>
      <w:lvlText w:val="%1.%2.%3.%4.%5.%6."/>
      <w:lvlJc w:val="left"/>
      <w:pPr>
        <w:ind w:left="8832" w:hanging="936"/>
      </w:pPr>
      <w:rPr>
        <w:rFonts w:hint="default"/>
      </w:rPr>
    </w:lvl>
    <w:lvl w:ilvl="6">
      <w:start w:val="1"/>
      <w:numFmt w:val="decimal"/>
      <w:lvlText w:val="%1.%2.%3.%4.%5.%6.%7."/>
      <w:lvlJc w:val="left"/>
      <w:pPr>
        <w:ind w:left="9336" w:hanging="1080"/>
      </w:pPr>
      <w:rPr>
        <w:rFonts w:hint="default"/>
      </w:rPr>
    </w:lvl>
    <w:lvl w:ilvl="7">
      <w:start w:val="1"/>
      <w:numFmt w:val="decimal"/>
      <w:lvlText w:val="%1.%2.%3.%4.%5.%6.%7.%8."/>
      <w:lvlJc w:val="left"/>
      <w:pPr>
        <w:ind w:left="9840" w:hanging="1224"/>
      </w:pPr>
      <w:rPr>
        <w:rFonts w:hint="default"/>
      </w:rPr>
    </w:lvl>
    <w:lvl w:ilvl="8">
      <w:start w:val="1"/>
      <w:numFmt w:val="decimal"/>
      <w:lvlText w:val="%1.%2.%3.%4.%5.%6.%7.%8.%9."/>
      <w:lvlJc w:val="left"/>
      <w:pPr>
        <w:ind w:left="10416" w:hanging="1440"/>
      </w:pPr>
      <w:rPr>
        <w:rFonts w:hint="default"/>
      </w:rPr>
    </w:lvl>
  </w:abstractNum>
  <w:abstractNum w:abstractNumId="8">
    <w:nsid w:val="3BA84D52"/>
    <w:multiLevelType w:val="hybridMultilevel"/>
    <w:tmpl w:val="188E606E"/>
    <w:lvl w:ilvl="0" w:tplc="9D42670E">
      <w:start w:val="1"/>
      <w:numFmt w:val="bullet"/>
      <w:lvlText w:val=""/>
      <w:lvlJc w:val="left"/>
      <w:pPr>
        <w:tabs>
          <w:tab w:val="num" w:pos="1371"/>
        </w:tabs>
        <w:ind w:left="1371" w:hanging="662"/>
      </w:pPr>
      <w:rPr>
        <w:rFonts w:ascii="Symbol" w:hAnsi="Symbol" w:hint="default"/>
      </w:rPr>
    </w:lvl>
    <w:lvl w:ilvl="1" w:tplc="0C090003" w:tentative="1">
      <w:start w:val="1"/>
      <w:numFmt w:val="bullet"/>
      <w:lvlText w:val="o"/>
      <w:lvlJc w:val="left"/>
      <w:pPr>
        <w:tabs>
          <w:tab w:val="num" w:pos="2494"/>
        </w:tabs>
        <w:ind w:left="2494" w:hanging="360"/>
      </w:pPr>
      <w:rPr>
        <w:rFonts w:ascii="Courier New" w:hAnsi="Courier New" w:hint="default"/>
      </w:rPr>
    </w:lvl>
    <w:lvl w:ilvl="2" w:tplc="0C090005" w:tentative="1">
      <w:start w:val="1"/>
      <w:numFmt w:val="bullet"/>
      <w:lvlText w:val=""/>
      <w:lvlJc w:val="left"/>
      <w:pPr>
        <w:tabs>
          <w:tab w:val="num" w:pos="3214"/>
        </w:tabs>
        <w:ind w:left="3214" w:hanging="360"/>
      </w:pPr>
      <w:rPr>
        <w:rFonts w:ascii="Wingdings" w:hAnsi="Wingdings" w:hint="default"/>
      </w:rPr>
    </w:lvl>
    <w:lvl w:ilvl="3" w:tplc="0C090001" w:tentative="1">
      <w:start w:val="1"/>
      <w:numFmt w:val="bullet"/>
      <w:lvlText w:val=""/>
      <w:lvlJc w:val="left"/>
      <w:pPr>
        <w:tabs>
          <w:tab w:val="num" w:pos="3934"/>
        </w:tabs>
        <w:ind w:left="3934" w:hanging="360"/>
      </w:pPr>
      <w:rPr>
        <w:rFonts w:ascii="Symbol" w:hAnsi="Symbol" w:hint="default"/>
      </w:rPr>
    </w:lvl>
    <w:lvl w:ilvl="4" w:tplc="0C090003" w:tentative="1">
      <w:start w:val="1"/>
      <w:numFmt w:val="bullet"/>
      <w:lvlText w:val="o"/>
      <w:lvlJc w:val="left"/>
      <w:pPr>
        <w:tabs>
          <w:tab w:val="num" w:pos="4654"/>
        </w:tabs>
        <w:ind w:left="4654" w:hanging="360"/>
      </w:pPr>
      <w:rPr>
        <w:rFonts w:ascii="Courier New" w:hAnsi="Courier New" w:hint="default"/>
      </w:rPr>
    </w:lvl>
    <w:lvl w:ilvl="5" w:tplc="0C090005" w:tentative="1">
      <w:start w:val="1"/>
      <w:numFmt w:val="bullet"/>
      <w:lvlText w:val=""/>
      <w:lvlJc w:val="left"/>
      <w:pPr>
        <w:tabs>
          <w:tab w:val="num" w:pos="5374"/>
        </w:tabs>
        <w:ind w:left="5374" w:hanging="360"/>
      </w:pPr>
      <w:rPr>
        <w:rFonts w:ascii="Wingdings" w:hAnsi="Wingdings" w:hint="default"/>
      </w:rPr>
    </w:lvl>
    <w:lvl w:ilvl="6" w:tplc="0C090001" w:tentative="1">
      <w:start w:val="1"/>
      <w:numFmt w:val="bullet"/>
      <w:lvlText w:val=""/>
      <w:lvlJc w:val="left"/>
      <w:pPr>
        <w:tabs>
          <w:tab w:val="num" w:pos="6094"/>
        </w:tabs>
        <w:ind w:left="6094" w:hanging="360"/>
      </w:pPr>
      <w:rPr>
        <w:rFonts w:ascii="Symbol" w:hAnsi="Symbol" w:hint="default"/>
      </w:rPr>
    </w:lvl>
    <w:lvl w:ilvl="7" w:tplc="0C090003" w:tentative="1">
      <w:start w:val="1"/>
      <w:numFmt w:val="bullet"/>
      <w:lvlText w:val="o"/>
      <w:lvlJc w:val="left"/>
      <w:pPr>
        <w:tabs>
          <w:tab w:val="num" w:pos="6814"/>
        </w:tabs>
        <w:ind w:left="6814" w:hanging="360"/>
      </w:pPr>
      <w:rPr>
        <w:rFonts w:ascii="Courier New" w:hAnsi="Courier New" w:hint="default"/>
      </w:rPr>
    </w:lvl>
    <w:lvl w:ilvl="8" w:tplc="0C090005" w:tentative="1">
      <w:start w:val="1"/>
      <w:numFmt w:val="bullet"/>
      <w:lvlText w:val=""/>
      <w:lvlJc w:val="left"/>
      <w:pPr>
        <w:tabs>
          <w:tab w:val="num" w:pos="7534"/>
        </w:tabs>
        <w:ind w:left="7534" w:hanging="360"/>
      </w:pPr>
      <w:rPr>
        <w:rFonts w:ascii="Wingdings" w:hAnsi="Wingdings" w:hint="default"/>
      </w:rPr>
    </w:lvl>
  </w:abstractNum>
  <w:abstractNum w:abstractNumId="9">
    <w:nsid w:val="48DD78AD"/>
    <w:multiLevelType w:val="hybridMultilevel"/>
    <w:tmpl w:val="F62486D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0">
    <w:nsid w:val="602543E4"/>
    <w:multiLevelType w:val="hybridMultilevel"/>
    <w:tmpl w:val="E18EA8FC"/>
    <w:lvl w:ilvl="0" w:tplc="6F688B94">
      <w:numFmt w:val="bullet"/>
      <w:pStyle w:val="SMPBullet"/>
      <w:lvlText w:val=""/>
      <w:legacy w:legacy="1" w:legacySpace="0" w:legacyIndent="360"/>
      <w:lvlJc w:val="left"/>
      <w:rPr>
        <w:rFonts w:ascii="Symbol" w:hAnsi="Symbol" w:hint="default"/>
      </w:rPr>
    </w:lvl>
    <w:lvl w:ilvl="1" w:tplc="04090003" w:tentative="1">
      <w:start w:val="1"/>
      <w:numFmt w:val="bullet"/>
      <w:lvlText w:val="o"/>
      <w:lvlJc w:val="left"/>
      <w:pPr>
        <w:tabs>
          <w:tab w:val="num" w:pos="478"/>
        </w:tabs>
        <w:ind w:left="478" w:hanging="360"/>
      </w:pPr>
      <w:rPr>
        <w:rFonts w:ascii="Courier New" w:hAnsi="Courier New" w:hint="default"/>
      </w:rPr>
    </w:lvl>
    <w:lvl w:ilvl="2" w:tplc="04090005" w:tentative="1">
      <w:start w:val="1"/>
      <w:numFmt w:val="bullet"/>
      <w:lvlText w:val=""/>
      <w:lvlJc w:val="left"/>
      <w:pPr>
        <w:tabs>
          <w:tab w:val="num" w:pos="1198"/>
        </w:tabs>
        <w:ind w:left="1198" w:hanging="360"/>
      </w:pPr>
      <w:rPr>
        <w:rFonts w:ascii="Wingdings" w:hAnsi="Wingdings" w:hint="default"/>
      </w:rPr>
    </w:lvl>
    <w:lvl w:ilvl="3" w:tplc="04090001" w:tentative="1">
      <w:start w:val="1"/>
      <w:numFmt w:val="bullet"/>
      <w:lvlText w:val=""/>
      <w:lvlJc w:val="left"/>
      <w:pPr>
        <w:tabs>
          <w:tab w:val="num" w:pos="1918"/>
        </w:tabs>
        <w:ind w:left="1918" w:hanging="360"/>
      </w:pPr>
      <w:rPr>
        <w:rFonts w:ascii="Symbol" w:hAnsi="Symbol" w:hint="default"/>
      </w:rPr>
    </w:lvl>
    <w:lvl w:ilvl="4" w:tplc="04090003" w:tentative="1">
      <w:start w:val="1"/>
      <w:numFmt w:val="bullet"/>
      <w:lvlText w:val="o"/>
      <w:lvlJc w:val="left"/>
      <w:pPr>
        <w:tabs>
          <w:tab w:val="num" w:pos="2638"/>
        </w:tabs>
        <w:ind w:left="2638" w:hanging="360"/>
      </w:pPr>
      <w:rPr>
        <w:rFonts w:ascii="Courier New" w:hAnsi="Courier New" w:hint="default"/>
      </w:rPr>
    </w:lvl>
    <w:lvl w:ilvl="5" w:tplc="04090005" w:tentative="1">
      <w:start w:val="1"/>
      <w:numFmt w:val="bullet"/>
      <w:lvlText w:val=""/>
      <w:lvlJc w:val="left"/>
      <w:pPr>
        <w:tabs>
          <w:tab w:val="num" w:pos="3358"/>
        </w:tabs>
        <w:ind w:left="3358" w:hanging="360"/>
      </w:pPr>
      <w:rPr>
        <w:rFonts w:ascii="Wingdings" w:hAnsi="Wingdings" w:hint="default"/>
      </w:rPr>
    </w:lvl>
    <w:lvl w:ilvl="6" w:tplc="04090001" w:tentative="1">
      <w:start w:val="1"/>
      <w:numFmt w:val="bullet"/>
      <w:lvlText w:val=""/>
      <w:lvlJc w:val="left"/>
      <w:pPr>
        <w:tabs>
          <w:tab w:val="num" w:pos="4078"/>
        </w:tabs>
        <w:ind w:left="4078" w:hanging="360"/>
      </w:pPr>
      <w:rPr>
        <w:rFonts w:ascii="Symbol" w:hAnsi="Symbol" w:hint="default"/>
      </w:rPr>
    </w:lvl>
    <w:lvl w:ilvl="7" w:tplc="04090003" w:tentative="1">
      <w:start w:val="1"/>
      <w:numFmt w:val="bullet"/>
      <w:lvlText w:val="o"/>
      <w:lvlJc w:val="left"/>
      <w:pPr>
        <w:tabs>
          <w:tab w:val="num" w:pos="4798"/>
        </w:tabs>
        <w:ind w:left="4798" w:hanging="360"/>
      </w:pPr>
      <w:rPr>
        <w:rFonts w:ascii="Courier New" w:hAnsi="Courier New" w:hint="default"/>
      </w:rPr>
    </w:lvl>
    <w:lvl w:ilvl="8" w:tplc="04090005" w:tentative="1">
      <w:start w:val="1"/>
      <w:numFmt w:val="bullet"/>
      <w:lvlText w:val=""/>
      <w:lvlJc w:val="left"/>
      <w:pPr>
        <w:tabs>
          <w:tab w:val="num" w:pos="5518"/>
        </w:tabs>
        <w:ind w:left="5518" w:hanging="360"/>
      </w:pPr>
      <w:rPr>
        <w:rFonts w:ascii="Wingdings" w:hAnsi="Wingdings" w:hint="default"/>
      </w:rPr>
    </w:lvl>
  </w:abstractNum>
  <w:abstractNum w:abstractNumId="11">
    <w:nsid w:val="6F891EB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C4364DF"/>
    <w:multiLevelType w:val="multilevel"/>
    <w:tmpl w:val="913E70E2"/>
    <w:lvl w:ilvl="0">
      <w:start w:val="1"/>
      <w:numFmt w:val="upperLetter"/>
      <w:pStyle w:val="Heading1"/>
      <w:lvlText w:val="Appendix %1."/>
      <w:lvlJc w:val="left"/>
      <w:pPr>
        <w:ind w:left="1134" w:hanging="1134"/>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134" w:hanging="1134"/>
      </w:pPr>
      <w:rPr>
        <w:rFonts w:ascii="Arial" w:hAnsi="Arial" w:cs="Arial" w:hint="default"/>
        <w:b w:val="0"/>
        <w:i w:val="0"/>
        <w:caps w:val="0"/>
        <w:strike w:val="0"/>
        <w:dstrike w:val="0"/>
        <w:vanish w:val="0"/>
        <w:color w:val="406276"/>
        <w:sz w:val="24"/>
        <w:vertAlign w:val="baseline"/>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num w:numId="1">
    <w:abstractNumId w:val="5"/>
  </w:num>
  <w:num w:numId="2">
    <w:abstractNumId w:val="4"/>
  </w:num>
  <w:num w:numId="3">
    <w:abstractNumId w:val="11"/>
  </w:num>
  <w:num w:numId="4">
    <w:abstractNumId w:val="1"/>
  </w:num>
  <w:num w:numId="5">
    <w:abstractNumId w:val="9"/>
  </w:num>
  <w:num w:numId="6">
    <w:abstractNumId w:val="0"/>
  </w:num>
  <w:num w:numId="7">
    <w:abstractNumId w:val="8"/>
  </w:num>
  <w:num w:numId="8">
    <w:abstractNumId w:val="10"/>
  </w:num>
  <w:num w:numId="9">
    <w:abstractNumId w:val="1"/>
  </w:num>
  <w:num w:numId="10">
    <w:abstractNumId w:val="1"/>
  </w:num>
  <w:num w:numId="11">
    <w:abstractNumId w:val="2"/>
  </w:num>
  <w:num w:numId="12">
    <w:abstractNumId w:val="3"/>
  </w:num>
  <w:num w:numId="13">
    <w:abstractNumId w:val="6"/>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F2E"/>
    <w:rsid w:val="00026BE1"/>
    <w:rsid w:val="000C34BD"/>
    <w:rsid w:val="000C699B"/>
    <w:rsid w:val="000E588A"/>
    <w:rsid w:val="00143073"/>
    <w:rsid w:val="00143F8C"/>
    <w:rsid w:val="00152932"/>
    <w:rsid w:val="001B5E99"/>
    <w:rsid w:val="00221C21"/>
    <w:rsid w:val="00257FA7"/>
    <w:rsid w:val="00262BAF"/>
    <w:rsid w:val="002B1B5E"/>
    <w:rsid w:val="002B29CE"/>
    <w:rsid w:val="002B39FE"/>
    <w:rsid w:val="00332471"/>
    <w:rsid w:val="00347EA8"/>
    <w:rsid w:val="0038258D"/>
    <w:rsid w:val="003A0278"/>
    <w:rsid w:val="003A3187"/>
    <w:rsid w:val="003D4895"/>
    <w:rsid w:val="003E0C7A"/>
    <w:rsid w:val="0042304D"/>
    <w:rsid w:val="00435D9F"/>
    <w:rsid w:val="004B0ECB"/>
    <w:rsid w:val="004B58A6"/>
    <w:rsid w:val="00580264"/>
    <w:rsid w:val="005B0D8D"/>
    <w:rsid w:val="00627B12"/>
    <w:rsid w:val="00630EEF"/>
    <w:rsid w:val="00650AEE"/>
    <w:rsid w:val="006533BC"/>
    <w:rsid w:val="0065521C"/>
    <w:rsid w:val="00706783"/>
    <w:rsid w:val="007718F4"/>
    <w:rsid w:val="0077350A"/>
    <w:rsid w:val="00792B57"/>
    <w:rsid w:val="007931BA"/>
    <w:rsid w:val="00797072"/>
    <w:rsid w:val="008076A4"/>
    <w:rsid w:val="00821D1D"/>
    <w:rsid w:val="008452BE"/>
    <w:rsid w:val="0089408F"/>
    <w:rsid w:val="008E79C8"/>
    <w:rsid w:val="008F13F8"/>
    <w:rsid w:val="008F6489"/>
    <w:rsid w:val="008F7F2E"/>
    <w:rsid w:val="00906089"/>
    <w:rsid w:val="00924665"/>
    <w:rsid w:val="00930E5F"/>
    <w:rsid w:val="00954845"/>
    <w:rsid w:val="00973D64"/>
    <w:rsid w:val="009D7A02"/>
    <w:rsid w:val="00A47955"/>
    <w:rsid w:val="00A6407E"/>
    <w:rsid w:val="00AA08F1"/>
    <w:rsid w:val="00AA0B15"/>
    <w:rsid w:val="00AA0BFA"/>
    <w:rsid w:val="00AA10E8"/>
    <w:rsid w:val="00AC52C3"/>
    <w:rsid w:val="00B01565"/>
    <w:rsid w:val="00B142EC"/>
    <w:rsid w:val="00B475C2"/>
    <w:rsid w:val="00B53460"/>
    <w:rsid w:val="00B915A6"/>
    <w:rsid w:val="00BB476F"/>
    <w:rsid w:val="00BF0967"/>
    <w:rsid w:val="00CB028F"/>
    <w:rsid w:val="00D2211E"/>
    <w:rsid w:val="00D36194"/>
    <w:rsid w:val="00D4188A"/>
    <w:rsid w:val="00D707B8"/>
    <w:rsid w:val="00DA3463"/>
    <w:rsid w:val="00DA4837"/>
    <w:rsid w:val="00DD5234"/>
    <w:rsid w:val="00E1500B"/>
    <w:rsid w:val="00E16380"/>
    <w:rsid w:val="00E20972"/>
    <w:rsid w:val="00E22D28"/>
    <w:rsid w:val="00EA08AA"/>
    <w:rsid w:val="00EB1DD1"/>
    <w:rsid w:val="00EB435A"/>
    <w:rsid w:val="00EC0F8F"/>
    <w:rsid w:val="00FB6FBF"/>
    <w:rsid w:val="00FE01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C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234"/>
    <w:pPr>
      <w:spacing w:before="200" w:after="0" w:line="276" w:lineRule="auto"/>
      <w:ind w:left="1134"/>
    </w:pPr>
    <w:rPr>
      <w:rFonts w:ascii="Arial" w:hAnsi="Arial" w:cs="Arial"/>
    </w:rPr>
  </w:style>
  <w:style w:type="paragraph" w:styleId="Heading1">
    <w:name w:val="heading 1"/>
    <w:aliases w:val="- 1st Order Heading,. (1.0)"/>
    <w:basedOn w:val="Normal"/>
    <w:next w:val="Normal"/>
    <w:link w:val="Heading1Char"/>
    <w:uiPriority w:val="99"/>
    <w:qFormat/>
    <w:rsid w:val="00B53460"/>
    <w:pPr>
      <w:keepNext/>
      <w:keepLines/>
      <w:numPr>
        <w:numId w:val="15"/>
      </w:numPr>
      <w:spacing w:before="240"/>
      <w:outlineLvl w:val="0"/>
    </w:pPr>
    <w:rPr>
      <w:rFonts w:eastAsiaTheme="majorEastAsia"/>
      <w:b/>
      <w:color w:val="406276"/>
      <w:sz w:val="28"/>
      <w:szCs w:val="32"/>
    </w:rPr>
  </w:style>
  <w:style w:type="paragraph" w:styleId="Heading2">
    <w:name w:val="heading 2"/>
    <w:basedOn w:val="Normal"/>
    <w:next w:val="Normal"/>
    <w:link w:val="Heading2Char"/>
    <w:uiPriority w:val="9"/>
    <w:unhideWhenUsed/>
    <w:qFormat/>
    <w:rsid w:val="00B53460"/>
    <w:pPr>
      <w:keepNext/>
      <w:keepLines/>
      <w:numPr>
        <w:ilvl w:val="1"/>
        <w:numId w:val="15"/>
      </w:numPr>
      <w:spacing w:before="240"/>
      <w:outlineLvl w:val="1"/>
    </w:pPr>
    <w:rPr>
      <w:rFonts w:eastAsiaTheme="majorEastAsia"/>
      <w:b/>
      <w:color w:val="406276"/>
      <w:sz w:val="24"/>
      <w:szCs w:val="32"/>
    </w:rPr>
  </w:style>
  <w:style w:type="paragraph" w:styleId="Heading3">
    <w:name w:val="heading 3"/>
    <w:aliases w:val="- 3rd Order Heading,. (1.1.1)"/>
    <w:basedOn w:val="Heading2"/>
    <w:next w:val="Normal"/>
    <w:link w:val="Heading3Char"/>
    <w:uiPriority w:val="99"/>
    <w:unhideWhenUsed/>
    <w:qFormat/>
    <w:rsid w:val="00DD5234"/>
    <w:pPr>
      <w:numPr>
        <w:ilvl w:val="2"/>
      </w:numPr>
      <w:outlineLvl w:val="2"/>
    </w:pPr>
  </w:style>
  <w:style w:type="paragraph" w:styleId="Heading4">
    <w:name w:val="heading 4"/>
    <w:aliases w:val=". (A.)"/>
    <w:basedOn w:val="Normal"/>
    <w:next w:val="Normal"/>
    <w:link w:val="Heading4Char"/>
    <w:uiPriority w:val="99"/>
    <w:unhideWhenUsed/>
    <w:qFormat/>
    <w:rsid w:val="00B0156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aliases w:val=". (1.)"/>
    <w:basedOn w:val="Normal"/>
    <w:next w:val="Normal"/>
    <w:link w:val="Heading5Char"/>
    <w:uiPriority w:val="99"/>
    <w:qFormat/>
    <w:rsid w:val="00B01565"/>
    <w:pPr>
      <w:keepNext/>
      <w:tabs>
        <w:tab w:val="num" w:pos="1008"/>
      </w:tabs>
      <w:spacing w:before="0"/>
      <w:ind w:left="1008" w:hanging="432"/>
      <w:outlineLvl w:val="4"/>
    </w:pPr>
    <w:rPr>
      <w:rFonts w:eastAsia="Times New Roman"/>
      <w:b/>
      <w:szCs w:val="20"/>
      <w:u w:val="single"/>
      <w:lang w:val="en-GB"/>
    </w:rPr>
  </w:style>
  <w:style w:type="paragraph" w:styleId="Heading6">
    <w:name w:val="heading 6"/>
    <w:aliases w:val=". (a.)"/>
    <w:basedOn w:val="Normal"/>
    <w:next w:val="Normal"/>
    <w:link w:val="Heading6Char"/>
    <w:uiPriority w:val="99"/>
    <w:qFormat/>
    <w:rsid w:val="00B01565"/>
    <w:pPr>
      <w:keepNext/>
      <w:tabs>
        <w:tab w:val="num" w:pos="1152"/>
      </w:tabs>
      <w:spacing w:before="0"/>
      <w:ind w:left="1152" w:hanging="432"/>
      <w:outlineLvl w:val="5"/>
    </w:pPr>
    <w:rPr>
      <w:rFonts w:eastAsia="Times New Roman"/>
      <w:b/>
      <w:szCs w:val="20"/>
      <w:lang w:val="en-GB"/>
    </w:rPr>
  </w:style>
  <w:style w:type="paragraph" w:styleId="Heading7">
    <w:name w:val="heading 7"/>
    <w:aliases w:val=". [(1)]"/>
    <w:basedOn w:val="Normal"/>
    <w:next w:val="Normal"/>
    <w:link w:val="Heading7Char"/>
    <w:uiPriority w:val="99"/>
    <w:qFormat/>
    <w:rsid w:val="00B01565"/>
    <w:pPr>
      <w:keepNext/>
      <w:tabs>
        <w:tab w:val="num" w:pos="1296"/>
      </w:tabs>
      <w:spacing w:before="0"/>
      <w:ind w:left="1296" w:hanging="288"/>
      <w:outlineLvl w:val="6"/>
    </w:pPr>
    <w:rPr>
      <w:rFonts w:eastAsia="Times New Roman"/>
      <w:b/>
      <w:szCs w:val="20"/>
      <w:lang w:val="en-GB"/>
    </w:rPr>
  </w:style>
  <w:style w:type="paragraph" w:styleId="Heading8">
    <w:name w:val="heading 8"/>
    <w:aliases w:val=". [(a)]"/>
    <w:basedOn w:val="Normal"/>
    <w:next w:val="Normal"/>
    <w:link w:val="Heading8Char"/>
    <w:uiPriority w:val="99"/>
    <w:qFormat/>
    <w:rsid w:val="00B01565"/>
    <w:pPr>
      <w:keepNext/>
      <w:framePr w:w="10709" w:h="13526" w:hRule="exact" w:hSpace="180" w:wrap="auto" w:vAnchor="text" w:hAnchor="page" w:x="553" w:y="34"/>
      <w:tabs>
        <w:tab w:val="num" w:pos="1440"/>
      </w:tabs>
      <w:spacing w:before="40" w:after="40"/>
      <w:ind w:left="1440" w:right="-1667" w:hanging="432"/>
      <w:jc w:val="center"/>
      <w:outlineLvl w:val="7"/>
    </w:pPr>
    <w:rPr>
      <w:rFonts w:eastAsia="Times New Roman"/>
      <w:b/>
      <w:sz w:val="16"/>
      <w:szCs w:val="20"/>
      <w:lang w:val="en-GB"/>
    </w:rPr>
  </w:style>
  <w:style w:type="paragraph" w:styleId="Heading9">
    <w:name w:val="heading 9"/>
    <w:aliases w:val=". [(iii)]"/>
    <w:basedOn w:val="Normal"/>
    <w:next w:val="Normal"/>
    <w:link w:val="Heading9Char"/>
    <w:uiPriority w:val="99"/>
    <w:qFormat/>
    <w:rsid w:val="00B01565"/>
    <w:pPr>
      <w:keepNext/>
      <w:tabs>
        <w:tab w:val="left" w:pos="1440"/>
        <w:tab w:val="num" w:pos="1584"/>
        <w:tab w:val="left" w:pos="2160"/>
        <w:tab w:val="left" w:pos="2880"/>
        <w:tab w:val="left" w:pos="3600"/>
        <w:tab w:val="left" w:pos="4320"/>
        <w:tab w:val="left" w:pos="5040"/>
        <w:tab w:val="left" w:pos="5760"/>
        <w:tab w:val="left" w:pos="6480"/>
        <w:tab w:val="left" w:pos="7200"/>
        <w:tab w:val="left" w:pos="7920"/>
      </w:tabs>
      <w:spacing w:before="0"/>
      <w:ind w:left="1584" w:hanging="144"/>
      <w:jc w:val="center"/>
      <w:outlineLvl w:val="8"/>
    </w:pPr>
    <w:rPr>
      <w:rFonts w:eastAsia="Times New Roman"/>
      <w:b/>
      <w:color w:val="00000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1st Order Heading Char,. (1.0) Char"/>
    <w:basedOn w:val="DefaultParagraphFont"/>
    <w:link w:val="Heading1"/>
    <w:uiPriority w:val="99"/>
    <w:rsid w:val="00B53460"/>
    <w:rPr>
      <w:rFonts w:ascii="Arial" w:eastAsiaTheme="majorEastAsia" w:hAnsi="Arial" w:cs="Arial"/>
      <w:b/>
      <w:color w:val="406276"/>
      <w:sz w:val="28"/>
      <w:szCs w:val="32"/>
    </w:rPr>
  </w:style>
  <w:style w:type="character" w:customStyle="1" w:styleId="Heading2Char">
    <w:name w:val="Heading 2 Char"/>
    <w:basedOn w:val="DefaultParagraphFont"/>
    <w:link w:val="Heading2"/>
    <w:uiPriority w:val="9"/>
    <w:rsid w:val="00B53460"/>
    <w:rPr>
      <w:rFonts w:ascii="Arial" w:eastAsiaTheme="majorEastAsia" w:hAnsi="Arial" w:cs="Arial"/>
      <w:b/>
      <w:color w:val="406276"/>
      <w:sz w:val="24"/>
      <w:szCs w:val="32"/>
    </w:rPr>
  </w:style>
  <w:style w:type="paragraph" w:styleId="ListParagraph">
    <w:name w:val="List Paragraph"/>
    <w:basedOn w:val="Normal"/>
    <w:link w:val="ListParagraphChar"/>
    <w:uiPriority w:val="34"/>
    <w:qFormat/>
    <w:rsid w:val="008F7F2E"/>
    <w:pPr>
      <w:ind w:left="720"/>
      <w:contextualSpacing/>
    </w:pPr>
  </w:style>
  <w:style w:type="character" w:customStyle="1" w:styleId="Heading3Char">
    <w:name w:val="Heading 3 Char"/>
    <w:aliases w:val="- 3rd Order Heading Char,. (1.1.1) Char"/>
    <w:basedOn w:val="DefaultParagraphFont"/>
    <w:link w:val="Heading3"/>
    <w:uiPriority w:val="9"/>
    <w:rsid w:val="00DD5234"/>
    <w:rPr>
      <w:rFonts w:asciiTheme="majorHAnsi" w:eastAsiaTheme="majorEastAsia" w:hAnsiTheme="majorHAnsi" w:cstheme="majorBidi"/>
      <w:color w:val="2E74B5" w:themeColor="accent1" w:themeShade="BF"/>
      <w:sz w:val="28"/>
      <w:szCs w:val="32"/>
    </w:rPr>
  </w:style>
  <w:style w:type="paragraph" w:styleId="NoSpacing">
    <w:name w:val="No Spacing"/>
    <w:uiPriority w:val="1"/>
    <w:qFormat/>
    <w:rsid w:val="00DD5234"/>
    <w:pPr>
      <w:spacing w:after="0" w:line="240" w:lineRule="auto"/>
      <w:ind w:left="1134"/>
    </w:pPr>
    <w:rPr>
      <w:rFonts w:ascii="Arial" w:hAnsi="Arial" w:cs="Arial"/>
    </w:rPr>
  </w:style>
  <w:style w:type="paragraph" w:styleId="TOC1">
    <w:name w:val="toc 1"/>
    <w:basedOn w:val="Normal"/>
    <w:next w:val="Normal"/>
    <w:autoRedefine/>
    <w:uiPriority w:val="39"/>
    <w:unhideWhenUsed/>
    <w:rsid w:val="00026BE1"/>
    <w:pPr>
      <w:tabs>
        <w:tab w:val="left" w:pos="660"/>
        <w:tab w:val="right" w:leader="dot" w:pos="9016"/>
      </w:tabs>
      <w:spacing w:after="100"/>
      <w:ind w:left="0"/>
    </w:pPr>
    <w:rPr>
      <w:noProof/>
      <w:sz w:val="24"/>
    </w:rPr>
  </w:style>
  <w:style w:type="paragraph" w:styleId="TOC2">
    <w:name w:val="toc 2"/>
    <w:basedOn w:val="Normal"/>
    <w:next w:val="Normal"/>
    <w:autoRedefine/>
    <w:uiPriority w:val="39"/>
    <w:unhideWhenUsed/>
    <w:rsid w:val="00026BE1"/>
    <w:pPr>
      <w:tabs>
        <w:tab w:val="left" w:pos="880"/>
        <w:tab w:val="right" w:leader="dot" w:pos="9016"/>
      </w:tabs>
      <w:spacing w:after="100"/>
      <w:ind w:left="220"/>
    </w:pPr>
    <w:rPr>
      <w:noProof/>
      <w:sz w:val="20"/>
      <w:szCs w:val="24"/>
    </w:rPr>
  </w:style>
  <w:style w:type="paragraph" w:styleId="TOC3">
    <w:name w:val="toc 3"/>
    <w:basedOn w:val="Normal"/>
    <w:next w:val="Normal"/>
    <w:autoRedefine/>
    <w:uiPriority w:val="39"/>
    <w:unhideWhenUsed/>
    <w:rsid w:val="000C34BD"/>
    <w:pPr>
      <w:spacing w:after="100"/>
      <w:ind w:left="440"/>
    </w:pPr>
  </w:style>
  <w:style w:type="character" w:styleId="Hyperlink">
    <w:name w:val="Hyperlink"/>
    <w:basedOn w:val="DefaultParagraphFont"/>
    <w:uiPriority w:val="99"/>
    <w:unhideWhenUsed/>
    <w:rsid w:val="000C34BD"/>
    <w:rPr>
      <w:color w:val="0563C1" w:themeColor="hyperlink"/>
      <w:u w:val="single"/>
    </w:rPr>
  </w:style>
  <w:style w:type="character" w:customStyle="1" w:styleId="Heading4Char">
    <w:name w:val="Heading 4 Char"/>
    <w:aliases w:val=". (A.) Char"/>
    <w:basedOn w:val="DefaultParagraphFont"/>
    <w:link w:val="Heading4"/>
    <w:uiPriority w:val="9"/>
    <w:semiHidden/>
    <w:rsid w:val="00B01565"/>
    <w:rPr>
      <w:rFonts w:asciiTheme="majorHAnsi" w:eastAsiaTheme="majorEastAsia" w:hAnsiTheme="majorHAnsi" w:cstheme="majorBidi"/>
      <w:i/>
      <w:iCs/>
      <w:color w:val="2E74B5" w:themeColor="accent1" w:themeShade="BF"/>
    </w:rPr>
  </w:style>
  <w:style w:type="character" w:customStyle="1" w:styleId="Heading5Char">
    <w:name w:val="Heading 5 Char"/>
    <w:aliases w:val=". (1.) Char"/>
    <w:basedOn w:val="DefaultParagraphFont"/>
    <w:link w:val="Heading5"/>
    <w:uiPriority w:val="99"/>
    <w:rsid w:val="00B01565"/>
    <w:rPr>
      <w:rFonts w:ascii="Arial" w:eastAsia="Times New Roman" w:hAnsi="Arial" w:cs="Arial"/>
      <w:b/>
      <w:szCs w:val="20"/>
      <w:u w:val="single"/>
      <w:lang w:val="en-GB"/>
    </w:rPr>
  </w:style>
  <w:style w:type="character" w:customStyle="1" w:styleId="Heading6Char">
    <w:name w:val="Heading 6 Char"/>
    <w:aliases w:val=". (a.) Char"/>
    <w:basedOn w:val="DefaultParagraphFont"/>
    <w:link w:val="Heading6"/>
    <w:uiPriority w:val="99"/>
    <w:rsid w:val="00B01565"/>
    <w:rPr>
      <w:rFonts w:ascii="Arial" w:eastAsia="Times New Roman" w:hAnsi="Arial" w:cs="Arial"/>
      <w:b/>
      <w:szCs w:val="20"/>
      <w:lang w:val="en-GB"/>
    </w:rPr>
  </w:style>
  <w:style w:type="character" w:customStyle="1" w:styleId="Heading7Char">
    <w:name w:val="Heading 7 Char"/>
    <w:aliases w:val=". [(1)] Char"/>
    <w:basedOn w:val="DefaultParagraphFont"/>
    <w:link w:val="Heading7"/>
    <w:uiPriority w:val="99"/>
    <w:rsid w:val="00B01565"/>
    <w:rPr>
      <w:rFonts w:ascii="Arial" w:eastAsia="Times New Roman" w:hAnsi="Arial" w:cs="Arial"/>
      <w:b/>
      <w:szCs w:val="20"/>
      <w:lang w:val="en-GB"/>
    </w:rPr>
  </w:style>
  <w:style w:type="character" w:customStyle="1" w:styleId="Heading8Char">
    <w:name w:val="Heading 8 Char"/>
    <w:aliases w:val=". [(a)] Char"/>
    <w:basedOn w:val="DefaultParagraphFont"/>
    <w:link w:val="Heading8"/>
    <w:uiPriority w:val="99"/>
    <w:rsid w:val="00B01565"/>
    <w:rPr>
      <w:rFonts w:ascii="Arial" w:eastAsia="Times New Roman" w:hAnsi="Arial" w:cs="Arial"/>
      <w:b/>
      <w:sz w:val="16"/>
      <w:szCs w:val="20"/>
      <w:lang w:val="en-GB"/>
    </w:rPr>
  </w:style>
  <w:style w:type="character" w:customStyle="1" w:styleId="Heading9Char">
    <w:name w:val="Heading 9 Char"/>
    <w:aliases w:val=". [(iii)] Char"/>
    <w:basedOn w:val="DefaultParagraphFont"/>
    <w:link w:val="Heading9"/>
    <w:uiPriority w:val="99"/>
    <w:rsid w:val="00B01565"/>
    <w:rPr>
      <w:rFonts w:ascii="Arial" w:eastAsia="Times New Roman" w:hAnsi="Arial" w:cs="Arial"/>
      <w:b/>
      <w:color w:val="000000"/>
      <w:sz w:val="24"/>
      <w:szCs w:val="20"/>
      <w:lang w:val="en-GB"/>
    </w:rPr>
  </w:style>
  <w:style w:type="paragraph" w:styleId="Header">
    <w:name w:val="header"/>
    <w:basedOn w:val="Normal"/>
    <w:link w:val="HeaderChar"/>
    <w:uiPriority w:val="99"/>
    <w:rsid w:val="00B01565"/>
    <w:pPr>
      <w:tabs>
        <w:tab w:val="center" w:pos="4320"/>
        <w:tab w:val="right" w:pos="8640"/>
      </w:tabs>
      <w:spacing w:before="0"/>
      <w:ind w:left="709"/>
    </w:pPr>
    <w:rPr>
      <w:rFonts w:eastAsia="Times New Roman"/>
      <w:sz w:val="20"/>
      <w:szCs w:val="20"/>
      <w:lang w:val="en-GB"/>
    </w:rPr>
  </w:style>
  <w:style w:type="character" w:customStyle="1" w:styleId="HeaderChar">
    <w:name w:val="Header Char"/>
    <w:basedOn w:val="DefaultParagraphFont"/>
    <w:link w:val="Header"/>
    <w:uiPriority w:val="99"/>
    <w:rsid w:val="00B01565"/>
    <w:rPr>
      <w:rFonts w:ascii="Arial" w:eastAsia="Times New Roman" w:hAnsi="Arial" w:cs="Arial"/>
      <w:sz w:val="20"/>
      <w:szCs w:val="20"/>
      <w:lang w:val="en-GB"/>
    </w:rPr>
  </w:style>
  <w:style w:type="paragraph" w:customStyle="1" w:styleId="SMPBullet">
    <w:name w:val="SMP Bullet"/>
    <w:basedOn w:val="Normal"/>
    <w:autoRedefine/>
    <w:uiPriority w:val="99"/>
    <w:rsid w:val="00B01565"/>
    <w:pPr>
      <w:numPr>
        <w:numId w:val="8"/>
      </w:numPr>
      <w:spacing w:before="60" w:after="60"/>
      <w:ind w:left="1985" w:hanging="283"/>
    </w:pPr>
    <w:rPr>
      <w:rFonts w:eastAsia="Times New Roman"/>
      <w:szCs w:val="20"/>
      <w:lang w:val="en-GB"/>
    </w:rPr>
  </w:style>
  <w:style w:type="character" w:styleId="Strong">
    <w:name w:val="Strong"/>
    <w:aliases w:val="Dot Point"/>
    <w:uiPriority w:val="22"/>
    <w:qFormat/>
    <w:rsid w:val="00B142EC"/>
  </w:style>
  <w:style w:type="paragraph" w:customStyle="1" w:styleId="BHPRSPParagraph">
    <w:name w:val="BHP RSP Paragraph"/>
    <w:basedOn w:val="Normal"/>
    <w:link w:val="BHPRSPParagraphChar"/>
    <w:autoRedefine/>
    <w:qFormat/>
    <w:rsid w:val="000C699B"/>
    <w:pPr>
      <w:autoSpaceDE w:val="0"/>
      <w:autoSpaceDN w:val="0"/>
      <w:adjustRightInd w:val="0"/>
      <w:spacing w:before="60" w:line="240" w:lineRule="auto"/>
    </w:pPr>
    <w:rPr>
      <w:rFonts w:eastAsia="Times New Roman"/>
      <w:sz w:val="20"/>
      <w:szCs w:val="20"/>
      <w:lang w:val="en-US" w:eastAsia="en-AU"/>
    </w:rPr>
  </w:style>
  <w:style w:type="character" w:customStyle="1" w:styleId="BHPRSPParagraphChar">
    <w:name w:val="BHP RSP Paragraph Char"/>
    <w:basedOn w:val="DefaultParagraphFont"/>
    <w:link w:val="BHPRSPParagraph"/>
    <w:rsid w:val="000C699B"/>
    <w:rPr>
      <w:rFonts w:ascii="Arial" w:eastAsia="Times New Roman" w:hAnsi="Arial" w:cs="Arial"/>
      <w:sz w:val="20"/>
      <w:szCs w:val="20"/>
      <w:lang w:val="en-US" w:eastAsia="en-AU"/>
    </w:rPr>
  </w:style>
  <w:style w:type="paragraph" w:styleId="Caption">
    <w:name w:val="caption"/>
    <w:aliases w:val="BHP RSP Bold Italic"/>
    <w:basedOn w:val="Normal"/>
    <w:next w:val="Normal"/>
    <w:qFormat/>
    <w:rsid w:val="0038258D"/>
    <w:pPr>
      <w:autoSpaceDE w:val="0"/>
      <w:autoSpaceDN w:val="0"/>
      <w:adjustRightInd w:val="0"/>
      <w:spacing w:before="240" w:line="240" w:lineRule="auto"/>
    </w:pPr>
    <w:rPr>
      <w:rFonts w:eastAsia="Times New Roman"/>
      <w:b/>
      <w:i/>
      <w:color w:val="000000"/>
      <w:sz w:val="20"/>
      <w:szCs w:val="20"/>
      <w:lang w:eastAsia="en-AU"/>
    </w:rPr>
  </w:style>
  <w:style w:type="paragraph" w:customStyle="1" w:styleId="BHPRSPDotPoint">
    <w:name w:val="BHP RSP Dot Point"/>
    <w:basedOn w:val="ListParagraph"/>
    <w:link w:val="BHPRSPDotPointChar"/>
    <w:autoRedefine/>
    <w:qFormat/>
    <w:rsid w:val="0038258D"/>
    <w:pPr>
      <w:numPr>
        <w:numId w:val="11"/>
      </w:numPr>
      <w:autoSpaceDE w:val="0"/>
      <w:autoSpaceDN w:val="0"/>
      <w:adjustRightInd w:val="0"/>
      <w:spacing w:before="40" w:line="240" w:lineRule="auto"/>
      <w:ind w:left="1702" w:hanging="284"/>
      <w:contextualSpacing w:val="0"/>
    </w:pPr>
    <w:rPr>
      <w:rFonts w:eastAsia="Times New Roman"/>
      <w:sz w:val="20"/>
      <w:szCs w:val="20"/>
    </w:rPr>
  </w:style>
  <w:style w:type="character" w:customStyle="1" w:styleId="ListParagraphChar">
    <w:name w:val="List Paragraph Char"/>
    <w:basedOn w:val="DefaultParagraphFont"/>
    <w:link w:val="ListParagraph"/>
    <w:uiPriority w:val="34"/>
    <w:rsid w:val="0038258D"/>
    <w:rPr>
      <w:rFonts w:ascii="Arial" w:hAnsi="Arial" w:cs="Arial"/>
    </w:rPr>
  </w:style>
  <w:style w:type="character" w:customStyle="1" w:styleId="BHPRSPDotPointChar">
    <w:name w:val="BHP RSP Dot Point Char"/>
    <w:basedOn w:val="ListParagraphChar"/>
    <w:link w:val="BHPRSPDotPoint"/>
    <w:rsid w:val="0038258D"/>
    <w:rPr>
      <w:rFonts w:ascii="Arial" w:eastAsia="Times New Roman" w:hAnsi="Arial" w:cs="Arial"/>
      <w:sz w:val="20"/>
      <w:szCs w:val="20"/>
    </w:rPr>
  </w:style>
  <w:style w:type="numbering" w:customStyle="1" w:styleId="Style3">
    <w:name w:val="Style3"/>
    <w:uiPriority w:val="99"/>
    <w:rsid w:val="006533BC"/>
    <w:pPr>
      <w:numPr>
        <w:numId w:val="14"/>
      </w:numPr>
    </w:pPr>
  </w:style>
  <w:style w:type="paragraph" w:styleId="Quote">
    <w:name w:val="Quote"/>
    <w:basedOn w:val="Normal"/>
    <w:next w:val="Normal"/>
    <w:link w:val="QuoteChar"/>
    <w:uiPriority w:val="29"/>
    <w:qFormat/>
    <w:rsid w:val="008F13F8"/>
    <w:pPr>
      <w:spacing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F13F8"/>
    <w:rPr>
      <w:rFonts w:ascii="Arial" w:hAnsi="Arial" w:cs="Arial"/>
      <w:i/>
      <w:iCs/>
      <w:color w:val="404040" w:themeColor="text1" w:themeTint="BF"/>
    </w:rPr>
  </w:style>
  <w:style w:type="paragraph" w:styleId="Footer">
    <w:name w:val="footer"/>
    <w:basedOn w:val="Normal"/>
    <w:link w:val="FooterChar"/>
    <w:uiPriority w:val="99"/>
    <w:unhideWhenUsed/>
    <w:rsid w:val="00954845"/>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54845"/>
    <w:rPr>
      <w:rFonts w:ascii="Arial" w:hAnsi="Arial" w:cs="Arial"/>
    </w:rPr>
  </w:style>
  <w:style w:type="table" w:customStyle="1" w:styleId="GridTable41">
    <w:name w:val="Grid Table 41"/>
    <w:basedOn w:val="TableNormal"/>
    <w:uiPriority w:val="49"/>
    <w:rsid w:val="007718F4"/>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3D4895"/>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895"/>
    <w:rPr>
      <w:rFonts w:ascii="Tahoma" w:hAnsi="Tahoma" w:cs="Tahoma"/>
      <w:sz w:val="16"/>
      <w:szCs w:val="16"/>
    </w:rPr>
  </w:style>
  <w:style w:type="character" w:styleId="CommentReference">
    <w:name w:val="annotation reference"/>
    <w:basedOn w:val="DefaultParagraphFont"/>
    <w:uiPriority w:val="99"/>
    <w:semiHidden/>
    <w:unhideWhenUsed/>
    <w:rsid w:val="003D4895"/>
    <w:rPr>
      <w:sz w:val="16"/>
      <w:szCs w:val="16"/>
    </w:rPr>
  </w:style>
  <w:style w:type="paragraph" w:styleId="CommentText">
    <w:name w:val="annotation text"/>
    <w:basedOn w:val="Normal"/>
    <w:link w:val="CommentTextChar"/>
    <w:uiPriority w:val="99"/>
    <w:semiHidden/>
    <w:unhideWhenUsed/>
    <w:rsid w:val="003D4895"/>
    <w:pPr>
      <w:spacing w:line="240" w:lineRule="auto"/>
    </w:pPr>
    <w:rPr>
      <w:sz w:val="20"/>
      <w:szCs w:val="20"/>
    </w:rPr>
  </w:style>
  <w:style w:type="character" w:customStyle="1" w:styleId="CommentTextChar">
    <w:name w:val="Comment Text Char"/>
    <w:basedOn w:val="DefaultParagraphFont"/>
    <w:link w:val="CommentText"/>
    <w:uiPriority w:val="99"/>
    <w:semiHidden/>
    <w:rsid w:val="003D489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3D4895"/>
    <w:rPr>
      <w:b/>
      <w:bCs/>
    </w:rPr>
  </w:style>
  <w:style w:type="character" w:customStyle="1" w:styleId="CommentSubjectChar">
    <w:name w:val="Comment Subject Char"/>
    <w:basedOn w:val="CommentTextChar"/>
    <w:link w:val="CommentSubject"/>
    <w:uiPriority w:val="99"/>
    <w:semiHidden/>
    <w:rsid w:val="003D4895"/>
    <w:rPr>
      <w:rFonts w:ascii="Arial" w:hAnsi="Arial" w:cs="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234"/>
    <w:pPr>
      <w:spacing w:before="200" w:after="0" w:line="276" w:lineRule="auto"/>
      <w:ind w:left="1134"/>
    </w:pPr>
    <w:rPr>
      <w:rFonts w:ascii="Arial" w:hAnsi="Arial" w:cs="Arial"/>
    </w:rPr>
  </w:style>
  <w:style w:type="paragraph" w:styleId="Heading1">
    <w:name w:val="heading 1"/>
    <w:aliases w:val="- 1st Order Heading,. (1.0)"/>
    <w:basedOn w:val="Normal"/>
    <w:next w:val="Normal"/>
    <w:link w:val="Heading1Char"/>
    <w:uiPriority w:val="99"/>
    <w:qFormat/>
    <w:rsid w:val="00B53460"/>
    <w:pPr>
      <w:keepNext/>
      <w:keepLines/>
      <w:numPr>
        <w:numId w:val="15"/>
      </w:numPr>
      <w:spacing w:before="240"/>
      <w:outlineLvl w:val="0"/>
    </w:pPr>
    <w:rPr>
      <w:rFonts w:eastAsiaTheme="majorEastAsia"/>
      <w:b/>
      <w:color w:val="406276"/>
      <w:sz w:val="28"/>
      <w:szCs w:val="32"/>
    </w:rPr>
  </w:style>
  <w:style w:type="paragraph" w:styleId="Heading2">
    <w:name w:val="heading 2"/>
    <w:basedOn w:val="Normal"/>
    <w:next w:val="Normal"/>
    <w:link w:val="Heading2Char"/>
    <w:uiPriority w:val="9"/>
    <w:unhideWhenUsed/>
    <w:qFormat/>
    <w:rsid w:val="00B53460"/>
    <w:pPr>
      <w:keepNext/>
      <w:keepLines/>
      <w:numPr>
        <w:ilvl w:val="1"/>
        <w:numId w:val="15"/>
      </w:numPr>
      <w:spacing w:before="240"/>
      <w:outlineLvl w:val="1"/>
    </w:pPr>
    <w:rPr>
      <w:rFonts w:eastAsiaTheme="majorEastAsia"/>
      <w:b/>
      <w:color w:val="406276"/>
      <w:sz w:val="24"/>
      <w:szCs w:val="32"/>
    </w:rPr>
  </w:style>
  <w:style w:type="paragraph" w:styleId="Heading3">
    <w:name w:val="heading 3"/>
    <w:aliases w:val="- 3rd Order Heading,. (1.1.1)"/>
    <w:basedOn w:val="Heading2"/>
    <w:next w:val="Normal"/>
    <w:link w:val="Heading3Char"/>
    <w:uiPriority w:val="99"/>
    <w:unhideWhenUsed/>
    <w:qFormat/>
    <w:rsid w:val="00DD5234"/>
    <w:pPr>
      <w:numPr>
        <w:ilvl w:val="2"/>
      </w:numPr>
      <w:outlineLvl w:val="2"/>
    </w:pPr>
  </w:style>
  <w:style w:type="paragraph" w:styleId="Heading4">
    <w:name w:val="heading 4"/>
    <w:aliases w:val=". (A.)"/>
    <w:basedOn w:val="Normal"/>
    <w:next w:val="Normal"/>
    <w:link w:val="Heading4Char"/>
    <w:uiPriority w:val="99"/>
    <w:unhideWhenUsed/>
    <w:qFormat/>
    <w:rsid w:val="00B0156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aliases w:val=". (1.)"/>
    <w:basedOn w:val="Normal"/>
    <w:next w:val="Normal"/>
    <w:link w:val="Heading5Char"/>
    <w:uiPriority w:val="99"/>
    <w:qFormat/>
    <w:rsid w:val="00B01565"/>
    <w:pPr>
      <w:keepNext/>
      <w:tabs>
        <w:tab w:val="num" w:pos="1008"/>
      </w:tabs>
      <w:spacing w:before="0"/>
      <w:ind w:left="1008" w:hanging="432"/>
      <w:outlineLvl w:val="4"/>
    </w:pPr>
    <w:rPr>
      <w:rFonts w:eastAsia="Times New Roman"/>
      <w:b/>
      <w:szCs w:val="20"/>
      <w:u w:val="single"/>
      <w:lang w:val="en-GB"/>
    </w:rPr>
  </w:style>
  <w:style w:type="paragraph" w:styleId="Heading6">
    <w:name w:val="heading 6"/>
    <w:aliases w:val=". (a.)"/>
    <w:basedOn w:val="Normal"/>
    <w:next w:val="Normal"/>
    <w:link w:val="Heading6Char"/>
    <w:uiPriority w:val="99"/>
    <w:qFormat/>
    <w:rsid w:val="00B01565"/>
    <w:pPr>
      <w:keepNext/>
      <w:tabs>
        <w:tab w:val="num" w:pos="1152"/>
      </w:tabs>
      <w:spacing w:before="0"/>
      <w:ind w:left="1152" w:hanging="432"/>
      <w:outlineLvl w:val="5"/>
    </w:pPr>
    <w:rPr>
      <w:rFonts w:eastAsia="Times New Roman"/>
      <w:b/>
      <w:szCs w:val="20"/>
      <w:lang w:val="en-GB"/>
    </w:rPr>
  </w:style>
  <w:style w:type="paragraph" w:styleId="Heading7">
    <w:name w:val="heading 7"/>
    <w:aliases w:val=". [(1)]"/>
    <w:basedOn w:val="Normal"/>
    <w:next w:val="Normal"/>
    <w:link w:val="Heading7Char"/>
    <w:uiPriority w:val="99"/>
    <w:qFormat/>
    <w:rsid w:val="00B01565"/>
    <w:pPr>
      <w:keepNext/>
      <w:tabs>
        <w:tab w:val="num" w:pos="1296"/>
      </w:tabs>
      <w:spacing w:before="0"/>
      <w:ind w:left="1296" w:hanging="288"/>
      <w:outlineLvl w:val="6"/>
    </w:pPr>
    <w:rPr>
      <w:rFonts w:eastAsia="Times New Roman"/>
      <w:b/>
      <w:szCs w:val="20"/>
      <w:lang w:val="en-GB"/>
    </w:rPr>
  </w:style>
  <w:style w:type="paragraph" w:styleId="Heading8">
    <w:name w:val="heading 8"/>
    <w:aliases w:val=". [(a)]"/>
    <w:basedOn w:val="Normal"/>
    <w:next w:val="Normal"/>
    <w:link w:val="Heading8Char"/>
    <w:uiPriority w:val="99"/>
    <w:qFormat/>
    <w:rsid w:val="00B01565"/>
    <w:pPr>
      <w:keepNext/>
      <w:framePr w:w="10709" w:h="13526" w:hRule="exact" w:hSpace="180" w:wrap="auto" w:vAnchor="text" w:hAnchor="page" w:x="553" w:y="34"/>
      <w:tabs>
        <w:tab w:val="num" w:pos="1440"/>
      </w:tabs>
      <w:spacing w:before="40" w:after="40"/>
      <w:ind w:left="1440" w:right="-1667" w:hanging="432"/>
      <w:jc w:val="center"/>
      <w:outlineLvl w:val="7"/>
    </w:pPr>
    <w:rPr>
      <w:rFonts w:eastAsia="Times New Roman"/>
      <w:b/>
      <w:sz w:val="16"/>
      <w:szCs w:val="20"/>
      <w:lang w:val="en-GB"/>
    </w:rPr>
  </w:style>
  <w:style w:type="paragraph" w:styleId="Heading9">
    <w:name w:val="heading 9"/>
    <w:aliases w:val=". [(iii)]"/>
    <w:basedOn w:val="Normal"/>
    <w:next w:val="Normal"/>
    <w:link w:val="Heading9Char"/>
    <w:uiPriority w:val="99"/>
    <w:qFormat/>
    <w:rsid w:val="00B01565"/>
    <w:pPr>
      <w:keepNext/>
      <w:tabs>
        <w:tab w:val="left" w:pos="1440"/>
        <w:tab w:val="num" w:pos="1584"/>
        <w:tab w:val="left" w:pos="2160"/>
        <w:tab w:val="left" w:pos="2880"/>
        <w:tab w:val="left" w:pos="3600"/>
        <w:tab w:val="left" w:pos="4320"/>
        <w:tab w:val="left" w:pos="5040"/>
        <w:tab w:val="left" w:pos="5760"/>
        <w:tab w:val="left" w:pos="6480"/>
        <w:tab w:val="left" w:pos="7200"/>
        <w:tab w:val="left" w:pos="7920"/>
      </w:tabs>
      <w:spacing w:before="0"/>
      <w:ind w:left="1584" w:hanging="144"/>
      <w:jc w:val="center"/>
      <w:outlineLvl w:val="8"/>
    </w:pPr>
    <w:rPr>
      <w:rFonts w:eastAsia="Times New Roman"/>
      <w:b/>
      <w:color w:val="00000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1st Order Heading Char,. (1.0) Char"/>
    <w:basedOn w:val="DefaultParagraphFont"/>
    <w:link w:val="Heading1"/>
    <w:uiPriority w:val="99"/>
    <w:rsid w:val="00B53460"/>
    <w:rPr>
      <w:rFonts w:ascii="Arial" w:eastAsiaTheme="majorEastAsia" w:hAnsi="Arial" w:cs="Arial"/>
      <w:b/>
      <w:color w:val="406276"/>
      <w:sz w:val="28"/>
      <w:szCs w:val="32"/>
    </w:rPr>
  </w:style>
  <w:style w:type="character" w:customStyle="1" w:styleId="Heading2Char">
    <w:name w:val="Heading 2 Char"/>
    <w:basedOn w:val="DefaultParagraphFont"/>
    <w:link w:val="Heading2"/>
    <w:uiPriority w:val="9"/>
    <w:rsid w:val="00B53460"/>
    <w:rPr>
      <w:rFonts w:ascii="Arial" w:eastAsiaTheme="majorEastAsia" w:hAnsi="Arial" w:cs="Arial"/>
      <w:b/>
      <w:color w:val="406276"/>
      <w:sz w:val="24"/>
      <w:szCs w:val="32"/>
    </w:rPr>
  </w:style>
  <w:style w:type="paragraph" w:styleId="ListParagraph">
    <w:name w:val="List Paragraph"/>
    <w:basedOn w:val="Normal"/>
    <w:link w:val="ListParagraphChar"/>
    <w:uiPriority w:val="34"/>
    <w:qFormat/>
    <w:rsid w:val="008F7F2E"/>
    <w:pPr>
      <w:ind w:left="720"/>
      <w:contextualSpacing/>
    </w:pPr>
  </w:style>
  <w:style w:type="character" w:customStyle="1" w:styleId="Heading3Char">
    <w:name w:val="Heading 3 Char"/>
    <w:aliases w:val="- 3rd Order Heading Char,. (1.1.1) Char"/>
    <w:basedOn w:val="DefaultParagraphFont"/>
    <w:link w:val="Heading3"/>
    <w:uiPriority w:val="9"/>
    <w:rsid w:val="00DD5234"/>
    <w:rPr>
      <w:rFonts w:asciiTheme="majorHAnsi" w:eastAsiaTheme="majorEastAsia" w:hAnsiTheme="majorHAnsi" w:cstheme="majorBidi"/>
      <w:color w:val="2E74B5" w:themeColor="accent1" w:themeShade="BF"/>
      <w:sz w:val="28"/>
      <w:szCs w:val="32"/>
    </w:rPr>
  </w:style>
  <w:style w:type="paragraph" w:styleId="NoSpacing">
    <w:name w:val="No Spacing"/>
    <w:uiPriority w:val="1"/>
    <w:qFormat/>
    <w:rsid w:val="00DD5234"/>
    <w:pPr>
      <w:spacing w:after="0" w:line="240" w:lineRule="auto"/>
      <w:ind w:left="1134"/>
    </w:pPr>
    <w:rPr>
      <w:rFonts w:ascii="Arial" w:hAnsi="Arial" w:cs="Arial"/>
    </w:rPr>
  </w:style>
  <w:style w:type="paragraph" w:styleId="TOC1">
    <w:name w:val="toc 1"/>
    <w:basedOn w:val="Normal"/>
    <w:next w:val="Normal"/>
    <w:autoRedefine/>
    <w:uiPriority w:val="39"/>
    <w:unhideWhenUsed/>
    <w:rsid w:val="00026BE1"/>
    <w:pPr>
      <w:tabs>
        <w:tab w:val="left" w:pos="660"/>
        <w:tab w:val="right" w:leader="dot" w:pos="9016"/>
      </w:tabs>
      <w:spacing w:after="100"/>
      <w:ind w:left="0"/>
    </w:pPr>
    <w:rPr>
      <w:noProof/>
      <w:sz w:val="24"/>
    </w:rPr>
  </w:style>
  <w:style w:type="paragraph" w:styleId="TOC2">
    <w:name w:val="toc 2"/>
    <w:basedOn w:val="Normal"/>
    <w:next w:val="Normal"/>
    <w:autoRedefine/>
    <w:uiPriority w:val="39"/>
    <w:unhideWhenUsed/>
    <w:rsid w:val="00026BE1"/>
    <w:pPr>
      <w:tabs>
        <w:tab w:val="left" w:pos="880"/>
        <w:tab w:val="right" w:leader="dot" w:pos="9016"/>
      </w:tabs>
      <w:spacing w:after="100"/>
      <w:ind w:left="220"/>
    </w:pPr>
    <w:rPr>
      <w:noProof/>
      <w:sz w:val="20"/>
      <w:szCs w:val="24"/>
    </w:rPr>
  </w:style>
  <w:style w:type="paragraph" w:styleId="TOC3">
    <w:name w:val="toc 3"/>
    <w:basedOn w:val="Normal"/>
    <w:next w:val="Normal"/>
    <w:autoRedefine/>
    <w:uiPriority w:val="39"/>
    <w:unhideWhenUsed/>
    <w:rsid w:val="000C34BD"/>
    <w:pPr>
      <w:spacing w:after="100"/>
      <w:ind w:left="440"/>
    </w:pPr>
  </w:style>
  <w:style w:type="character" w:styleId="Hyperlink">
    <w:name w:val="Hyperlink"/>
    <w:basedOn w:val="DefaultParagraphFont"/>
    <w:uiPriority w:val="99"/>
    <w:unhideWhenUsed/>
    <w:rsid w:val="000C34BD"/>
    <w:rPr>
      <w:color w:val="0563C1" w:themeColor="hyperlink"/>
      <w:u w:val="single"/>
    </w:rPr>
  </w:style>
  <w:style w:type="character" w:customStyle="1" w:styleId="Heading4Char">
    <w:name w:val="Heading 4 Char"/>
    <w:aliases w:val=". (A.) Char"/>
    <w:basedOn w:val="DefaultParagraphFont"/>
    <w:link w:val="Heading4"/>
    <w:uiPriority w:val="9"/>
    <w:semiHidden/>
    <w:rsid w:val="00B01565"/>
    <w:rPr>
      <w:rFonts w:asciiTheme="majorHAnsi" w:eastAsiaTheme="majorEastAsia" w:hAnsiTheme="majorHAnsi" w:cstheme="majorBidi"/>
      <w:i/>
      <w:iCs/>
      <w:color w:val="2E74B5" w:themeColor="accent1" w:themeShade="BF"/>
    </w:rPr>
  </w:style>
  <w:style w:type="character" w:customStyle="1" w:styleId="Heading5Char">
    <w:name w:val="Heading 5 Char"/>
    <w:aliases w:val=". (1.) Char"/>
    <w:basedOn w:val="DefaultParagraphFont"/>
    <w:link w:val="Heading5"/>
    <w:uiPriority w:val="99"/>
    <w:rsid w:val="00B01565"/>
    <w:rPr>
      <w:rFonts w:ascii="Arial" w:eastAsia="Times New Roman" w:hAnsi="Arial" w:cs="Arial"/>
      <w:b/>
      <w:szCs w:val="20"/>
      <w:u w:val="single"/>
      <w:lang w:val="en-GB"/>
    </w:rPr>
  </w:style>
  <w:style w:type="character" w:customStyle="1" w:styleId="Heading6Char">
    <w:name w:val="Heading 6 Char"/>
    <w:aliases w:val=". (a.) Char"/>
    <w:basedOn w:val="DefaultParagraphFont"/>
    <w:link w:val="Heading6"/>
    <w:uiPriority w:val="99"/>
    <w:rsid w:val="00B01565"/>
    <w:rPr>
      <w:rFonts w:ascii="Arial" w:eastAsia="Times New Roman" w:hAnsi="Arial" w:cs="Arial"/>
      <w:b/>
      <w:szCs w:val="20"/>
      <w:lang w:val="en-GB"/>
    </w:rPr>
  </w:style>
  <w:style w:type="character" w:customStyle="1" w:styleId="Heading7Char">
    <w:name w:val="Heading 7 Char"/>
    <w:aliases w:val=". [(1)] Char"/>
    <w:basedOn w:val="DefaultParagraphFont"/>
    <w:link w:val="Heading7"/>
    <w:uiPriority w:val="99"/>
    <w:rsid w:val="00B01565"/>
    <w:rPr>
      <w:rFonts w:ascii="Arial" w:eastAsia="Times New Roman" w:hAnsi="Arial" w:cs="Arial"/>
      <w:b/>
      <w:szCs w:val="20"/>
      <w:lang w:val="en-GB"/>
    </w:rPr>
  </w:style>
  <w:style w:type="character" w:customStyle="1" w:styleId="Heading8Char">
    <w:name w:val="Heading 8 Char"/>
    <w:aliases w:val=". [(a)] Char"/>
    <w:basedOn w:val="DefaultParagraphFont"/>
    <w:link w:val="Heading8"/>
    <w:uiPriority w:val="99"/>
    <w:rsid w:val="00B01565"/>
    <w:rPr>
      <w:rFonts w:ascii="Arial" w:eastAsia="Times New Roman" w:hAnsi="Arial" w:cs="Arial"/>
      <w:b/>
      <w:sz w:val="16"/>
      <w:szCs w:val="20"/>
      <w:lang w:val="en-GB"/>
    </w:rPr>
  </w:style>
  <w:style w:type="character" w:customStyle="1" w:styleId="Heading9Char">
    <w:name w:val="Heading 9 Char"/>
    <w:aliases w:val=". [(iii)] Char"/>
    <w:basedOn w:val="DefaultParagraphFont"/>
    <w:link w:val="Heading9"/>
    <w:uiPriority w:val="99"/>
    <w:rsid w:val="00B01565"/>
    <w:rPr>
      <w:rFonts w:ascii="Arial" w:eastAsia="Times New Roman" w:hAnsi="Arial" w:cs="Arial"/>
      <w:b/>
      <w:color w:val="000000"/>
      <w:sz w:val="24"/>
      <w:szCs w:val="20"/>
      <w:lang w:val="en-GB"/>
    </w:rPr>
  </w:style>
  <w:style w:type="paragraph" w:styleId="Header">
    <w:name w:val="header"/>
    <w:basedOn w:val="Normal"/>
    <w:link w:val="HeaderChar"/>
    <w:uiPriority w:val="99"/>
    <w:rsid w:val="00B01565"/>
    <w:pPr>
      <w:tabs>
        <w:tab w:val="center" w:pos="4320"/>
        <w:tab w:val="right" w:pos="8640"/>
      </w:tabs>
      <w:spacing w:before="0"/>
      <w:ind w:left="709"/>
    </w:pPr>
    <w:rPr>
      <w:rFonts w:eastAsia="Times New Roman"/>
      <w:sz w:val="20"/>
      <w:szCs w:val="20"/>
      <w:lang w:val="en-GB"/>
    </w:rPr>
  </w:style>
  <w:style w:type="character" w:customStyle="1" w:styleId="HeaderChar">
    <w:name w:val="Header Char"/>
    <w:basedOn w:val="DefaultParagraphFont"/>
    <w:link w:val="Header"/>
    <w:uiPriority w:val="99"/>
    <w:rsid w:val="00B01565"/>
    <w:rPr>
      <w:rFonts w:ascii="Arial" w:eastAsia="Times New Roman" w:hAnsi="Arial" w:cs="Arial"/>
      <w:sz w:val="20"/>
      <w:szCs w:val="20"/>
      <w:lang w:val="en-GB"/>
    </w:rPr>
  </w:style>
  <w:style w:type="paragraph" w:customStyle="1" w:styleId="SMPBullet">
    <w:name w:val="SMP Bullet"/>
    <w:basedOn w:val="Normal"/>
    <w:autoRedefine/>
    <w:uiPriority w:val="99"/>
    <w:rsid w:val="00B01565"/>
    <w:pPr>
      <w:numPr>
        <w:numId w:val="8"/>
      </w:numPr>
      <w:spacing w:before="60" w:after="60"/>
      <w:ind w:left="1985" w:hanging="283"/>
    </w:pPr>
    <w:rPr>
      <w:rFonts w:eastAsia="Times New Roman"/>
      <w:szCs w:val="20"/>
      <w:lang w:val="en-GB"/>
    </w:rPr>
  </w:style>
  <w:style w:type="character" w:styleId="Strong">
    <w:name w:val="Strong"/>
    <w:aliases w:val="Dot Point"/>
    <w:uiPriority w:val="22"/>
    <w:qFormat/>
    <w:rsid w:val="00B142EC"/>
  </w:style>
  <w:style w:type="paragraph" w:customStyle="1" w:styleId="BHPRSPParagraph">
    <w:name w:val="BHP RSP Paragraph"/>
    <w:basedOn w:val="Normal"/>
    <w:link w:val="BHPRSPParagraphChar"/>
    <w:autoRedefine/>
    <w:qFormat/>
    <w:rsid w:val="000C699B"/>
    <w:pPr>
      <w:autoSpaceDE w:val="0"/>
      <w:autoSpaceDN w:val="0"/>
      <w:adjustRightInd w:val="0"/>
      <w:spacing w:before="60" w:line="240" w:lineRule="auto"/>
    </w:pPr>
    <w:rPr>
      <w:rFonts w:eastAsia="Times New Roman"/>
      <w:sz w:val="20"/>
      <w:szCs w:val="20"/>
      <w:lang w:val="en-US" w:eastAsia="en-AU"/>
    </w:rPr>
  </w:style>
  <w:style w:type="character" w:customStyle="1" w:styleId="BHPRSPParagraphChar">
    <w:name w:val="BHP RSP Paragraph Char"/>
    <w:basedOn w:val="DefaultParagraphFont"/>
    <w:link w:val="BHPRSPParagraph"/>
    <w:rsid w:val="000C699B"/>
    <w:rPr>
      <w:rFonts w:ascii="Arial" w:eastAsia="Times New Roman" w:hAnsi="Arial" w:cs="Arial"/>
      <w:sz w:val="20"/>
      <w:szCs w:val="20"/>
      <w:lang w:val="en-US" w:eastAsia="en-AU"/>
    </w:rPr>
  </w:style>
  <w:style w:type="paragraph" w:styleId="Caption">
    <w:name w:val="caption"/>
    <w:aliases w:val="BHP RSP Bold Italic"/>
    <w:basedOn w:val="Normal"/>
    <w:next w:val="Normal"/>
    <w:qFormat/>
    <w:rsid w:val="0038258D"/>
    <w:pPr>
      <w:autoSpaceDE w:val="0"/>
      <w:autoSpaceDN w:val="0"/>
      <w:adjustRightInd w:val="0"/>
      <w:spacing w:before="240" w:line="240" w:lineRule="auto"/>
    </w:pPr>
    <w:rPr>
      <w:rFonts w:eastAsia="Times New Roman"/>
      <w:b/>
      <w:i/>
      <w:color w:val="000000"/>
      <w:sz w:val="20"/>
      <w:szCs w:val="20"/>
      <w:lang w:eastAsia="en-AU"/>
    </w:rPr>
  </w:style>
  <w:style w:type="paragraph" w:customStyle="1" w:styleId="BHPRSPDotPoint">
    <w:name w:val="BHP RSP Dot Point"/>
    <w:basedOn w:val="ListParagraph"/>
    <w:link w:val="BHPRSPDotPointChar"/>
    <w:autoRedefine/>
    <w:qFormat/>
    <w:rsid w:val="0038258D"/>
    <w:pPr>
      <w:numPr>
        <w:numId w:val="11"/>
      </w:numPr>
      <w:autoSpaceDE w:val="0"/>
      <w:autoSpaceDN w:val="0"/>
      <w:adjustRightInd w:val="0"/>
      <w:spacing w:before="40" w:line="240" w:lineRule="auto"/>
      <w:ind w:left="1702" w:hanging="284"/>
      <w:contextualSpacing w:val="0"/>
    </w:pPr>
    <w:rPr>
      <w:rFonts w:eastAsia="Times New Roman"/>
      <w:sz w:val="20"/>
      <w:szCs w:val="20"/>
    </w:rPr>
  </w:style>
  <w:style w:type="character" w:customStyle="1" w:styleId="ListParagraphChar">
    <w:name w:val="List Paragraph Char"/>
    <w:basedOn w:val="DefaultParagraphFont"/>
    <w:link w:val="ListParagraph"/>
    <w:uiPriority w:val="34"/>
    <w:rsid w:val="0038258D"/>
    <w:rPr>
      <w:rFonts w:ascii="Arial" w:hAnsi="Arial" w:cs="Arial"/>
    </w:rPr>
  </w:style>
  <w:style w:type="character" w:customStyle="1" w:styleId="BHPRSPDotPointChar">
    <w:name w:val="BHP RSP Dot Point Char"/>
    <w:basedOn w:val="ListParagraphChar"/>
    <w:link w:val="BHPRSPDotPoint"/>
    <w:rsid w:val="0038258D"/>
    <w:rPr>
      <w:rFonts w:ascii="Arial" w:eastAsia="Times New Roman" w:hAnsi="Arial" w:cs="Arial"/>
      <w:sz w:val="20"/>
      <w:szCs w:val="20"/>
    </w:rPr>
  </w:style>
  <w:style w:type="numbering" w:customStyle="1" w:styleId="Style3">
    <w:name w:val="Style3"/>
    <w:uiPriority w:val="99"/>
    <w:rsid w:val="006533BC"/>
    <w:pPr>
      <w:numPr>
        <w:numId w:val="14"/>
      </w:numPr>
    </w:pPr>
  </w:style>
  <w:style w:type="paragraph" w:styleId="Quote">
    <w:name w:val="Quote"/>
    <w:basedOn w:val="Normal"/>
    <w:next w:val="Normal"/>
    <w:link w:val="QuoteChar"/>
    <w:uiPriority w:val="29"/>
    <w:qFormat/>
    <w:rsid w:val="008F13F8"/>
    <w:pPr>
      <w:spacing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F13F8"/>
    <w:rPr>
      <w:rFonts w:ascii="Arial" w:hAnsi="Arial" w:cs="Arial"/>
      <w:i/>
      <w:iCs/>
      <w:color w:val="404040" w:themeColor="text1" w:themeTint="BF"/>
    </w:rPr>
  </w:style>
  <w:style w:type="paragraph" w:styleId="Footer">
    <w:name w:val="footer"/>
    <w:basedOn w:val="Normal"/>
    <w:link w:val="FooterChar"/>
    <w:uiPriority w:val="99"/>
    <w:unhideWhenUsed/>
    <w:rsid w:val="00954845"/>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54845"/>
    <w:rPr>
      <w:rFonts w:ascii="Arial" w:hAnsi="Arial" w:cs="Arial"/>
    </w:rPr>
  </w:style>
  <w:style w:type="table" w:customStyle="1" w:styleId="GridTable41">
    <w:name w:val="Grid Table 41"/>
    <w:basedOn w:val="TableNormal"/>
    <w:uiPriority w:val="49"/>
    <w:rsid w:val="007718F4"/>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3D4895"/>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895"/>
    <w:rPr>
      <w:rFonts w:ascii="Tahoma" w:hAnsi="Tahoma" w:cs="Tahoma"/>
      <w:sz w:val="16"/>
      <w:szCs w:val="16"/>
    </w:rPr>
  </w:style>
  <w:style w:type="character" w:styleId="CommentReference">
    <w:name w:val="annotation reference"/>
    <w:basedOn w:val="DefaultParagraphFont"/>
    <w:uiPriority w:val="99"/>
    <w:semiHidden/>
    <w:unhideWhenUsed/>
    <w:rsid w:val="003D4895"/>
    <w:rPr>
      <w:sz w:val="16"/>
      <w:szCs w:val="16"/>
    </w:rPr>
  </w:style>
  <w:style w:type="paragraph" w:styleId="CommentText">
    <w:name w:val="annotation text"/>
    <w:basedOn w:val="Normal"/>
    <w:link w:val="CommentTextChar"/>
    <w:uiPriority w:val="99"/>
    <w:semiHidden/>
    <w:unhideWhenUsed/>
    <w:rsid w:val="003D4895"/>
    <w:pPr>
      <w:spacing w:line="240" w:lineRule="auto"/>
    </w:pPr>
    <w:rPr>
      <w:sz w:val="20"/>
      <w:szCs w:val="20"/>
    </w:rPr>
  </w:style>
  <w:style w:type="character" w:customStyle="1" w:styleId="CommentTextChar">
    <w:name w:val="Comment Text Char"/>
    <w:basedOn w:val="DefaultParagraphFont"/>
    <w:link w:val="CommentText"/>
    <w:uiPriority w:val="99"/>
    <w:semiHidden/>
    <w:rsid w:val="003D489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3D4895"/>
    <w:rPr>
      <w:b/>
      <w:bCs/>
    </w:rPr>
  </w:style>
  <w:style w:type="character" w:customStyle="1" w:styleId="CommentSubjectChar">
    <w:name w:val="Comment Subject Char"/>
    <w:basedOn w:val="CommentTextChar"/>
    <w:link w:val="CommentSubject"/>
    <w:uiPriority w:val="99"/>
    <w:semiHidden/>
    <w:rsid w:val="003D4895"/>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B0DBA-338D-472B-B4F4-3198D6B0B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BHP Billiton</Company>
  <LinksUpToDate>false</LinksUpToDate>
  <CharactersWithSpaces>12847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Stronach</dc:creator>
  <cp:lastModifiedBy>Paul Reade</cp:lastModifiedBy>
  <cp:revision>4</cp:revision>
  <dcterms:created xsi:type="dcterms:W3CDTF">2015-03-03T08:24:00Z</dcterms:created>
  <dcterms:modified xsi:type="dcterms:W3CDTF">2015-03-04T00:47:00Z</dcterms:modified>
</cp:coreProperties>
</file>