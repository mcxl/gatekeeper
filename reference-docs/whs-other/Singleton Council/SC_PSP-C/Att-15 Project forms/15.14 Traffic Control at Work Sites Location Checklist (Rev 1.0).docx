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B59F0F" w14:textId="77777777" w:rsidR="00EE29FB" w:rsidRDefault="00EE60B7">
      <w:pPr>
        <w:pStyle w:val="BodyText"/>
        <w:kinsoku w:val="0"/>
        <w:overflowPunct w:val="0"/>
        <w:spacing w:before="0"/>
        <w:ind w:left="0" w:firstLine="0"/>
        <w:rPr>
          <w:b w:val="0"/>
          <w:bCs w:val="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1" locked="0" layoutInCell="0" allowOverlap="1" wp14:anchorId="23252A8E" wp14:editId="63DE50D7">
                <wp:simplePos x="0" y="0"/>
                <wp:positionH relativeFrom="page">
                  <wp:posOffset>1036955</wp:posOffset>
                </wp:positionH>
                <wp:positionV relativeFrom="page">
                  <wp:posOffset>9948545</wp:posOffset>
                </wp:positionV>
                <wp:extent cx="5574030" cy="374015"/>
                <wp:effectExtent l="0" t="0" r="0" b="0"/>
                <wp:wrapNone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574030" cy="374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3E82FF" w14:textId="77777777" w:rsidR="00EE29FB" w:rsidRDefault="00EE29FB">
                            <w:pPr>
                              <w:pStyle w:val="BodyText"/>
                              <w:kinsoku w:val="0"/>
                              <w:overflowPunct w:val="0"/>
                              <w:spacing w:before="84"/>
                              <w:ind w:left="51" w:firstLine="0"/>
                              <w:rPr>
                                <w:rFonts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 w:val="0"/>
                                <w:bCs w:val="0"/>
                                <w:w w:val="90"/>
                                <w:sz w:val="20"/>
                                <w:szCs w:val="20"/>
                              </w:rPr>
                              <w:t>July</w:t>
                            </w:r>
                            <w:r>
                              <w:rPr>
                                <w:rFonts w:ascii="Arial" w:hAnsi="Arial" w:cs="Arial"/>
                                <w:b w:val="0"/>
                                <w:bCs w:val="0"/>
                                <w:spacing w:val="-11"/>
                                <w:w w:val="9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 w:val="0"/>
                                <w:bCs w:val="0"/>
                                <w:w w:val="90"/>
                                <w:sz w:val="20"/>
                                <w:szCs w:val="20"/>
                              </w:rPr>
                              <w:t>2010</w:t>
                            </w:r>
                          </w:p>
                          <w:p w14:paraId="65345005" w14:textId="77777777" w:rsidR="00EE29FB" w:rsidRDefault="00EE29FB">
                            <w:pPr>
                              <w:pStyle w:val="BodyText"/>
                              <w:kinsoku w:val="0"/>
                              <w:overflowPunct w:val="0"/>
                              <w:spacing w:before="25" w:line="248" w:lineRule="exact"/>
                              <w:ind w:left="79" w:firstLine="0"/>
                              <w:rPr>
                                <w:b w:val="0"/>
                                <w:bCs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w w:val="90"/>
                                <w:sz w:val="22"/>
                                <w:szCs w:val="22"/>
                              </w:rPr>
                              <w:t>Issue</w:t>
                            </w:r>
                            <w:r>
                              <w:rPr>
                                <w:b w:val="0"/>
                                <w:bCs w:val="0"/>
                                <w:spacing w:val="-10"/>
                                <w:w w:val="9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bCs w:val="0"/>
                                <w:w w:val="90"/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252A8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1.65pt;margin-top:783.35pt;width:438.9pt;height:29.45pt;z-index:-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" o:allowincell="f" filled="f" stroked="f">
                <v:path arrowok="t"/>
                <v:textbox inset="0,0,0,0">
                  <w:txbxContent>
                    <w:p w14:paraId="5C3E82FF" w14:textId="77777777" w:rsidR="00EE29FB" w:rsidRDefault="00EE29FB">
                      <w:pPr>
                        <w:pStyle w:val="BodyText"/>
                        <w:kinsoku w:val="0"/>
                        <w:overflowPunct w:val="0"/>
                        <w:spacing w:before="84"/>
                        <w:ind w:left="51" w:firstLine="0"/>
                        <w:rPr>
                          <w:rFonts w:ascii="Arial" w:hAnsi="Arial" w:cs="Arial"/>
                          <w:b w:val="0"/>
                          <w:bCs w:val="0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 w:val="0"/>
                          <w:bCs w:val="0"/>
                          <w:w w:val="90"/>
                          <w:sz w:val="20"/>
                          <w:szCs w:val="20"/>
                        </w:rPr>
                        <w:t>July</w:t>
                      </w:r>
                      <w:r>
                        <w:rPr>
                          <w:rFonts w:ascii="Arial" w:hAnsi="Arial" w:cs="Arial"/>
                          <w:b w:val="0"/>
                          <w:bCs w:val="0"/>
                          <w:spacing w:val="-11"/>
                          <w:w w:val="9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 w:val="0"/>
                          <w:bCs w:val="0"/>
                          <w:w w:val="90"/>
                          <w:sz w:val="20"/>
                          <w:szCs w:val="20"/>
                        </w:rPr>
                        <w:t>2010</w:t>
                      </w:r>
                    </w:p>
                    <w:p w14:paraId="65345005" w14:textId="77777777" w:rsidR="00EE29FB" w:rsidRDefault="00EE29FB">
                      <w:pPr>
                        <w:pStyle w:val="BodyText"/>
                        <w:kinsoku w:val="0"/>
                        <w:overflowPunct w:val="0"/>
                        <w:spacing w:before="25" w:line="248" w:lineRule="exact"/>
                        <w:ind w:left="79" w:firstLine="0"/>
                        <w:rPr>
                          <w:b w:val="0"/>
                          <w:bCs w:val="0"/>
                          <w:sz w:val="22"/>
                          <w:szCs w:val="22"/>
                        </w:rPr>
                      </w:pPr>
                      <w:r>
                        <w:rPr>
                          <w:b w:val="0"/>
                          <w:bCs w:val="0"/>
                          <w:w w:val="90"/>
                          <w:sz w:val="22"/>
                          <w:szCs w:val="22"/>
                        </w:rPr>
                        <w:t>Issue</w:t>
                      </w:r>
                      <w:r>
                        <w:rPr>
                          <w:b w:val="0"/>
                          <w:bCs w:val="0"/>
                          <w:spacing w:val="-10"/>
                          <w:w w:val="9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b w:val="0"/>
                          <w:bCs w:val="0"/>
                          <w:w w:val="90"/>
                          <w:sz w:val="22"/>
                          <w:szCs w:val="22"/>
                        </w:rPr>
                        <w:t>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3A3B613" w14:textId="3FC7881D" w:rsidR="00EE29FB" w:rsidRDefault="00EE60B7">
      <w:pPr>
        <w:pStyle w:val="BodyText"/>
        <w:kinsoku w:val="0"/>
        <w:overflowPunct w:val="0"/>
        <w:spacing w:before="2"/>
        <w:ind w:left="0" w:firstLine="0"/>
        <w:rPr>
          <w:b w:val="0"/>
          <w:bCs w:val="0"/>
          <w:sz w:val="29"/>
          <w:szCs w:val="29"/>
        </w:rPr>
      </w:pPr>
      <w:ins w:id="0" w:author="Microsoft Office User" w:date="2020-09-19T15:47:00Z">
        <w:r>
          <w:rPr>
            <w:b w:val="0"/>
            <w:bCs w:val="0"/>
            <w:noProof/>
            <w:sz w:val="29"/>
            <w:szCs w:val="29"/>
          </w:rPr>
          <w:drawing>
            <wp:inline distT="0" distB="0" distL="0" distR="0" wp14:anchorId="64BD9A72" wp14:editId="16805210">
              <wp:extent cx="1328738" cy="339375"/>
              <wp:effectExtent l="0" t="0" r="5080" b="3810"/>
              <wp:docPr id="22" name="Picture 2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2" name="Picture1.jpg"/>
                      <pic:cNvPicPr/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50396" cy="34490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A8CD682" w14:textId="65D4BBC8" w:rsidR="00EE29FB" w:rsidRDefault="00EE60B7">
      <w:pPr>
        <w:pStyle w:val="BodyText"/>
        <w:kinsoku w:val="0"/>
        <w:overflowPunct w:val="0"/>
        <w:spacing w:before="71"/>
        <w:ind w:left="0" w:right="300" w:firstLine="0"/>
        <w:jc w:val="right"/>
        <w:rPr>
          <w:b w:val="0"/>
          <w:bCs w:val="0"/>
          <w:sz w:val="22"/>
          <w:szCs w:val="22"/>
        </w:rPr>
      </w:pPr>
      <w:del w:id="1" w:author="Microsoft Office User" w:date="2020-09-19T15:46:00Z">
        <w:r w:rsidDel="00EE60B7">
          <w:rPr>
            <w:noProof/>
          </w:rPr>
          <mc:AlternateContent>
            <mc:Choice Requires="wps">
              <w:drawing>
                <wp:anchor distT="0" distB="0" distL="114300" distR="114300" simplePos="0" relativeHeight="251656704" behindDoc="1" locked="0" layoutInCell="0" allowOverlap="1" wp14:anchorId="62D03E57" wp14:editId="2D34D80D">
                  <wp:simplePos x="0" y="0"/>
                  <wp:positionH relativeFrom="page">
                    <wp:posOffset>1060450</wp:posOffset>
                  </wp:positionH>
                  <wp:positionV relativeFrom="paragraph">
                    <wp:posOffset>-313690</wp:posOffset>
                  </wp:positionV>
                  <wp:extent cx="546100" cy="469900"/>
                  <wp:effectExtent l="0" t="0" r="0" b="0"/>
                  <wp:wrapNone/>
                  <wp:docPr id="20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46100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3FB493" w14:textId="707267F7" w:rsidR="00EE29FB" w:rsidRDefault="00EE60B7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740" w:lineRule="atLeast"/>
                              </w:pPr>
                              <w:del w:id="2" w:author="Microsoft Office User" w:date="2020-09-19T15:46:00Z">
                                <w:r w:rsidDel="00EE60B7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714142AF" wp14:editId="700B706E">
                                      <wp:extent cx="550545" cy="474345"/>
                                      <wp:effectExtent l="0" t="0" r="0" b="0"/>
                                      <wp:docPr id="19" name="Picture 2"/>
                                      <wp:cNvGraphicFramePr>
                                        <a:graphicFrameLocks xmlns:a="http://schemas.openxmlformats.org/drawingml/2006/main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2"/>
                                              <pic:cNvPicPr>
                                                <a:picLocks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50545" cy="47434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del>
                            </w:p>
                            <w:p w14:paraId="38FF2EFD" w14:textId="77777777" w:rsidR="00EE29FB" w:rsidRDefault="00EE29F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62D03E57" id="Rectangle 3" o:spid="_x0000_s1027" style="position:absolute;left:0;text-align:left;margin-left:83.5pt;margin-top:-24.7pt;width:43pt;height:37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" o:allowincell="f" filled="f" stroked="f">
                  <v:path arrowok="t"/>
                  <v:textbox inset="0,0,0,0">
                    <w:txbxContent>
                      <w:p w14:paraId="3A3FB493" w14:textId="707267F7" w:rsidR="00EE29FB" w:rsidRDefault="00EE60B7">
                        <w:pPr>
                          <w:widowControl/>
                          <w:autoSpaceDE/>
                          <w:autoSpaceDN/>
                          <w:adjustRightInd/>
                          <w:spacing w:line="740" w:lineRule="atLeast"/>
                        </w:pPr>
                        <w:del w:id="3" w:author="Microsoft Office User" w:date="2020-09-19T15:46:00Z">
                          <w:r w:rsidDel="00EE60B7">
                            <w:rPr>
                              <w:noProof/>
                            </w:rPr>
                            <w:drawing>
                              <wp:inline distT="0" distB="0" distL="0" distR="0" wp14:anchorId="714142AF" wp14:editId="700B706E">
                                <wp:extent cx="550545" cy="474345"/>
                                <wp:effectExtent l="0" t="0" r="0" b="0"/>
                                <wp:docPr id="19" name="Picture 2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50545" cy="47434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del>
                      </w:p>
                      <w:p w14:paraId="38FF2EFD" w14:textId="77777777" w:rsidR="00EE29FB" w:rsidRDefault="00EE29FB"/>
                    </w:txbxContent>
                  </v:textbox>
                  <w10:wrap anchorx="page"/>
                </v:rect>
              </w:pict>
            </mc:Fallback>
          </mc:AlternateContent>
        </w:r>
      </w:del>
      <w:r w:rsidR="00EE29FB">
        <w:rPr>
          <w:b w:val="0"/>
          <w:bCs w:val="0"/>
          <w:w w:val="95"/>
          <w:sz w:val="22"/>
          <w:szCs w:val="22"/>
        </w:rPr>
        <w:t>Traffic</w:t>
      </w:r>
      <w:r w:rsidR="00EE29FB">
        <w:rPr>
          <w:b w:val="0"/>
          <w:bCs w:val="0"/>
          <w:spacing w:val="-13"/>
          <w:w w:val="95"/>
          <w:sz w:val="22"/>
          <w:szCs w:val="22"/>
        </w:rPr>
        <w:t xml:space="preserve"> </w:t>
      </w:r>
      <w:r w:rsidR="00EE29FB">
        <w:rPr>
          <w:b w:val="0"/>
          <w:bCs w:val="0"/>
          <w:w w:val="95"/>
          <w:sz w:val="22"/>
          <w:szCs w:val="22"/>
        </w:rPr>
        <w:t>Control</w:t>
      </w:r>
      <w:r w:rsidR="00EE29FB">
        <w:rPr>
          <w:b w:val="0"/>
          <w:bCs w:val="0"/>
          <w:spacing w:val="-11"/>
          <w:w w:val="95"/>
          <w:sz w:val="22"/>
          <w:szCs w:val="22"/>
        </w:rPr>
        <w:t xml:space="preserve"> </w:t>
      </w:r>
      <w:r w:rsidR="00EE29FB">
        <w:rPr>
          <w:b w:val="0"/>
          <w:bCs w:val="0"/>
          <w:w w:val="95"/>
          <w:sz w:val="22"/>
          <w:szCs w:val="22"/>
        </w:rPr>
        <w:t>at</w:t>
      </w:r>
      <w:r w:rsidR="00EE29FB">
        <w:rPr>
          <w:b w:val="0"/>
          <w:bCs w:val="0"/>
          <w:spacing w:val="-24"/>
          <w:w w:val="95"/>
          <w:sz w:val="22"/>
          <w:szCs w:val="22"/>
        </w:rPr>
        <w:t xml:space="preserve"> </w:t>
      </w:r>
      <w:r w:rsidR="00EE29FB">
        <w:rPr>
          <w:b w:val="0"/>
          <w:bCs w:val="0"/>
          <w:w w:val="95"/>
          <w:sz w:val="22"/>
          <w:szCs w:val="22"/>
        </w:rPr>
        <w:t>Work</w:t>
      </w:r>
      <w:r w:rsidR="00EE29FB">
        <w:rPr>
          <w:b w:val="0"/>
          <w:bCs w:val="0"/>
          <w:spacing w:val="-16"/>
          <w:w w:val="95"/>
          <w:sz w:val="22"/>
          <w:szCs w:val="22"/>
        </w:rPr>
        <w:t xml:space="preserve"> </w:t>
      </w:r>
      <w:r w:rsidR="00EE29FB">
        <w:rPr>
          <w:b w:val="0"/>
          <w:bCs w:val="0"/>
          <w:w w:val="95"/>
          <w:sz w:val="22"/>
          <w:szCs w:val="22"/>
        </w:rPr>
        <w:t>Sites</w:t>
      </w:r>
    </w:p>
    <w:p w14:paraId="080E30BE" w14:textId="77777777" w:rsidR="00EE29FB" w:rsidRDefault="00EE29FB">
      <w:pPr>
        <w:pStyle w:val="BodyText"/>
        <w:kinsoku w:val="0"/>
        <w:overflowPunct w:val="0"/>
        <w:spacing w:before="9"/>
        <w:ind w:left="0" w:firstLine="0"/>
        <w:rPr>
          <w:b w:val="0"/>
          <w:bCs w:val="0"/>
          <w:sz w:val="2"/>
          <w:szCs w:val="2"/>
        </w:rPr>
      </w:pPr>
    </w:p>
    <w:p w14:paraId="237091B6" w14:textId="77777777" w:rsidR="00EE29FB" w:rsidRDefault="00EE60B7">
      <w:pPr>
        <w:pStyle w:val="BodyText"/>
        <w:kinsoku w:val="0"/>
        <w:overflowPunct w:val="0"/>
        <w:spacing w:before="0" w:line="20" w:lineRule="atLeast"/>
        <w:ind w:left="179" w:firstLine="0"/>
        <w:rPr>
          <w:b w:val="0"/>
          <w:bCs w:val="0"/>
          <w:sz w:val="2"/>
          <w:szCs w:val="2"/>
        </w:rPr>
      </w:pPr>
      <w:r>
        <w:rPr>
          <w:b w:val="0"/>
          <w:bCs w:val="0"/>
          <w:noProof/>
          <w:sz w:val="2"/>
          <w:szCs w:val="2"/>
        </w:rPr>
        <mc:AlternateContent>
          <mc:Choice Requires="wpg">
            <w:drawing>
              <wp:inline distT="0" distB="0" distL="0" distR="0" wp14:anchorId="641BA271" wp14:editId="1333B22E">
                <wp:extent cx="5453380" cy="13970"/>
                <wp:effectExtent l="0" t="0" r="0" b="0"/>
                <wp:docPr id="17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53380" cy="13970"/>
                          <a:chOff x="0" y="0"/>
                          <a:chExt cx="8588" cy="22"/>
                        </a:xfrm>
                      </wpg:grpSpPr>
                      <wps:wsp>
                        <wps:cNvPr id="18" name="Freeform 5"/>
                        <wps:cNvSpPr>
                          <a:spLocks/>
                        </wps:cNvSpPr>
                        <wps:spPr bwMode="auto">
                          <a:xfrm>
                            <a:off x="10" y="10"/>
                            <a:ext cx="8567" cy="20"/>
                          </a:xfrm>
                          <a:custGeom>
                            <a:avLst/>
                            <a:gdLst>
                              <a:gd name="T0" fmla="*/ 0 w 8567"/>
                              <a:gd name="T1" fmla="*/ 0 h 20"/>
                              <a:gd name="T2" fmla="*/ 8566 w 856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567" h="20">
                                <a:moveTo>
                                  <a:pt x="0" y="0"/>
                                </a:moveTo>
                                <a:lnTo>
                                  <a:pt x="8566" y="0"/>
                                </a:lnTo>
                              </a:path>
                            </a:pathLst>
                          </a:custGeom>
                          <a:noFill/>
                          <a:ln w="1371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716534" id="Group 4" o:spid="_x0000_s1026" style="width:429.4pt;height:1.1pt;mso-position-horizontal-relative:char;mso-position-vertical-relative:line" coordsize="8588,2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">
                <v:shape id="Freeform 5" o:spid="_x0000_s1027" style="position:absolute;left:10;top:10;width:8567;height:20;visibility:visible;mso-wrap-style:square;v-text-anchor:top" coordsize="8567,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" path="m,l8566,e" filled="f" strokeweight=".38092mm">
                  <v:path arrowok="t" o:connecttype="custom" o:connectlocs="0,0;8566,0" o:connectangles="0,0"/>
                </v:shape>
                <w10:anchorlock/>
              </v:group>
            </w:pict>
          </mc:Fallback>
        </mc:AlternateContent>
      </w:r>
    </w:p>
    <w:p w14:paraId="3092BECC" w14:textId="77777777" w:rsidR="00EE29FB" w:rsidRDefault="00EE29FB">
      <w:pPr>
        <w:pStyle w:val="BodyText"/>
        <w:kinsoku w:val="0"/>
        <w:overflowPunct w:val="0"/>
        <w:spacing w:before="11"/>
        <w:ind w:left="0" w:firstLine="0"/>
        <w:rPr>
          <w:b w:val="0"/>
          <w:bCs w:val="0"/>
        </w:rPr>
      </w:pPr>
    </w:p>
    <w:p w14:paraId="08AE5D1F" w14:textId="77777777" w:rsidR="00EE29FB" w:rsidRDefault="00EE60B7">
      <w:pPr>
        <w:pStyle w:val="BodyText"/>
        <w:kinsoku w:val="0"/>
        <w:overflowPunct w:val="0"/>
        <w:spacing w:before="0" w:line="200" w:lineRule="atLeast"/>
        <w:ind w:left="143" w:firstLine="0"/>
        <w:rPr>
          <w:b w:val="0"/>
          <w:bCs w:val="0"/>
          <w:sz w:val="20"/>
          <w:szCs w:val="20"/>
        </w:rPr>
      </w:pPr>
      <w:r>
        <w:rPr>
          <w:b w:val="0"/>
          <w:bCs w:val="0"/>
          <w:noProof/>
          <w:sz w:val="20"/>
          <w:szCs w:val="20"/>
        </w:rPr>
        <mc:AlternateContent>
          <mc:Choice Requires="wpg">
            <w:drawing>
              <wp:inline distT="0" distB="0" distL="0" distR="0" wp14:anchorId="41473C1E" wp14:editId="64DA2795">
                <wp:extent cx="5499100" cy="1564005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9100" cy="1564005"/>
                          <a:chOff x="0" y="0"/>
                          <a:chExt cx="8660" cy="2463"/>
                        </a:xfrm>
                      </wpg:grpSpPr>
                      <wps:wsp>
                        <wps:cNvPr id="7" name="Freeform 7"/>
                        <wps:cNvSpPr>
                          <a:spLocks/>
                        </wps:cNvSpPr>
                        <wps:spPr bwMode="auto">
                          <a:xfrm>
                            <a:off x="10" y="21"/>
                            <a:ext cx="8639" cy="20"/>
                          </a:xfrm>
                          <a:custGeom>
                            <a:avLst/>
                            <a:gdLst>
                              <a:gd name="T0" fmla="*/ 0 w 8639"/>
                              <a:gd name="T1" fmla="*/ 0 h 20"/>
                              <a:gd name="T2" fmla="*/ 8638 w 8639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639" h="20">
                                <a:moveTo>
                                  <a:pt x="0" y="0"/>
                                </a:moveTo>
                                <a:lnTo>
                                  <a:pt x="8638" y="0"/>
                                </a:lnTo>
                              </a:path>
                            </a:pathLst>
                          </a:custGeom>
                          <a:noFill/>
                          <a:ln w="1371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8"/>
                        <wps:cNvSpPr>
                          <a:spLocks/>
                        </wps:cNvSpPr>
                        <wps:spPr bwMode="auto">
                          <a:xfrm>
                            <a:off x="21" y="10"/>
                            <a:ext cx="20" cy="2441"/>
                          </a:xfrm>
                          <a:custGeom>
                            <a:avLst/>
                            <a:gdLst>
                              <a:gd name="T0" fmla="*/ 0 w 20"/>
                              <a:gd name="T1" fmla="*/ 2440 h 2441"/>
                              <a:gd name="T2" fmla="*/ 0 w 20"/>
                              <a:gd name="T3" fmla="*/ 0 h 24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441">
                                <a:moveTo>
                                  <a:pt x="0" y="2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71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9"/>
                        <wps:cNvSpPr>
                          <a:spLocks/>
                        </wps:cNvSpPr>
                        <wps:spPr bwMode="auto">
                          <a:xfrm>
                            <a:off x="8638" y="10"/>
                            <a:ext cx="20" cy="2441"/>
                          </a:xfrm>
                          <a:custGeom>
                            <a:avLst/>
                            <a:gdLst>
                              <a:gd name="T0" fmla="*/ 0 w 20"/>
                              <a:gd name="T1" fmla="*/ 2440 h 2441"/>
                              <a:gd name="T2" fmla="*/ 0 w 20"/>
                              <a:gd name="T3" fmla="*/ 0 h 24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441">
                                <a:moveTo>
                                  <a:pt x="0" y="2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71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10"/>
                        <wps:cNvSpPr>
                          <a:spLocks/>
                        </wps:cNvSpPr>
                        <wps:spPr bwMode="auto">
                          <a:xfrm>
                            <a:off x="10" y="2440"/>
                            <a:ext cx="8639" cy="20"/>
                          </a:xfrm>
                          <a:custGeom>
                            <a:avLst/>
                            <a:gdLst>
                              <a:gd name="T0" fmla="*/ 0 w 8639"/>
                              <a:gd name="T1" fmla="*/ 0 h 20"/>
                              <a:gd name="T2" fmla="*/ 8638 w 8639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639" h="20">
                                <a:moveTo>
                                  <a:pt x="0" y="0"/>
                                </a:moveTo>
                                <a:lnTo>
                                  <a:pt x="8638" y="0"/>
                                </a:lnTo>
                              </a:path>
                            </a:pathLst>
                          </a:custGeom>
                          <a:noFill/>
                          <a:ln w="1371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Text Box 11"/>
                        <wps:cNvSpPr txBox="1">
                          <a:spLocks/>
                        </wps:cNvSpPr>
                        <wps:spPr bwMode="auto">
                          <a:xfrm>
                            <a:off x="2537" y="110"/>
                            <a:ext cx="3603" cy="6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F1D706" w14:textId="77777777" w:rsidR="00EE29FB" w:rsidRDefault="00EE29FB">
                              <w:pPr>
                                <w:pStyle w:val="BodyText"/>
                                <w:kinsoku w:val="0"/>
                                <w:overflowPunct w:val="0"/>
                                <w:spacing w:before="0" w:line="276" w:lineRule="exact"/>
                                <w:ind w:left="0" w:firstLine="0"/>
                                <w:jc w:val="center"/>
                                <w:rPr>
                                  <w:b w:val="0"/>
                                  <w:bCs w:val="0"/>
                                  <w:sz w:val="27"/>
                                  <w:szCs w:val="27"/>
                                </w:rPr>
                              </w:pPr>
                              <w:r>
                                <w:rPr>
                                  <w:spacing w:val="-3"/>
                                  <w:w w:val="105"/>
                                  <w:sz w:val="27"/>
                                  <w:szCs w:val="27"/>
                                </w:rPr>
                                <w:t>Traffic</w:t>
                              </w:r>
                              <w:r>
                                <w:rPr>
                                  <w:spacing w:val="2"/>
                                  <w:w w:val="105"/>
                                  <w:sz w:val="27"/>
                                  <w:szCs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7"/>
                                  <w:szCs w:val="27"/>
                                </w:rPr>
                                <w:t>Control</w:t>
                              </w:r>
                              <w:r>
                                <w:rPr>
                                  <w:spacing w:val="10"/>
                                  <w:w w:val="105"/>
                                  <w:sz w:val="27"/>
                                  <w:szCs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7"/>
                                  <w:szCs w:val="27"/>
                                </w:rPr>
                                <w:t>at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7"/>
                                  <w:szCs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7"/>
                                  <w:szCs w:val="27"/>
                                </w:rPr>
                                <w:t>Work</w:t>
                              </w:r>
                              <w:r>
                                <w:rPr>
                                  <w:spacing w:val="7"/>
                                  <w:w w:val="105"/>
                                  <w:sz w:val="27"/>
                                  <w:szCs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7"/>
                                  <w:szCs w:val="27"/>
                                </w:rPr>
                                <w:t>Sites</w:t>
                              </w:r>
                            </w:p>
                            <w:p w14:paraId="07D2F998" w14:textId="77777777" w:rsidR="00EE29FB" w:rsidRDefault="00EE29FB">
                              <w:pPr>
                                <w:pStyle w:val="BodyText"/>
                                <w:kinsoku w:val="0"/>
                                <w:overflowPunct w:val="0"/>
                                <w:spacing w:before="42" w:line="305" w:lineRule="exact"/>
                                <w:ind w:left="0" w:right="5" w:firstLine="0"/>
                                <w:jc w:val="center"/>
                                <w:rPr>
                                  <w:b w:val="0"/>
                                  <w:bCs w:val="0"/>
                                  <w:sz w:val="27"/>
                                  <w:szCs w:val="27"/>
                                </w:rPr>
                              </w:pPr>
                              <w:r>
                                <w:rPr>
                                  <w:sz w:val="27"/>
                                  <w:szCs w:val="27"/>
                                </w:rPr>
                                <w:t>Location</w:t>
                              </w:r>
                              <w:r>
                                <w:rPr>
                                  <w:spacing w:val="54"/>
                                  <w:sz w:val="27"/>
                                  <w:szCs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  <w:szCs w:val="27"/>
                                </w:rPr>
                                <w:t>Checklist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" name="Text Box 12"/>
                        <wps:cNvSpPr txBox="1">
                          <a:spLocks/>
                        </wps:cNvSpPr>
                        <wps:spPr bwMode="auto">
                          <a:xfrm>
                            <a:off x="97" y="1173"/>
                            <a:ext cx="1695" cy="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0BD80F" w14:textId="77777777" w:rsidR="00EE29FB" w:rsidRDefault="00EE29FB">
                              <w:pPr>
                                <w:pStyle w:val="BodyText"/>
                                <w:tabs>
                                  <w:tab w:val="left" w:pos="1137"/>
                                </w:tabs>
                                <w:kinsoku w:val="0"/>
                                <w:overflowPunct w:val="0"/>
                                <w:spacing w:before="0" w:line="220" w:lineRule="exact"/>
                                <w:ind w:left="0" w:firstLine="0"/>
                                <w:rPr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w w:val="110"/>
                                  <w:sz w:val="22"/>
                                  <w:szCs w:val="22"/>
                                </w:rPr>
                                <w:t>Road</w:t>
                              </w:r>
                              <w:r>
                                <w:rPr>
                                  <w:b w:val="0"/>
                                  <w:bCs w:val="0"/>
                                  <w:spacing w:val="-17"/>
                                  <w:w w:val="110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w w:val="110"/>
                                  <w:sz w:val="22"/>
                                  <w:szCs w:val="22"/>
                                </w:rPr>
                                <w:t>No:</w:t>
                              </w:r>
                              <w:r>
                                <w:rPr>
                                  <w:b w:val="0"/>
                                  <w:bCs w:val="0"/>
                                  <w:w w:val="110"/>
                                  <w:sz w:val="22"/>
                                  <w:szCs w:val="22"/>
                                </w:rPr>
                                <w:tab/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" name="Text Box 13"/>
                        <wps:cNvSpPr txBox="1">
                          <a:spLocks/>
                        </wps:cNvSpPr>
                        <wps:spPr bwMode="auto">
                          <a:xfrm>
                            <a:off x="2257" y="1173"/>
                            <a:ext cx="5445" cy="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5BAF88" w14:textId="77777777" w:rsidR="00EE29FB" w:rsidRDefault="00EE29FB">
                              <w:pPr>
                                <w:pStyle w:val="BodyText"/>
                                <w:tabs>
                                  <w:tab w:val="left" w:pos="1086"/>
                                </w:tabs>
                                <w:kinsoku w:val="0"/>
                                <w:overflowPunct w:val="0"/>
                                <w:spacing w:before="0" w:line="220" w:lineRule="exact"/>
                                <w:ind w:left="0" w:firstLine="0"/>
                                <w:rPr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  <w:t>Location:</w:t>
                              </w:r>
                              <w:r>
                                <w:rPr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  <w:tab/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" name="Text Box 14"/>
                        <wps:cNvSpPr txBox="1">
                          <a:spLocks/>
                        </wps:cNvSpPr>
                        <wps:spPr bwMode="auto">
                          <a:xfrm>
                            <a:off x="83" y="1504"/>
                            <a:ext cx="7288" cy="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6FFDA8" w14:textId="77777777" w:rsidR="00EE29FB" w:rsidRDefault="00EE29FB">
                              <w:pPr>
                                <w:pStyle w:val="BodyText"/>
                                <w:kinsoku w:val="0"/>
                                <w:overflowPunct w:val="0"/>
                                <w:spacing w:before="0" w:line="220" w:lineRule="exact"/>
                                <w:ind w:left="0" w:firstLine="0"/>
                                <w:rPr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</w:pPr>
                              <w:proofErr w:type="gramStart"/>
                              <w:r>
                                <w:rPr>
                                  <w:b w:val="0"/>
                                  <w:bCs w:val="0"/>
                                  <w:w w:val="130"/>
                                  <w:sz w:val="22"/>
                                  <w:szCs w:val="22"/>
                                </w:rPr>
                                <w:t xml:space="preserve">Type </w:t>
                              </w:r>
                              <w:r>
                                <w:rPr>
                                  <w:b w:val="0"/>
                                  <w:bCs w:val="0"/>
                                  <w:spacing w:val="52"/>
                                  <w:w w:val="130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w w:val="120"/>
                                  <w:sz w:val="22"/>
                                  <w:szCs w:val="22"/>
                                </w:rPr>
                                <w:t>of</w:t>
                              </w:r>
                              <w:proofErr w:type="gramEnd"/>
                              <w:r>
                                <w:rPr>
                                  <w:b w:val="0"/>
                                  <w:bCs w:val="0"/>
                                  <w:w w:val="120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spacing w:val="46"/>
                                  <w:w w:val="120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w w:val="120"/>
                                  <w:sz w:val="22"/>
                                  <w:szCs w:val="22"/>
                                </w:rPr>
                                <w:t xml:space="preserve">Work:      </w:t>
                              </w:r>
                              <w:r>
                                <w:rPr>
                                  <w:b w:val="0"/>
                                  <w:bCs w:val="0"/>
                                  <w:spacing w:val="57"/>
                                  <w:w w:val="120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" name="Text Box 15"/>
                        <wps:cNvSpPr txBox="1">
                          <a:spLocks/>
                        </wps:cNvSpPr>
                        <wps:spPr bwMode="auto">
                          <a:xfrm>
                            <a:off x="97" y="2159"/>
                            <a:ext cx="1652" cy="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4DB378" w14:textId="77777777" w:rsidR="00EE29FB" w:rsidRDefault="00EE29FB">
                              <w:pPr>
                                <w:pStyle w:val="BodyText"/>
                                <w:tabs>
                                  <w:tab w:val="left" w:pos="719"/>
                                </w:tabs>
                                <w:kinsoku w:val="0"/>
                                <w:overflowPunct w:val="0"/>
                                <w:spacing w:before="0" w:line="220" w:lineRule="exact"/>
                                <w:ind w:left="0" w:firstLine="0"/>
                                <w:rPr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w w:val="105"/>
                                  <w:sz w:val="22"/>
                                  <w:szCs w:val="22"/>
                                </w:rPr>
                                <w:t>Date:</w:t>
                              </w:r>
                              <w:r>
                                <w:rPr>
                                  <w:b w:val="0"/>
                                  <w:bCs w:val="0"/>
                                  <w:w w:val="105"/>
                                  <w:sz w:val="22"/>
                                  <w:szCs w:val="22"/>
                                </w:rPr>
                                <w:tab/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" name="Text Box 16"/>
                        <wps:cNvSpPr txBox="1">
                          <a:spLocks/>
                        </wps:cNvSpPr>
                        <wps:spPr bwMode="auto">
                          <a:xfrm>
                            <a:off x="2242" y="2159"/>
                            <a:ext cx="5417" cy="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C73AA4" w14:textId="77777777" w:rsidR="00EE29FB" w:rsidRDefault="00EE29FB">
                              <w:pPr>
                                <w:pStyle w:val="BodyText"/>
                                <w:tabs>
                                  <w:tab w:val="left" w:pos="2166"/>
                                  <w:tab w:val="left" w:pos="3807"/>
                                </w:tabs>
                                <w:kinsoku w:val="0"/>
                                <w:overflowPunct w:val="0"/>
                                <w:spacing w:before="0" w:line="220" w:lineRule="exact"/>
                                <w:ind w:left="0" w:firstLine="0"/>
                                <w:rPr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w w:val="125"/>
                                  <w:sz w:val="22"/>
                                  <w:szCs w:val="22"/>
                                </w:rPr>
                                <w:t xml:space="preserve">Time:  </w:t>
                              </w:r>
                              <w:r>
                                <w:rPr>
                                  <w:b w:val="0"/>
                                  <w:bCs w:val="0"/>
                                  <w:spacing w:val="34"/>
                                  <w:w w:val="125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w w:val="130"/>
                                  <w:sz w:val="22"/>
                                  <w:szCs w:val="22"/>
                                </w:rPr>
                                <w:tab/>
                              </w:r>
                              <w:r>
                                <w:rPr>
                                  <w:b w:val="0"/>
                                  <w:bCs w:val="0"/>
                                  <w:w w:val="110"/>
                                  <w:sz w:val="22"/>
                                  <w:szCs w:val="22"/>
                                </w:rPr>
                                <w:t>Completed</w:t>
                              </w:r>
                              <w:r>
                                <w:rPr>
                                  <w:b w:val="0"/>
                                  <w:bCs w:val="0"/>
                                  <w:spacing w:val="-15"/>
                                  <w:w w:val="110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w w:val="110"/>
                                  <w:sz w:val="22"/>
                                  <w:szCs w:val="22"/>
                                </w:rPr>
                                <w:t>by:</w:t>
                              </w:r>
                              <w:r>
                                <w:rPr>
                                  <w:b w:val="0"/>
                                  <w:bCs w:val="0"/>
                                  <w:w w:val="110"/>
                                  <w:sz w:val="22"/>
                                  <w:szCs w:val="22"/>
                                </w:rPr>
                                <w:tab/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..</w:t>
                              </w:r>
                              <w:r>
                                <w:rPr>
                                  <w:b w:val="0"/>
                                  <w:bCs w:val="0"/>
                                  <w:spacing w:val="-22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pacing w:val="-28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w w:val="130"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473C1E" id="Group 6" o:spid="_x0000_s1028" style="width:433pt;height:123.15pt;mso-position-horizontal-relative:char;mso-position-vertical-relative:line" coordsize="8660,24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">
                <v:shape id="Freeform 7" o:spid="_x0000_s1029" style="position:absolute;left:10;top:21;width:8639;height:20;visibility:visible;mso-wrap-style:square;v-text-anchor:top" coordsize="8639,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" path="m,l8638,e" filled="f" strokeweight=".38092mm">
                  <v:path arrowok="t" o:connecttype="custom" o:connectlocs="0,0;8638,0" o:connectangles="0,0"/>
                </v:shape>
                <v:shape id="Freeform 8" o:spid="_x0000_s1030" style="position:absolute;left:21;top:10;width:20;height:2441;visibility:visible;mso-wrap-style:square;v-text-anchor:top" coordsize="20,24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" path="m,2440l,e" filled="f" strokeweight=".38092mm">
                  <v:path arrowok="t" o:connecttype="custom" o:connectlocs="0,2440;0,0" o:connectangles="0,0"/>
                </v:shape>
                <v:shape id="Freeform 9" o:spid="_x0000_s1031" style="position:absolute;left:8638;top:10;width:20;height:2441;visibility:visible;mso-wrap-style:square;v-text-anchor:top" coordsize="20,24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" path="m,2440l,e" filled="f" strokeweight=".38092mm">
                  <v:path arrowok="t" o:connecttype="custom" o:connectlocs="0,2440;0,0" o:connectangles="0,0"/>
                </v:shape>
                <v:shape id="Freeform 10" o:spid="_x0000_s1032" style="position:absolute;left:10;top:2440;width:8639;height:20;visibility:visible;mso-wrap-style:square;v-text-anchor:top" coordsize="8639,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" path="m,l8638,e" filled="f" strokeweight=".38092mm">
                  <v:path arrowok="t" o:connecttype="custom" o:connectlocs="0,0;8638,0" o:connectangles="0,0"/>
                </v:shape>
                <v:shape id="Text Box 11" o:spid="_x0000_s1033" type="#_x0000_t202" style="position:absolute;left:2537;top:110;width:3603;height:6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" filled="f" stroked="f">
                  <v:path arrowok="t"/>
                  <v:textbox inset="0,0,0,0">
                    <w:txbxContent>
                      <w:p w14:paraId="7BF1D706" w14:textId="77777777" w:rsidR="00EE29FB" w:rsidRDefault="00EE29FB">
                        <w:pPr>
                          <w:pStyle w:val="BodyText"/>
                          <w:kinsoku w:val="0"/>
                          <w:overflowPunct w:val="0"/>
                          <w:spacing w:before="0" w:line="276" w:lineRule="exact"/>
                          <w:ind w:left="0" w:firstLine="0"/>
                          <w:jc w:val="center"/>
                          <w:rPr>
                            <w:b w:val="0"/>
                            <w:bCs w:val="0"/>
                            <w:sz w:val="27"/>
                            <w:szCs w:val="27"/>
                          </w:rPr>
                        </w:pPr>
                        <w:r>
                          <w:rPr>
                            <w:spacing w:val="-3"/>
                            <w:w w:val="105"/>
                            <w:sz w:val="27"/>
                            <w:szCs w:val="27"/>
                          </w:rPr>
                          <w:t>Traffic</w:t>
                        </w:r>
                        <w:r>
                          <w:rPr>
                            <w:spacing w:val="2"/>
                            <w:w w:val="105"/>
                            <w:sz w:val="27"/>
                            <w:szCs w:val="27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7"/>
                            <w:szCs w:val="27"/>
                          </w:rPr>
                          <w:t>Control</w:t>
                        </w:r>
                        <w:r>
                          <w:rPr>
                            <w:spacing w:val="10"/>
                            <w:w w:val="105"/>
                            <w:sz w:val="27"/>
                            <w:szCs w:val="27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7"/>
                            <w:szCs w:val="27"/>
                          </w:rPr>
                          <w:t>at</w:t>
                        </w:r>
                        <w:r>
                          <w:rPr>
                            <w:spacing w:val="-16"/>
                            <w:w w:val="105"/>
                            <w:sz w:val="27"/>
                            <w:szCs w:val="27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7"/>
                            <w:szCs w:val="27"/>
                          </w:rPr>
                          <w:t>Work</w:t>
                        </w:r>
                        <w:r>
                          <w:rPr>
                            <w:spacing w:val="7"/>
                            <w:w w:val="105"/>
                            <w:sz w:val="27"/>
                            <w:szCs w:val="27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7"/>
                            <w:szCs w:val="27"/>
                          </w:rPr>
                          <w:t>Sites</w:t>
                        </w:r>
                      </w:p>
                      <w:p w14:paraId="07D2F998" w14:textId="77777777" w:rsidR="00EE29FB" w:rsidRDefault="00EE29FB">
                        <w:pPr>
                          <w:pStyle w:val="BodyText"/>
                          <w:kinsoku w:val="0"/>
                          <w:overflowPunct w:val="0"/>
                          <w:spacing w:before="42" w:line="305" w:lineRule="exact"/>
                          <w:ind w:left="0" w:right="5" w:firstLine="0"/>
                          <w:jc w:val="center"/>
                          <w:rPr>
                            <w:b w:val="0"/>
                            <w:bCs w:val="0"/>
                            <w:sz w:val="27"/>
                            <w:szCs w:val="27"/>
                          </w:rPr>
                        </w:pPr>
                        <w:r>
                          <w:rPr>
                            <w:sz w:val="27"/>
                            <w:szCs w:val="27"/>
                          </w:rPr>
                          <w:t>Location</w:t>
                        </w:r>
                        <w:r>
                          <w:rPr>
                            <w:spacing w:val="54"/>
                            <w:sz w:val="27"/>
                            <w:szCs w:val="27"/>
                          </w:rPr>
                          <w:t xml:space="preserve"> </w:t>
                        </w:r>
                        <w:r>
                          <w:rPr>
                            <w:sz w:val="27"/>
                            <w:szCs w:val="27"/>
                          </w:rPr>
                          <w:t>Checklist</w:t>
                        </w:r>
                      </w:p>
                    </w:txbxContent>
                  </v:textbox>
                </v:shape>
                <v:shape id="Text Box 12" o:spid="_x0000_s1034" type="#_x0000_t202" style="position:absolute;left:97;top:1173;width:1695;height:2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" filled="f" stroked="f">
                  <v:path arrowok="t"/>
                  <v:textbox inset="0,0,0,0">
                    <w:txbxContent>
                      <w:p w14:paraId="680BD80F" w14:textId="77777777" w:rsidR="00EE29FB" w:rsidRDefault="00EE29FB">
                        <w:pPr>
                          <w:pStyle w:val="BodyText"/>
                          <w:tabs>
                            <w:tab w:val="left" w:pos="1137"/>
                          </w:tabs>
                          <w:kinsoku w:val="0"/>
                          <w:overflowPunct w:val="0"/>
                          <w:spacing w:before="0" w:line="220" w:lineRule="exact"/>
                          <w:ind w:left="0" w:firstLine="0"/>
                          <w:rPr>
                            <w:b w:val="0"/>
                            <w:bCs w:val="0"/>
                            <w:sz w:val="22"/>
                            <w:szCs w:val="22"/>
                          </w:rPr>
                        </w:pPr>
                        <w:r>
                          <w:rPr>
                            <w:b w:val="0"/>
                            <w:bCs w:val="0"/>
                            <w:w w:val="110"/>
                            <w:sz w:val="22"/>
                            <w:szCs w:val="22"/>
                          </w:rPr>
                          <w:t>Road</w:t>
                        </w:r>
                        <w:r>
                          <w:rPr>
                            <w:b w:val="0"/>
                            <w:bCs w:val="0"/>
                            <w:spacing w:val="-17"/>
                            <w:w w:val="110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b w:val="0"/>
                            <w:bCs w:val="0"/>
                            <w:w w:val="110"/>
                            <w:sz w:val="22"/>
                            <w:szCs w:val="22"/>
                          </w:rPr>
                          <w:t>No:</w:t>
                        </w:r>
                        <w:r>
                          <w:rPr>
                            <w:b w:val="0"/>
                            <w:bCs w:val="0"/>
                            <w:w w:val="110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w w:val="130"/>
                            <w:sz w:val="22"/>
                            <w:szCs w:val="22"/>
                          </w:rPr>
                          <w:t>.</w:t>
                        </w:r>
                      </w:p>
                    </w:txbxContent>
                  </v:textbox>
                </v:shape>
                <v:shape id="Text Box 13" o:spid="_x0000_s1035" type="#_x0000_t202" style="position:absolute;left:2257;top:1173;width:5445;height:2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" filled="f" stroked="f">
                  <v:path arrowok="t"/>
                  <v:textbox inset="0,0,0,0">
                    <w:txbxContent>
                      <w:p w14:paraId="485BAF88" w14:textId="77777777" w:rsidR="00EE29FB" w:rsidRDefault="00EE29FB">
                        <w:pPr>
                          <w:pStyle w:val="BodyText"/>
                          <w:tabs>
                            <w:tab w:val="left" w:pos="1086"/>
                          </w:tabs>
                          <w:kinsoku w:val="0"/>
                          <w:overflowPunct w:val="0"/>
                          <w:spacing w:before="0" w:line="220" w:lineRule="exact"/>
                          <w:ind w:left="0" w:firstLine="0"/>
                          <w:rPr>
                            <w:b w:val="0"/>
                            <w:bCs w:val="0"/>
                            <w:sz w:val="22"/>
                            <w:szCs w:val="22"/>
                          </w:rPr>
                        </w:pPr>
                        <w:r>
                          <w:rPr>
                            <w:b w:val="0"/>
                            <w:bCs w:val="0"/>
                            <w:sz w:val="22"/>
                            <w:szCs w:val="22"/>
                          </w:rPr>
                          <w:t>Location:</w:t>
                        </w:r>
                        <w:r>
                          <w:rPr>
                            <w:b w:val="0"/>
                            <w:bCs w:val="0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w w:val="130"/>
                            <w:sz w:val="22"/>
                            <w:szCs w:val="22"/>
                          </w:rPr>
                          <w:t>.</w:t>
                        </w:r>
                      </w:p>
                    </w:txbxContent>
                  </v:textbox>
                </v:shape>
                <v:shape id="Text Box 14" o:spid="_x0000_s1036" type="#_x0000_t202" style="position:absolute;left:83;top:1504;width:7288;height:2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" filled="f" stroked="f">
                  <v:path arrowok="t"/>
                  <v:textbox inset="0,0,0,0">
                    <w:txbxContent>
                      <w:p w14:paraId="786FFDA8" w14:textId="77777777" w:rsidR="00EE29FB" w:rsidRDefault="00EE29FB">
                        <w:pPr>
                          <w:pStyle w:val="BodyText"/>
                          <w:kinsoku w:val="0"/>
                          <w:overflowPunct w:val="0"/>
                          <w:spacing w:before="0" w:line="220" w:lineRule="exact"/>
                          <w:ind w:left="0" w:firstLine="0"/>
                          <w:rPr>
                            <w:b w:val="0"/>
                            <w:bCs w:val="0"/>
                            <w:sz w:val="22"/>
                            <w:szCs w:val="22"/>
                          </w:rPr>
                        </w:pPr>
                        <w:proofErr w:type="gramStart"/>
                        <w:r>
                          <w:rPr>
                            <w:b w:val="0"/>
                            <w:bCs w:val="0"/>
                            <w:w w:val="130"/>
                            <w:sz w:val="22"/>
                            <w:szCs w:val="22"/>
                          </w:rPr>
                          <w:t xml:space="preserve">Type </w:t>
                        </w:r>
                        <w:r>
                          <w:rPr>
                            <w:b w:val="0"/>
                            <w:bCs w:val="0"/>
                            <w:spacing w:val="52"/>
                            <w:w w:val="130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b w:val="0"/>
                            <w:bCs w:val="0"/>
                            <w:w w:val="120"/>
                            <w:sz w:val="22"/>
                            <w:szCs w:val="22"/>
                          </w:rPr>
                          <w:t>of</w:t>
                        </w:r>
                        <w:proofErr w:type="gramEnd"/>
                        <w:r>
                          <w:rPr>
                            <w:b w:val="0"/>
                            <w:bCs w:val="0"/>
                            <w:w w:val="120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b w:val="0"/>
                            <w:bCs w:val="0"/>
                            <w:spacing w:val="46"/>
                            <w:w w:val="120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b w:val="0"/>
                            <w:bCs w:val="0"/>
                            <w:w w:val="120"/>
                            <w:sz w:val="22"/>
                            <w:szCs w:val="22"/>
                          </w:rPr>
                          <w:t xml:space="preserve">Work:      </w:t>
                        </w:r>
                        <w:r>
                          <w:rPr>
                            <w:b w:val="0"/>
                            <w:bCs w:val="0"/>
                            <w:spacing w:val="57"/>
                            <w:w w:val="120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w w:val="130"/>
                            <w:sz w:val="22"/>
                            <w:szCs w:val="22"/>
                          </w:rPr>
                          <w:t>.</w:t>
                        </w:r>
                      </w:p>
                    </w:txbxContent>
                  </v:textbox>
                </v:shape>
                <v:shape id="Text Box 15" o:spid="_x0000_s1037" type="#_x0000_t202" style="position:absolute;left:97;top:2159;width:1652;height:2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" filled="f" stroked="f">
                  <v:path arrowok="t"/>
                  <v:textbox inset="0,0,0,0">
                    <w:txbxContent>
                      <w:p w14:paraId="214DB378" w14:textId="77777777" w:rsidR="00EE29FB" w:rsidRDefault="00EE29FB">
                        <w:pPr>
                          <w:pStyle w:val="BodyText"/>
                          <w:tabs>
                            <w:tab w:val="left" w:pos="719"/>
                          </w:tabs>
                          <w:kinsoku w:val="0"/>
                          <w:overflowPunct w:val="0"/>
                          <w:spacing w:before="0" w:line="220" w:lineRule="exact"/>
                          <w:ind w:left="0" w:firstLine="0"/>
                          <w:rPr>
                            <w:b w:val="0"/>
                            <w:bCs w:val="0"/>
                            <w:sz w:val="22"/>
                            <w:szCs w:val="22"/>
                          </w:rPr>
                        </w:pPr>
                        <w:r>
                          <w:rPr>
                            <w:b w:val="0"/>
                            <w:bCs w:val="0"/>
                            <w:w w:val="105"/>
                            <w:sz w:val="22"/>
                            <w:szCs w:val="22"/>
                          </w:rPr>
                          <w:t>Date:</w:t>
                        </w:r>
                        <w:r>
                          <w:rPr>
                            <w:b w:val="0"/>
                            <w:bCs w:val="0"/>
                            <w:w w:val="105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w w:val="130"/>
                            <w:sz w:val="22"/>
                            <w:szCs w:val="22"/>
                          </w:rPr>
                          <w:t>.</w:t>
                        </w:r>
                      </w:p>
                    </w:txbxContent>
                  </v:textbox>
                </v:shape>
                <v:shape id="Text Box 16" o:spid="_x0000_s1038" type="#_x0000_t202" style="position:absolute;left:2242;top:2159;width:5417;height:2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" filled="f" stroked="f">
                  <v:path arrowok="t"/>
                  <v:textbox inset="0,0,0,0">
                    <w:txbxContent>
                      <w:p w14:paraId="16C73AA4" w14:textId="77777777" w:rsidR="00EE29FB" w:rsidRDefault="00EE29FB">
                        <w:pPr>
                          <w:pStyle w:val="BodyText"/>
                          <w:tabs>
                            <w:tab w:val="left" w:pos="2166"/>
                            <w:tab w:val="left" w:pos="3807"/>
                          </w:tabs>
                          <w:kinsoku w:val="0"/>
                          <w:overflowPunct w:val="0"/>
                          <w:spacing w:before="0" w:line="220" w:lineRule="exact"/>
                          <w:ind w:left="0" w:firstLine="0"/>
                          <w:rPr>
                            <w:b w:val="0"/>
                            <w:bCs w:val="0"/>
                            <w:sz w:val="22"/>
                            <w:szCs w:val="22"/>
                          </w:rPr>
                        </w:pPr>
                        <w:r>
                          <w:rPr>
                            <w:b w:val="0"/>
                            <w:bCs w:val="0"/>
                            <w:w w:val="125"/>
                            <w:sz w:val="22"/>
                            <w:szCs w:val="22"/>
                          </w:rPr>
                          <w:t xml:space="preserve">Time:  </w:t>
                        </w:r>
                        <w:r>
                          <w:rPr>
                            <w:b w:val="0"/>
                            <w:bCs w:val="0"/>
                            <w:spacing w:val="34"/>
                            <w:w w:val="125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w w:val="130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b w:val="0"/>
                            <w:bCs w:val="0"/>
                            <w:w w:val="110"/>
                            <w:sz w:val="22"/>
                            <w:szCs w:val="22"/>
                          </w:rPr>
                          <w:t>Completed</w:t>
                        </w:r>
                        <w:r>
                          <w:rPr>
                            <w:b w:val="0"/>
                            <w:bCs w:val="0"/>
                            <w:spacing w:val="-15"/>
                            <w:w w:val="110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b w:val="0"/>
                            <w:bCs w:val="0"/>
                            <w:w w:val="110"/>
                            <w:sz w:val="22"/>
                            <w:szCs w:val="22"/>
                          </w:rPr>
                          <w:t>by:</w:t>
                        </w:r>
                        <w:r>
                          <w:rPr>
                            <w:b w:val="0"/>
                            <w:bCs w:val="0"/>
                            <w:w w:val="110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..</w:t>
                        </w:r>
                        <w:r>
                          <w:rPr>
                            <w:b w:val="0"/>
                            <w:bCs w:val="0"/>
                            <w:spacing w:val="-22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pacing w:val="-28"/>
                            <w:w w:val="130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w w:val="130"/>
                            <w:sz w:val="22"/>
                            <w:szCs w:val="22"/>
                          </w:rPr>
                          <w:t>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4372CE7" w14:textId="77777777" w:rsidR="00EE29FB" w:rsidRDefault="00EE29FB">
      <w:pPr>
        <w:pStyle w:val="BodyText"/>
        <w:kinsoku w:val="0"/>
        <w:overflowPunct w:val="0"/>
        <w:spacing w:before="7"/>
        <w:ind w:left="0" w:firstLine="0"/>
        <w:rPr>
          <w:b w:val="0"/>
          <w:bCs w:val="0"/>
          <w:sz w:val="23"/>
          <w:szCs w:val="23"/>
        </w:rPr>
      </w:pPr>
    </w:p>
    <w:p w14:paraId="73C26E0F" w14:textId="77777777" w:rsidR="00EE29FB" w:rsidRDefault="00EE29FB">
      <w:pPr>
        <w:pStyle w:val="BodyText"/>
        <w:kinsoku w:val="0"/>
        <w:overflowPunct w:val="0"/>
        <w:spacing w:line="270" w:lineRule="auto"/>
        <w:ind w:right="577"/>
        <w:rPr>
          <w:b w:val="0"/>
          <w:bCs w:val="0"/>
        </w:rPr>
      </w:pP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following</w:t>
      </w:r>
      <w:r>
        <w:rPr>
          <w:spacing w:val="1"/>
          <w:w w:val="105"/>
        </w:rPr>
        <w:t xml:space="preserve"> </w:t>
      </w:r>
      <w:r>
        <w:rPr>
          <w:w w:val="105"/>
        </w:rPr>
        <w:t>checklist</w:t>
      </w:r>
      <w:r>
        <w:rPr>
          <w:spacing w:val="-3"/>
          <w:w w:val="105"/>
        </w:rPr>
        <w:t xml:space="preserve"> </w:t>
      </w:r>
      <w:r>
        <w:rPr>
          <w:w w:val="105"/>
        </w:rPr>
        <w:t>shall</w:t>
      </w:r>
      <w:r>
        <w:rPr>
          <w:spacing w:val="2"/>
          <w:w w:val="105"/>
        </w:rPr>
        <w:t xml:space="preserve"> </w:t>
      </w:r>
      <w:r>
        <w:rPr>
          <w:w w:val="105"/>
        </w:rPr>
        <w:t>be completed</w:t>
      </w:r>
      <w:r>
        <w:rPr>
          <w:spacing w:val="5"/>
          <w:w w:val="105"/>
        </w:rPr>
        <w:t xml:space="preserve"> </w:t>
      </w:r>
      <w:r>
        <w:rPr>
          <w:w w:val="105"/>
        </w:rPr>
        <w:t>on</w:t>
      </w:r>
      <w:r>
        <w:rPr>
          <w:spacing w:val="-6"/>
          <w:w w:val="105"/>
        </w:rPr>
        <w:t xml:space="preserve"> </w:t>
      </w:r>
      <w:r>
        <w:rPr>
          <w:w w:val="105"/>
        </w:rPr>
        <w:t>site</w:t>
      </w:r>
      <w:r>
        <w:rPr>
          <w:spacing w:val="-16"/>
          <w:w w:val="105"/>
        </w:rPr>
        <w:t xml:space="preserve"> </w:t>
      </w:r>
      <w:r>
        <w:rPr>
          <w:w w:val="105"/>
        </w:rPr>
        <w:t>with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approved</w:t>
      </w:r>
      <w:r>
        <w:rPr>
          <w:spacing w:val="9"/>
          <w:w w:val="105"/>
        </w:rPr>
        <w:t xml:space="preserve"> </w:t>
      </w:r>
      <w:r>
        <w:rPr>
          <w:w w:val="105"/>
        </w:rPr>
        <w:t>TCP</w:t>
      </w:r>
      <w:r>
        <w:rPr>
          <w:w w:val="101"/>
        </w:rPr>
        <w:t xml:space="preserve"> </w:t>
      </w:r>
      <w:r>
        <w:rPr>
          <w:w w:val="105"/>
        </w:rPr>
        <w:t>for</w:t>
      </w:r>
      <w:r>
        <w:rPr>
          <w:spacing w:val="-26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work</w:t>
      </w:r>
      <w:r>
        <w:rPr>
          <w:spacing w:val="-5"/>
          <w:w w:val="105"/>
        </w:rPr>
        <w:t xml:space="preserve"> </w:t>
      </w:r>
      <w:r>
        <w:rPr>
          <w:w w:val="105"/>
        </w:rPr>
        <w:t>being</w:t>
      </w:r>
      <w:r>
        <w:rPr>
          <w:spacing w:val="-1"/>
          <w:w w:val="105"/>
        </w:rPr>
        <w:t xml:space="preserve"> </w:t>
      </w:r>
      <w:r>
        <w:rPr>
          <w:w w:val="105"/>
        </w:rPr>
        <w:t>undertaken,</w:t>
      </w:r>
      <w:r>
        <w:rPr>
          <w:spacing w:val="15"/>
          <w:w w:val="105"/>
        </w:rPr>
        <w:t xml:space="preserve"> </w:t>
      </w:r>
      <w:r>
        <w:rPr>
          <w:w w:val="105"/>
        </w:rPr>
        <w:t>prior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TCP</w:t>
      </w:r>
      <w:r>
        <w:rPr>
          <w:spacing w:val="-1"/>
          <w:w w:val="105"/>
        </w:rPr>
        <w:t xml:space="preserve"> </w:t>
      </w:r>
      <w:r>
        <w:rPr>
          <w:w w:val="105"/>
        </w:rPr>
        <w:t>implementation.</w:t>
      </w:r>
    </w:p>
    <w:p w14:paraId="050534FB" w14:textId="77777777" w:rsidR="00EE29FB" w:rsidRDefault="00EE29FB">
      <w:pPr>
        <w:pStyle w:val="BodyText"/>
        <w:kinsoku w:val="0"/>
        <w:overflowPunct w:val="0"/>
        <w:spacing w:before="3"/>
        <w:ind w:left="0" w:firstLine="0"/>
        <w:rPr>
          <w:sz w:val="23"/>
          <w:szCs w:val="23"/>
        </w:rPr>
      </w:pPr>
    </w:p>
    <w:tbl>
      <w:tblPr>
        <w:tblW w:w="0" w:type="auto"/>
        <w:tblInd w:w="16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1"/>
        <w:gridCol w:w="6433"/>
        <w:gridCol w:w="1573"/>
      </w:tblGrid>
      <w:tr w:rsidR="00EE29FB" w14:paraId="4D7C5B1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45"/>
        </w:trPr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14:paraId="33CE3AA8" w14:textId="77777777" w:rsidR="00EE29FB" w:rsidRDefault="00EE29FB">
            <w:pPr>
              <w:pStyle w:val="TableParagraph"/>
              <w:kinsoku w:val="0"/>
              <w:overflowPunct w:val="0"/>
              <w:spacing w:before="119"/>
              <w:ind w:right="51"/>
              <w:jc w:val="center"/>
            </w:pPr>
            <w:r>
              <w:rPr>
                <w:rFonts w:ascii="Arial" w:hAnsi="Arial" w:cs="Arial"/>
                <w:w w:val="160"/>
                <w:sz w:val="23"/>
                <w:szCs w:val="23"/>
              </w:rPr>
              <w:t>I</w:t>
            </w:r>
          </w:p>
        </w:tc>
        <w:tc>
          <w:tcPr>
            <w:tcW w:w="6433" w:type="dxa"/>
            <w:tcBorders>
              <w:top w:val="single" w:sz="2" w:space="0" w:color="000000"/>
              <w:left w:val="nil"/>
              <w:bottom w:val="single" w:sz="8" w:space="0" w:color="000000"/>
              <w:right w:val="single" w:sz="10" w:space="0" w:color="000000"/>
            </w:tcBorders>
          </w:tcPr>
          <w:p w14:paraId="09ACFEB9" w14:textId="77777777" w:rsidR="00EE29FB" w:rsidRDefault="00EE29FB">
            <w:pPr>
              <w:pStyle w:val="TableParagraph"/>
              <w:kinsoku w:val="0"/>
              <w:overflowPunct w:val="0"/>
              <w:spacing w:before="45" w:line="330" w:lineRule="atLeast"/>
              <w:ind w:left="206" w:right="245" w:firstLine="7"/>
            </w:pPr>
            <w:r>
              <w:rPr>
                <w:w w:val="110"/>
                <w:sz w:val="22"/>
                <w:szCs w:val="22"/>
              </w:rPr>
              <w:t>Has</w:t>
            </w:r>
            <w:r>
              <w:rPr>
                <w:spacing w:val="-3"/>
                <w:w w:val="110"/>
                <w:sz w:val="22"/>
                <w:szCs w:val="22"/>
              </w:rPr>
              <w:t xml:space="preserve"> </w:t>
            </w:r>
            <w:r>
              <w:rPr>
                <w:w w:val="110"/>
                <w:sz w:val="22"/>
                <w:szCs w:val="22"/>
              </w:rPr>
              <w:t>provision</w:t>
            </w:r>
            <w:r>
              <w:rPr>
                <w:spacing w:val="18"/>
                <w:w w:val="110"/>
                <w:sz w:val="22"/>
                <w:szCs w:val="22"/>
              </w:rPr>
              <w:t xml:space="preserve"> </w:t>
            </w:r>
            <w:r>
              <w:rPr>
                <w:w w:val="110"/>
                <w:sz w:val="22"/>
                <w:szCs w:val="22"/>
              </w:rPr>
              <w:t>been</w:t>
            </w:r>
            <w:r>
              <w:rPr>
                <w:spacing w:val="7"/>
                <w:w w:val="110"/>
                <w:sz w:val="22"/>
                <w:szCs w:val="22"/>
              </w:rPr>
              <w:t xml:space="preserve"> </w:t>
            </w:r>
            <w:r>
              <w:rPr>
                <w:w w:val="110"/>
                <w:sz w:val="22"/>
                <w:szCs w:val="22"/>
              </w:rPr>
              <w:t>made</w:t>
            </w:r>
            <w:r>
              <w:rPr>
                <w:spacing w:val="-7"/>
                <w:w w:val="110"/>
                <w:sz w:val="22"/>
                <w:szCs w:val="22"/>
              </w:rPr>
              <w:t xml:space="preserve"> </w:t>
            </w:r>
            <w:r>
              <w:rPr>
                <w:w w:val="110"/>
                <w:sz w:val="22"/>
                <w:szCs w:val="22"/>
              </w:rPr>
              <w:t>for</w:t>
            </w:r>
            <w:r>
              <w:rPr>
                <w:spacing w:val="-15"/>
                <w:w w:val="110"/>
                <w:sz w:val="22"/>
                <w:szCs w:val="22"/>
              </w:rPr>
              <w:t xml:space="preserve"> </w:t>
            </w:r>
            <w:r>
              <w:rPr>
                <w:w w:val="110"/>
                <w:sz w:val="22"/>
                <w:szCs w:val="22"/>
              </w:rPr>
              <w:t>any</w:t>
            </w:r>
            <w:r>
              <w:rPr>
                <w:spacing w:val="-10"/>
                <w:w w:val="110"/>
                <w:sz w:val="22"/>
                <w:szCs w:val="22"/>
              </w:rPr>
              <w:t xml:space="preserve"> </w:t>
            </w:r>
            <w:r>
              <w:rPr>
                <w:w w:val="110"/>
                <w:sz w:val="22"/>
                <w:szCs w:val="22"/>
              </w:rPr>
              <w:t>intersections,</w:t>
            </w:r>
            <w:r>
              <w:rPr>
                <w:spacing w:val="2"/>
                <w:w w:val="110"/>
                <w:sz w:val="22"/>
                <w:szCs w:val="22"/>
              </w:rPr>
              <w:t xml:space="preserve"> </w:t>
            </w:r>
            <w:r>
              <w:rPr>
                <w:w w:val="110"/>
                <w:sz w:val="22"/>
                <w:szCs w:val="22"/>
              </w:rPr>
              <w:t>on-loading</w:t>
            </w:r>
            <w:r>
              <w:rPr>
                <w:spacing w:val="-3"/>
                <w:w w:val="110"/>
                <w:sz w:val="22"/>
                <w:szCs w:val="22"/>
              </w:rPr>
              <w:t xml:space="preserve"> </w:t>
            </w:r>
            <w:r>
              <w:rPr>
                <w:w w:val="110"/>
                <w:sz w:val="22"/>
                <w:szCs w:val="22"/>
              </w:rPr>
              <w:t>or</w:t>
            </w:r>
            <w:r>
              <w:rPr>
                <w:w w:val="124"/>
                <w:sz w:val="22"/>
                <w:szCs w:val="22"/>
              </w:rPr>
              <w:t xml:space="preserve"> </w:t>
            </w:r>
            <w:r>
              <w:rPr>
                <w:w w:val="110"/>
                <w:sz w:val="22"/>
                <w:szCs w:val="22"/>
              </w:rPr>
              <w:t>off-loading</w:t>
            </w:r>
            <w:r>
              <w:rPr>
                <w:spacing w:val="-5"/>
                <w:w w:val="110"/>
                <w:sz w:val="22"/>
                <w:szCs w:val="22"/>
              </w:rPr>
              <w:t xml:space="preserve"> </w:t>
            </w:r>
            <w:r>
              <w:rPr>
                <w:w w:val="110"/>
                <w:sz w:val="22"/>
                <w:szCs w:val="22"/>
              </w:rPr>
              <w:t>ramps</w:t>
            </w:r>
            <w:r>
              <w:rPr>
                <w:spacing w:val="-14"/>
                <w:w w:val="110"/>
                <w:sz w:val="22"/>
                <w:szCs w:val="22"/>
              </w:rPr>
              <w:t xml:space="preserve"> </w:t>
            </w:r>
            <w:r>
              <w:rPr>
                <w:w w:val="110"/>
                <w:sz w:val="22"/>
                <w:szCs w:val="22"/>
              </w:rPr>
              <w:t>within</w:t>
            </w:r>
            <w:r>
              <w:rPr>
                <w:spacing w:val="-11"/>
                <w:w w:val="110"/>
                <w:sz w:val="22"/>
                <w:szCs w:val="22"/>
              </w:rPr>
              <w:t xml:space="preserve"> </w:t>
            </w:r>
            <w:r>
              <w:rPr>
                <w:w w:val="110"/>
                <w:sz w:val="22"/>
                <w:szCs w:val="22"/>
              </w:rPr>
              <w:t>the</w:t>
            </w:r>
            <w:r>
              <w:rPr>
                <w:spacing w:val="-23"/>
                <w:w w:val="110"/>
                <w:sz w:val="22"/>
                <w:szCs w:val="22"/>
              </w:rPr>
              <w:t xml:space="preserve"> </w:t>
            </w:r>
            <w:r>
              <w:rPr>
                <w:w w:val="110"/>
                <w:sz w:val="22"/>
                <w:szCs w:val="22"/>
              </w:rPr>
              <w:t>worksite</w:t>
            </w:r>
            <w:r>
              <w:rPr>
                <w:spacing w:val="1"/>
                <w:w w:val="110"/>
                <w:sz w:val="22"/>
                <w:szCs w:val="22"/>
              </w:rPr>
              <w:t xml:space="preserve"> </w:t>
            </w:r>
            <w:r>
              <w:rPr>
                <w:w w:val="110"/>
                <w:sz w:val="22"/>
                <w:szCs w:val="22"/>
              </w:rPr>
              <w:t>1</w:t>
            </w:r>
          </w:p>
        </w:tc>
        <w:tc>
          <w:tcPr>
            <w:tcW w:w="1573" w:type="dxa"/>
            <w:tcBorders>
              <w:top w:val="single" w:sz="2" w:space="0" w:color="000000"/>
              <w:left w:val="single" w:sz="10" w:space="0" w:color="000000"/>
              <w:bottom w:val="single" w:sz="8" w:space="0" w:color="000000"/>
              <w:right w:val="single" w:sz="2" w:space="0" w:color="000000"/>
            </w:tcBorders>
          </w:tcPr>
          <w:p w14:paraId="4CB4C1D1" w14:textId="77777777" w:rsidR="00EE29FB" w:rsidRDefault="00EE29FB">
            <w:pPr>
              <w:pStyle w:val="TableParagraph"/>
              <w:kinsoku w:val="0"/>
              <w:overflowPunct w:val="0"/>
              <w:spacing w:before="100"/>
              <w:ind w:left="237"/>
            </w:pPr>
            <w:r>
              <w:rPr>
                <w:sz w:val="22"/>
                <w:szCs w:val="22"/>
              </w:rPr>
              <w:t>Yes/No/NA</w:t>
            </w:r>
          </w:p>
        </w:tc>
        <w:bookmarkStart w:id="4" w:name="_GoBack"/>
        <w:bookmarkEnd w:id="4"/>
      </w:tr>
      <w:tr w:rsidR="00EE29FB" w14:paraId="2B971FA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979"/>
        </w:trPr>
        <w:tc>
          <w:tcPr>
            <w:tcW w:w="571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14:paraId="36C09931" w14:textId="77777777" w:rsidR="00EE29FB" w:rsidRDefault="00EE29FB">
            <w:pPr>
              <w:pStyle w:val="TableParagraph"/>
              <w:kinsoku w:val="0"/>
              <w:overflowPunct w:val="0"/>
              <w:spacing w:before="18"/>
              <w:ind w:left="169"/>
            </w:pPr>
            <w:r>
              <w:rPr>
                <w:w w:val="105"/>
                <w:sz w:val="25"/>
                <w:szCs w:val="25"/>
              </w:rPr>
              <w:t>2</w:t>
            </w:r>
          </w:p>
        </w:tc>
        <w:tc>
          <w:tcPr>
            <w:tcW w:w="6433" w:type="dxa"/>
            <w:tcBorders>
              <w:top w:val="single" w:sz="8" w:space="0" w:color="000000"/>
              <w:left w:val="nil"/>
              <w:bottom w:val="single" w:sz="8" w:space="0" w:color="000000"/>
              <w:right w:val="single" w:sz="10" w:space="0" w:color="000000"/>
            </w:tcBorders>
          </w:tcPr>
          <w:p w14:paraId="15C1B9FB" w14:textId="77777777" w:rsidR="00EE29FB" w:rsidRDefault="00EE29FB">
            <w:pPr>
              <w:pStyle w:val="TableParagraph"/>
              <w:kinsoku w:val="0"/>
              <w:overflowPunct w:val="0"/>
              <w:spacing w:before="46" w:line="314" w:lineRule="auto"/>
              <w:ind w:left="170" w:right="38" w:hanging="8"/>
              <w:rPr>
                <w:sz w:val="22"/>
                <w:szCs w:val="22"/>
              </w:rPr>
            </w:pPr>
            <w:r>
              <w:rPr>
                <w:w w:val="110"/>
                <w:sz w:val="22"/>
                <w:szCs w:val="22"/>
              </w:rPr>
              <w:t>Will vehicles</w:t>
            </w:r>
            <w:r>
              <w:rPr>
                <w:spacing w:val="17"/>
                <w:w w:val="110"/>
                <w:sz w:val="22"/>
                <w:szCs w:val="22"/>
              </w:rPr>
              <w:t xml:space="preserve"> </w:t>
            </w:r>
            <w:r>
              <w:rPr>
                <w:w w:val="110"/>
                <w:sz w:val="22"/>
                <w:szCs w:val="22"/>
              </w:rPr>
              <w:t>be</w:t>
            </w:r>
            <w:r>
              <w:rPr>
                <w:spacing w:val="4"/>
                <w:w w:val="110"/>
                <w:sz w:val="22"/>
                <w:szCs w:val="22"/>
              </w:rPr>
              <w:t xml:space="preserve"> </w:t>
            </w:r>
            <w:r>
              <w:rPr>
                <w:w w:val="110"/>
                <w:sz w:val="22"/>
                <w:szCs w:val="22"/>
              </w:rPr>
              <w:t>entering</w:t>
            </w:r>
            <w:r>
              <w:rPr>
                <w:spacing w:val="-7"/>
                <w:w w:val="110"/>
                <w:sz w:val="22"/>
                <w:szCs w:val="22"/>
              </w:rPr>
              <w:t xml:space="preserve"> </w:t>
            </w:r>
            <w:r>
              <w:rPr>
                <w:w w:val="110"/>
                <w:sz w:val="22"/>
                <w:szCs w:val="22"/>
              </w:rPr>
              <w:t>or</w:t>
            </w:r>
            <w:r>
              <w:rPr>
                <w:spacing w:val="-5"/>
                <w:w w:val="110"/>
                <w:sz w:val="22"/>
                <w:szCs w:val="22"/>
              </w:rPr>
              <w:t xml:space="preserve"> </w:t>
            </w:r>
            <w:r>
              <w:rPr>
                <w:w w:val="110"/>
                <w:sz w:val="22"/>
                <w:szCs w:val="22"/>
              </w:rPr>
              <w:t>leaving</w:t>
            </w:r>
            <w:r>
              <w:rPr>
                <w:spacing w:val="-6"/>
                <w:w w:val="110"/>
                <w:sz w:val="22"/>
                <w:szCs w:val="22"/>
              </w:rPr>
              <w:t xml:space="preserve"> </w:t>
            </w:r>
            <w:r>
              <w:rPr>
                <w:w w:val="110"/>
                <w:sz w:val="22"/>
                <w:szCs w:val="22"/>
              </w:rPr>
              <w:t>the</w:t>
            </w:r>
            <w:r>
              <w:rPr>
                <w:spacing w:val="-12"/>
                <w:w w:val="110"/>
                <w:sz w:val="22"/>
                <w:szCs w:val="22"/>
              </w:rPr>
              <w:t xml:space="preserve"> </w:t>
            </w:r>
            <w:r>
              <w:rPr>
                <w:w w:val="110"/>
                <w:sz w:val="22"/>
                <w:szCs w:val="22"/>
              </w:rPr>
              <w:t>worksite</w:t>
            </w:r>
            <w:r>
              <w:rPr>
                <w:spacing w:val="1"/>
                <w:w w:val="110"/>
                <w:sz w:val="22"/>
                <w:szCs w:val="22"/>
              </w:rPr>
              <w:t xml:space="preserve"> </w:t>
            </w:r>
            <w:r>
              <w:rPr>
                <w:w w:val="110"/>
                <w:sz w:val="22"/>
                <w:szCs w:val="22"/>
              </w:rPr>
              <w:t>from</w:t>
            </w:r>
            <w:r>
              <w:rPr>
                <w:spacing w:val="9"/>
                <w:w w:val="110"/>
                <w:sz w:val="22"/>
                <w:szCs w:val="22"/>
              </w:rPr>
              <w:t xml:space="preserve"> </w:t>
            </w:r>
            <w:r>
              <w:rPr>
                <w:w w:val="110"/>
                <w:sz w:val="22"/>
                <w:szCs w:val="22"/>
              </w:rPr>
              <w:t>private</w:t>
            </w:r>
            <w:r>
              <w:rPr>
                <w:spacing w:val="12"/>
                <w:w w:val="110"/>
                <w:sz w:val="22"/>
                <w:szCs w:val="22"/>
              </w:rPr>
              <w:t xml:space="preserve"> </w:t>
            </w:r>
            <w:r>
              <w:rPr>
                <w:w w:val="110"/>
                <w:sz w:val="22"/>
                <w:szCs w:val="22"/>
              </w:rPr>
              <w:t>o</w:t>
            </w:r>
            <w:r>
              <w:rPr>
                <w:w w:val="127"/>
                <w:sz w:val="22"/>
                <w:szCs w:val="22"/>
              </w:rPr>
              <w:t xml:space="preserve"> </w:t>
            </w:r>
            <w:r>
              <w:rPr>
                <w:w w:val="110"/>
                <w:sz w:val="22"/>
                <w:szCs w:val="22"/>
              </w:rPr>
              <w:t>commercial</w:t>
            </w:r>
            <w:r>
              <w:rPr>
                <w:spacing w:val="-25"/>
                <w:w w:val="110"/>
                <w:sz w:val="22"/>
                <w:szCs w:val="22"/>
              </w:rPr>
              <w:t xml:space="preserve"> </w:t>
            </w:r>
            <w:r>
              <w:rPr>
                <w:w w:val="110"/>
                <w:sz w:val="22"/>
                <w:szCs w:val="22"/>
              </w:rPr>
              <w:t>driveways</w:t>
            </w:r>
            <w:r>
              <w:rPr>
                <w:spacing w:val="-26"/>
                <w:w w:val="110"/>
                <w:sz w:val="22"/>
                <w:szCs w:val="22"/>
              </w:rPr>
              <w:t xml:space="preserve"> </w:t>
            </w:r>
            <w:r>
              <w:rPr>
                <w:w w:val="110"/>
                <w:sz w:val="22"/>
                <w:szCs w:val="22"/>
              </w:rPr>
              <w:t>1</w:t>
            </w:r>
          </w:p>
          <w:p w14:paraId="4408891B" w14:textId="77777777" w:rsidR="00EE29FB" w:rsidRDefault="00EE29FB">
            <w:pPr>
              <w:pStyle w:val="TableParagraph"/>
              <w:kinsoku w:val="0"/>
              <w:overflowPunct w:val="0"/>
              <w:spacing w:line="234" w:lineRule="exact"/>
              <w:ind w:left="177"/>
            </w:pPr>
            <w:r>
              <w:rPr>
                <w:sz w:val="22"/>
                <w:szCs w:val="22"/>
              </w:rPr>
              <w:t>Has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provision</w:t>
            </w:r>
            <w:r>
              <w:rPr>
                <w:spacing w:val="2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been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made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for</w:t>
            </w:r>
            <w:r>
              <w:rPr>
                <w:spacing w:val="-1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those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vehicles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</w:t>
            </w:r>
          </w:p>
        </w:tc>
        <w:tc>
          <w:tcPr>
            <w:tcW w:w="157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2" w:space="0" w:color="000000"/>
            </w:tcBorders>
          </w:tcPr>
          <w:p w14:paraId="1680B01F" w14:textId="77777777" w:rsidR="00EE29FB" w:rsidRDefault="00EE29FB">
            <w:pPr>
              <w:pStyle w:val="TableParagraph"/>
              <w:kinsoku w:val="0"/>
              <w:overflowPunct w:val="0"/>
              <w:spacing w:before="25"/>
              <w:ind w:right="3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Yes/No</w:t>
            </w:r>
          </w:p>
          <w:p w14:paraId="61F14A89" w14:textId="77777777" w:rsidR="00EE29FB" w:rsidRDefault="00EE29FB">
            <w:pPr>
              <w:pStyle w:val="TableParagraph"/>
              <w:kinsoku w:val="0"/>
              <w:overflowPunct w:val="0"/>
              <w:spacing w:before="7"/>
              <w:rPr>
                <w:b/>
                <w:bCs/>
                <w:sz w:val="30"/>
                <w:szCs w:val="30"/>
              </w:rPr>
            </w:pPr>
          </w:p>
          <w:p w14:paraId="00C5493B" w14:textId="77777777" w:rsidR="00EE29FB" w:rsidRDefault="00EE29FB">
            <w:pPr>
              <w:pStyle w:val="TableParagraph"/>
              <w:kinsoku w:val="0"/>
              <w:overflowPunct w:val="0"/>
              <w:ind w:right="38"/>
              <w:jc w:val="center"/>
            </w:pPr>
            <w:r>
              <w:rPr>
                <w:sz w:val="22"/>
                <w:szCs w:val="22"/>
              </w:rPr>
              <w:t>Yes/No/NA</w:t>
            </w:r>
          </w:p>
        </w:tc>
      </w:tr>
      <w:tr w:rsidR="00EE29FB" w14:paraId="7690B9F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19"/>
        </w:trPr>
        <w:tc>
          <w:tcPr>
            <w:tcW w:w="571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14:paraId="5FA5D428" w14:textId="77777777" w:rsidR="00EE29FB" w:rsidRDefault="00EE29FB">
            <w:pPr>
              <w:pStyle w:val="TableParagraph"/>
              <w:kinsoku w:val="0"/>
              <w:overflowPunct w:val="0"/>
              <w:spacing w:before="25"/>
              <w:ind w:left="176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6433" w:type="dxa"/>
            <w:tcBorders>
              <w:top w:val="single" w:sz="8" w:space="0" w:color="000000"/>
              <w:left w:val="nil"/>
              <w:bottom w:val="single" w:sz="8" w:space="0" w:color="000000"/>
              <w:right w:val="single" w:sz="10" w:space="0" w:color="000000"/>
            </w:tcBorders>
          </w:tcPr>
          <w:p w14:paraId="77C8F85A" w14:textId="77777777" w:rsidR="00EE29FB" w:rsidRDefault="00EE29FB">
            <w:pPr>
              <w:pStyle w:val="TableParagraph"/>
              <w:kinsoku w:val="0"/>
              <w:overflowPunct w:val="0"/>
              <w:spacing w:before="25"/>
              <w:ind w:left="170" w:firstLine="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there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adequate</w:t>
            </w:r>
            <w:r>
              <w:rPr>
                <w:spacing w:val="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sight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distance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for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road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users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to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signs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</w:t>
            </w:r>
            <w:r>
              <w:rPr>
                <w:spacing w:val="1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traffic</w:t>
            </w:r>
          </w:p>
          <w:p w14:paraId="73EC99EA" w14:textId="77777777" w:rsidR="00EE29FB" w:rsidRDefault="00EE29FB">
            <w:pPr>
              <w:pStyle w:val="TableParagraph"/>
              <w:kinsoku w:val="0"/>
              <w:overflowPunct w:val="0"/>
              <w:spacing w:before="49"/>
              <w:ind w:left="170"/>
            </w:pPr>
            <w:r>
              <w:rPr>
                <w:sz w:val="22"/>
                <w:szCs w:val="22"/>
              </w:rPr>
              <w:t>controllers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</w:t>
            </w:r>
          </w:p>
        </w:tc>
        <w:tc>
          <w:tcPr>
            <w:tcW w:w="157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2" w:space="0" w:color="000000"/>
            </w:tcBorders>
          </w:tcPr>
          <w:p w14:paraId="56D9A4B6" w14:textId="77777777" w:rsidR="00EE29FB" w:rsidRDefault="00EE29FB">
            <w:pPr>
              <w:pStyle w:val="TableParagraph"/>
              <w:kinsoku w:val="0"/>
              <w:overflowPunct w:val="0"/>
              <w:spacing w:before="25"/>
              <w:ind w:left="424"/>
            </w:pPr>
            <w:r>
              <w:rPr>
                <w:sz w:val="22"/>
                <w:szCs w:val="22"/>
              </w:rPr>
              <w:t>Yes/No</w:t>
            </w:r>
          </w:p>
        </w:tc>
      </w:tr>
      <w:tr w:rsidR="00EE29FB" w14:paraId="04CEEE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8"/>
        </w:trPr>
        <w:tc>
          <w:tcPr>
            <w:tcW w:w="571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14:paraId="293A8555" w14:textId="77777777" w:rsidR="00EE29FB" w:rsidRDefault="00EE29FB">
            <w:pPr>
              <w:pStyle w:val="TableParagraph"/>
              <w:kinsoku w:val="0"/>
              <w:overflowPunct w:val="0"/>
              <w:spacing w:before="25"/>
              <w:ind w:left="161"/>
            </w:pPr>
            <w:r>
              <w:rPr>
                <w:w w:val="105"/>
                <w:sz w:val="22"/>
                <w:szCs w:val="22"/>
              </w:rPr>
              <w:t>4</w:t>
            </w:r>
          </w:p>
        </w:tc>
        <w:tc>
          <w:tcPr>
            <w:tcW w:w="6433" w:type="dxa"/>
            <w:tcBorders>
              <w:top w:val="single" w:sz="8" w:space="0" w:color="000000"/>
              <w:left w:val="nil"/>
              <w:bottom w:val="single" w:sz="8" w:space="0" w:color="000000"/>
              <w:right w:val="single" w:sz="10" w:space="0" w:color="000000"/>
            </w:tcBorders>
          </w:tcPr>
          <w:p w14:paraId="4519D0A4" w14:textId="77777777" w:rsidR="00EE29FB" w:rsidRDefault="00EE29FB">
            <w:pPr>
              <w:pStyle w:val="TableParagraph"/>
              <w:kinsoku w:val="0"/>
              <w:overflowPunct w:val="0"/>
              <w:spacing w:before="25"/>
              <w:ind w:left="163"/>
            </w:pPr>
            <w:r>
              <w:rPr>
                <w:sz w:val="22"/>
                <w:szCs w:val="22"/>
              </w:rPr>
              <w:t>Will</w:t>
            </w:r>
            <w:r>
              <w:rPr>
                <w:spacing w:val="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control</w:t>
            </w:r>
            <w:r>
              <w:rPr>
                <w:spacing w:val="2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measures</w:t>
            </w:r>
            <w:r>
              <w:rPr>
                <w:spacing w:val="2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be</w:t>
            </w:r>
            <w:r>
              <w:rPr>
                <w:spacing w:val="1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safe</w:t>
            </w:r>
            <w:r>
              <w:rPr>
                <w:spacing w:val="-1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for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the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approach</w:t>
            </w:r>
            <w:r>
              <w:rPr>
                <w:spacing w:val="1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speeds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of traffic</w:t>
            </w:r>
            <w:r>
              <w:rPr>
                <w:spacing w:val="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</w:t>
            </w:r>
          </w:p>
        </w:tc>
        <w:tc>
          <w:tcPr>
            <w:tcW w:w="157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2" w:space="0" w:color="000000"/>
            </w:tcBorders>
          </w:tcPr>
          <w:p w14:paraId="0A65F75A" w14:textId="77777777" w:rsidR="00EE29FB" w:rsidRDefault="00EE29FB">
            <w:pPr>
              <w:pStyle w:val="TableParagraph"/>
              <w:kinsoku w:val="0"/>
              <w:overflowPunct w:val="0"/>
              <w:spacing w:before="25"/>
              <w:ind w:left="424"/>
            </w:pPr>
            <w:r>
              <w:rPr>
                <w:sz w:val="22"/>
                <w:szCs w:val="22"/>
              </w:rPr>
              <w:t>Yes/No</w:t>
            </w:r>
          </w:p>
        </w:tc>
      </w:tr>
      <w:tr w:rsidR="00EE29FB" w14:paraId="6540F9A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4"/>
        </w:trPr>
        <w:tc>
          <w:tcPr>
            <w:tcW w:w="571" w:type="dxa"/>
            <w:tcBorders>
              <w:top w:val="single" w:sz="8" w:space="0" w:color="000000"/>
              <w:left w:val="single" w:sz="2" w:space="0" w:color="000000"/>
              <w:bottom w:val="single" w:sz="10" w:space="0" w:color="000000"/>
              <w:right w:val="nil"/>
            </w:tcBorders>
          </w:tcPr>
          <w:p w14:paraId="118E03BF" w14:textId="77777777" w:rsidR="00EE29FB" w:rsidRDefault="00EE29FB">
            <w:pPr>
              <w:pStyle w:val="TableParagraph"/>
              <w:kinsoku w:val="0"/>
              <w:overflowPunct w:val="0"/>
              <w:spacing w:before="25"/>
              <w:ind w:left="176"/>
            </w:pPr>
            <w:r>
              <w:rPr>
                <w:w w:val="110"/>
                <w:sz w:val="22"/>
                <w:szCs w:val="22"/>
              </w:rPr>
              <w:t>5</w:t>
            </w:r>
          </w:p>
        </w:tc>
        <w:tc>
          <w:tcPr>
            <w:tcW w:w="6433" w:type="dxa"/>
            <w:tcBorders>
              <w:top w:val="single" w:sz="8" w:space="0" w:color="000000"/>
              <w:left w:val="nil"/>
              <w:bottom w:val="single" w:sz="10" w:space="0" w:color="000000"/>
              <w:right w:val="single" w:sz="10" w:space="0" w:color="000000"/>
            </w:tcBorders>
          </w:tcPr>
          <w:p w14:paraId="10326645" w14:textId="77777777" w:rsidR="00EE29FB" w:rsidRDefault="00EE29FB">
            <w:pPr>
              <w:pStyle w:val="TableParagraph"/>
              <w:kinsoku w:val="0"/>
              <w:overflowPunct w:val="0"/>
              <w:spacing w:before="25"/>
              <w:ind w:left="213"/>
            </w:pPr>
            <w:r>
              <w:rPr>
                <w:sz w:val="22"/>
                <w:szCs w:val="22"/>
              </w:rPr>
              <w:t>Has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consideration</w:t>
            </w:r>
            <w:r>
              <w:rPr>
                <w:spacing w:val="2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been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given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to</w:t>
            </w:r>
            <w:r>
              <w:rPr>
                <w:spacing w:val="-1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traffic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volumes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expected</w:t>
            </w:r>
            <w:r>
              <w:rPr>
                <w:spacing w:val="1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</w:t>
            </w:r>
          </w:p>
        </w:tc>
        <w:tc>
          <w:tcPr>
            <w:tcW w:w="1573" w:type="dxa"/>
            <w:tcBorders>
              <w:top w:val="single" w:sz="8" w:space="0" w:color="000000"/>
              <w:left w:val="single" w:sz="10" w:space="0" w:color="000000"/>
              <w:bottom w:val="single" w:sz="10" w:space="0" w:color="000000"/>
              <w:right w:val="single" w:sz="2" w:space="0" w:color="000000"/>
            </w:tcBorders>
          </w:tcPr>
          <w:p w14:paraId="788A1B29" w14:textId="77777777" w:rsidR="00EE29FB" w:rsidRDefault="00EE29FB">
            <w:pPr>
              <w:pStyle w:val="TableParagraph"/>
              <w:kinsoku w:val="0"/>
              <w:overflowPunct w:val="0"/>
              <w:spacing w:before="25"/>
              <w:ind w:left="424"/>
            </w:pPr>
            <w:r>
              <w:rPr>
                <w:sz w:val="22"/>
                <w:szCs w:val="22"/>
              </w:rPr>
              <w:t>Yes/No</w:t>
            </w:r>
          </w:p>
        </w:tc>
      </w:tr>
      <w:tr w:rsidR="00EE29FB" w14:paraId="41FC379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4"/>
        </w:trPr>
        <w:tc>
          <w:tcPr>
            <w:tcW w:w="571" w:type="dxa"/>
            <w:tcBorders>
              <w:top w:val="single" w:sz="10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14:paraId="08B5EB43" w14:textId="77777777" w:rsidR="00EE29FB" w:rsidRDefault="00EE29FB">
            <w:pPr>
              <w:pStyle w:val="TableParagraph"/>
              <w:kinsoku w:val="0"/>
              <w:overflowPunct w:val="0"/>
              <w:spacing w:before="15"/>
              <w:ind w:left="169"/>
            </w:pPr>
            <w:r>
              <w:rPr>
                <w:w w:val="105"/>
                <w:sz w:val="23"/>
                <w:szCs w:val="23"/>
              </w:rPr>
              <w:t>6</w:t>
            </w:r>
          </w:p>
        </w:tc>
        <w:tc>
          <w:tcPr>
            <w:tcW w:w="6433" w:type="dxa"/>
            <w:tcBorders>
              <w:top w:val="single" w:sz="10" w:space="0" w:color="000000"/>
              <w:left w:val="nil"/>
              <w:bottom w:val="single" w:sz="8" w:space="0" w:color="000000"/>
              <w:right w:val="single" w:sz="10" w:space="0" w:color="000000"/>
            </w:tcBorders>
          </w:tcPr>
          <w:p w14:paraId="460F2548" w14:textId="77777777" w:rsidR="00EE29FB" w:rsidRDefault="00EE29FB">
            <w:pPr>
              <w:pStyle w:val="TableParagraph"/>
              <w:kinsoku w:val="0"/>
              <w:overflowPunct w:val="0"/>
              <w:spacing w:before="25"/>
              <w:ind w:left="177"/>
            </w:pPr>
            <w:r>
              <w:rPr>
                <w:sz w:val="22"/>
                <w:szCs w:val="22"/>
              </w:rPr>
              <w:t>Has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provision</w:t>
            </w:r>
            <w:r>
              <w:rPr>
                <w:spacing w:val="1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been</w:t>
            </w:r>
            <w:r>
              <w:rPr>
                <w:spacing w:val="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made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for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bus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stops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(including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school)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</w:t>
            </w:r>
          </w:p>
        </w:tc>
        <w:tc>
          <w:tcPr>
            <w:tcW w:w="1573" w:type="dxa"/>
            <w:tcBorders>
              <w:top w:val="single" w:sz="10" w:space="0" w:color="000000"/>
              <w:left w:val="single" w:sz="10" w:space="0" w:color="000000"/>
              <w:bottom w:val="single" w:sz="8" w:space="0" w:color="000000"/>
              <w:right w:val="single" w:sz="2" w:space="0" w:color="000000"/>
            </w:tcBorders>
          </w:tcPr>
          <w:p w14:paraId="4E1620FC" w14:textId="77777777" w:rsidR="00EE29FB" w:rsidRDefault="00EE29FB">
            <w:pPr>
              <w:pStyle w:val="TableParagraph"/>
              <w:kinsoku w:val="0"/>
              <w:overflowPunct w:val="0"/>
              <w:spacing w:before="25"/>
              <w:ind w:left="237"/>
            </w:pPr>
            <w:r>
              <w:rPr>
                <w:sz w:val="22"/>
                <w:szCs w:val="22"/>
              </w:rPr>
              <w:t>Yes/No/NA</w:t>
            </w:r>
          </w:p>
        </w:tc>
      </w:tr>
      <w:tr w:rsidR="00EE29FB" w14:paraId="46803D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23"/>
        </w:trPr>
        <w:tc>
          <w:tcPr>
            <w:tcW w:w="571" w:type="dxa"/>
            <w:tcBorders>
              <w:top w:val="single" w:sz="8" w:space="0" w:color="000000"/>
              <w:left w:val="single" w:sz="2" w:space="0" w:color="000000"/>
              <w:bottom w:val="single" w:sz="10" w:space="0" w:color="000000"/>
              <w:right w:val="nil"/>
            </w:tcBorders>
          </w:tcPr>
          <w:p w14:paraId="03EE7A99" w14:textId="77777777" w:rsidR="00EE29FB" w:rsidRDefault="00EE29FB">
            <w:pPr>
              <w:pStyle w:val="TableParagraph"/>
              <w:kinsoku w:val="0"/>
              <w:overflowPunct w:val="0"/>
              <w:spacing w:before="23"/>
              <w:ind w:left="176"/>
            </w:pPr>
            <w:r>
              <w:rPr>
                <w:w w:val="105"/>
                <w:sz w:val="23"/>
                <w:szCs w:val="23"/>
              </w:rPr>
              <w:t>7</w:t>
            </w:r>
          </w:p>
        </w:tc>
        <w:tc>
          <w:tcPr>
            <w:tcW w:w="6433" w:type="dxa"/>
            <w:tcBorders>
              <w:top w:val="single" w:sz="8" w:space="0" w:color="000000"/>
              <w:left w:val="nil"/>
              <w:bottom w:val="single" w:sz="10" w:space="0" w:color="000000"/>
              <w:right w:val="single" w:sz="10" w:space="0" w:color="000000"/>
            </w:tcBorders>
          </w:tcPr>
          <w:p w14:paraId="6EE1FD05" w14:textId="77777777" w:rsidR="00EE29FB" w:rsidRDefault="00EE29FB">
            <w:pPr>
              <w:pStyle w:val="TableParagraph"/>
              <w:kinsoku w:val="0"/>
              <w:overflowPunct w:val="0"/>
              <w:spacing w:before="25"/>
              <w:ind w:left="17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Has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provision</w:t>
            </w:r>
            <w:r>
              <w:rPr>
                <w:spacing w:val="2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been</w:t>
            </w:r>
            <w:r>
              <w:rPr>
                <w:spacing w:val="1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made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for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pedestrians</w:t>
            </w:r>
            <w:r>
              <w:rPr>
                <w:spacing w:val="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including</w:t>
            </w:r>
            <w:r>
              <w:rPr>
                <w:spacing w:val="-1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those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with</w:t>
            </w:r>
          </w:p>
          <w:p w14:paraId="6EB4A6EB" w14:textId="77777777" w:rsidR="00EE29FB" w:rsidRDefault="00EE29FB">
            <w:pPr>
              <w:pStyle w:val="TableParagraph"/>
              <w:kinsoku w:val="0"/>
              <w:overflowPunct w:val="0"/>
              <w:spacing w:before="49"/>
              <w:ind w:left="177"/>
            </w:pPr>
            <w:r>
              <w:rPr>
                <w:sz w:val="22"/>
                <w:szCs w:val="22"/>
              </w:rPr>
              <w:t>impairments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</w:t>
            </w:r>
          </w:p>
        </w:tc>
        <w:tc>
          <w:tcPr>
            <w:tcW w:w="1573" w:type="dxa"/>
            <w:tcBorders>
              <w:top w:val="single" w:sz="8" w:space="0" w:color="000000"/>
              <w:left w:val="single" w:sz="10" w:space="0" w:color="000000"/>
              <w:bottom w:val="single" w:sz="10" w:space="0" w:color="000000"/>
              <w:right w:val="single" w:sz="2" w:space="0" w:color="000000"/>
            </w:tcBorders>
          </w:tcPr>
          <w:p w14:paraId="23747A30" w14:textId="77777777" w:rsidR="00EE29FB" w:rsidRDefault="00EE29FB">
            <w:pPr>
              <w:pStyle w:val="TableParagraph"/>
              <w:kinsoku w:val="0"/>
              <w:overflowPunct w:val="0"/>
              <w:spacing w:before="25"/>
              <w:ind w:left="237"/>
            </w:pPr>
            <w:r>
              <w:rPr>
                <w:sz w:val="22"/>
                <w:szCs w:val="22"/>
              </w:rPr>
              <w:t>Yes/No/NA</w:t>
            </w:r>
          </w:p>
        </w:tc>
      </w:tr>
      <w:tr w:rsidR="00EE29FB" w14:paraId="6926AFA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4"/>
        </w:trPr>
        <w:tc>
          <w:tcPr>
            <w:tcW w:w="571" w:type="dxa"/>
            <w:tcBorders>
              <w:top w:val="single" w:sz="10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14:paraId="40CFF4C8" w14:textId="77777777" w:rsidR="00EE29FB" w:rsidRDefault="00EE29FB">
            <w:pPr>
              <w:pStyle w:val="TableParagraph"/>
              <w:kinsoku w:val="0"/>
              <w:overflowPunct w:val="0"/>
              <w:spacing w:before="15"/>
              <w:ind w:left="169"/>
            </w:pPr>
            <w:r>
              <w:rPr>
                <w:w w:val="110"/>
                <w:sz w:val="23"/>
                <w:szCs w:val="23"/>
              </w:rPr>
              <w:t>8</w:t>
            </w:r>
          </w:p>
        </w:tc>
        <w:tc>
          <w:tcPr>
            <w:tcW w:w="6433" w:type="dxa"/>
            <w:tcBorders>
              <w:top w:val="single" w:sz="10" w:space="0" w:color="000000"/>
              <w:left w:val="nil"/>
              <w:bottom w:val="single" w:sz="8" w:space="0" w:color="000000"/>
              <w:right w:val="single" w:sz="10" w:space="0" w:color="000000"/>
            </w:tcBorders>
          </w:tcPr>
          <w:p w14:paraId="04EE7A8C" w14:textId="77777777" w:rsidR="00EE29FB" w:rsidRDefault="00EE29FB">
            <w:pPr>
              <w:pStyle w:val="TableParagraph"/>
              <w:kinsoku w:val="0"/>
              <w:overflowPunct w:val="0"/>
              <w:spacing w:before="17"/>
              <w:ind w:left="177"/>
            </w:pPr>
            <w:r>
              <w:rPr>
                <w:sz w:val="22"/>
                <w:szCs w:val="22"/>
              </w:rPr>
              <w:t>Has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provision</w:t>
            </w:r>
            <w:r>
              <w:rPr>
                <w:spacing w:val="1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been</w:t>
            </w:r>
            <w:r>
              <w:rPr>
                <w:spacing w:val="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made</w:t>
            </w:r>
            <w:r>
              <w:rPr>
                <w:spacing w:val="-1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for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cyclists 1</w:t>
            </w:r>
          </w:p>
        </w:tc>
        <w:tc>
          <w:tcPr>
            <w:tcW w:w="1573" w:type="dxa"/>
            <w:tcBorders>
              <w:top w:val="single" w:sz="10" w:space="0" w:color="000000"/>
              <w:left w:val="single" w:sz="10" w:space="0" w:color="000000"/>
              <w:bottom w:val="single" w:sz="8" w:space="0" w:color="000000"/>
              <w:right w:val="single" w:sz="2" w:space="0" w:color="000000"/>
            </w:tcBorders>
          </w:tcPr>
          <w:p w14:paraId="4BDFF0D3" w14:textId="77777777" w:rsidR="00EE29FB" w:rsidRDefault="00EE29FB">
            <w:pPr>
              <w:pStyle w:val="TableParagraph"/>
              <w:kinsoku w:val="0"/>
              <w:overflowPunct w:val="0"/>
              <w:spacing w:before="17"/>
              <w:ind w:left="237"/>
            </w:pPr>
            <w:r>
              <w:rPr>
                <w:sz w:val="22"/>
                <w:szCs w:val="22"/>
              </w:rPr>
              <w:t>Yes/No/NA</w:t>
            </w:r>
          </w:p>
        </w:tc>
      </w:tr>
      <w:tr w:rsidR="00EE29FB" w14:paraId="43DF90A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77"/>
        </w:trPr>
        <w:tc>
          <w:tcPr>
            <w:tcW w:w="571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14:paraId="0C2EAF09" w14:textId="77777777" w:rsidR="00EE29FB" w:rsidRDefault="00EE29FB">
            <w:pPr>
              <w:pStyle w:val="TableParagraph"/>
              <w:kinsoku w:val="0"/>
              <w:overflowPunct w:val="0"/>
              <w:spacing w:before="64"/>
              <w:ind w:left="169"/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9</w:t>
            </w:r>
          </w:p>
        </w:tc>
        <w:tc>
          <w:tcPr>
            <w:tcW w:w="6433" w:type="dxa"/>
            <w:tcBorders>
              <w:top w:val="single" w:sz="8" w:space="0" w:color="000000"/>
              <w:left w:val="nil"/>
              <w:bottom w:val="single" w:sz="8" w:space="0" w:color="000000"/>
              <w:right w:val="single" w:sz="10" w:space="0" w:color="000000"/>
            </w:tcBorders>
          </w:tcPr>
          <w:p w14:paraId="75FD934E" w14:textId="77777777" w:rsidR="00EE29FB" w:rsidRDefault="00EE29FB">
            <w:pPr>
              <w:pStyle w:val="TableParagraph"/>
              <w:kinsoku w:val="0"/>
              <w:overflowPunct w:val="0"/>
              <w:spacing w:before="46"/>
              <w:ind w:left="170" w:hanging="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Are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there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any</w:t>
            </w:r>
            <w:r>
              <w:rPr>
                <w:spacing w:val="1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overhead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power</w:t>
            </w:r>
            <w:r>
              <w:rPr>
                <w:spacing w:val="3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lines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that</w:t>
            </w:r>
            <w:r>
              <w:rPr>
                <w:spacing w:val="2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might</w:t>
            </w:r>
            <w:r>
              <w:rPr>
                <w:spacing w:val="2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be</w:t>
            </w:r>
            <w:r>
              <w:rPr>
                <w:spacing w:val="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risk</w:t>
            </w:r>
            <w:r>
              <w:rPr>
                <w:spacing w:val="11"/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to</w:t>
            </w:r>
            <w:proofErr w:type="gramEnd"/>
          </w:p>
          <w:p w14:paraId="1C090987" w14:textId="77777777" w:rsidR="00EE29FB" w:rsidRDefault="00EE29FB">
            <w:pPr>
              <w:pStyle w:val="TableParagraph"/>
              <w:kinsoku w:val="0"/>
              <w:overflowPunct w:val="0"/>
              <w:spacing w:before="78"/>
              <w:ind w:left="170"/>
            </w:pPr>
            <w:r>
              <w:rPr>
                <w:w w:val="105"/>
                <w:sz w:val="22"/>
                <w:szCs w:val="22"/>
              </w:rPr>
              <w:t>construction</w:t>
            </w:r>
            <w:r>
              <w:rPr>
                <w:spacing w:val="27"/>
                <w:w w:val="105"/>
                <w:sz w:val="22"/>
                <w:szCs w:val="22"/>
              </w:rPr>
              <w:t xml:space="preserve"> </w:t>
            </w:r>
            <w:r>
              <w:rPr>
                <w:w w:val="105"/>
                <w:sz w:val="22"/>
                <w:szCs w:val="22"/>
              </w:rPr>
              <w:t>vehicles</w:t>
            </w:r>
            <w:r>
              <w:rPr>
                <w:spacing w:val="37"/>
                <w:w w:val="105"/>
                <w:sz w:val="22"/>
                <w:szCs w:val="22"/>
              </w:rPr>
              <w:t xml:space="preserve"> </w:t>
            </w:r>
            <w:r>
              <w:rPr>
                <w:w w:val="105"/>
                <w:sz w:val="22"/>
                <w:szCs w:val="22"/>
              </w:rPr>
              <w:t>and</w:t>
            </w:r>
            <w:r>
              <w:rPr>
                <w:spacing w:val="34"/>
                <w:w w:val="105"/>
                <w:sz w:val="22"/>
                <w:szCs w:val="22"/>
              </w:rPr>
              <w:t xml:space="preserve"> </w:t>
            </w:r>
            <w:r>
              <w:rPr>
                <w:w w:val="105"/>
                <w:sz w:val="22"/>
                <w:szCs w:val="22"/>
              </w:rPr>
              <w:t>plant</w:t>
            </w:r>
            <w:r>
              <w:rPr>
                <w:spacing w:val="25"/>
                <w:w w:val="105"/>
                <w:sz w:val="22"/>
                <w:szCs w:val="22"/>
              </w:rPr>
              <w:t xml:space="preserve"> </w:t>
            </w:r>
            <w:r>
              <w:rPr>
                <w:w w:val="105"/>
                <w:sz w:val="22"/>
                <w:szCs w:val="22"/>
              </w:rPr>
              <w:t>1</w:t>
            </w:r>
          </w:p>
        </w:tc>
        <w:tc>
          <w:tcPr>
            <w:tcW w:w="157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2" w:space="0" w:color="000000"/>
            </w:tcBorders>
          </w:tcPr>
          <w:p w14:paraId="21BF52FE" w14:textId="77777777" w:rsidR="00EE29FB" w:rsidRDefault="00EE29FB">
            <w:pPr>
              <w:pStyle w:val="TableParagraph"/>
              <w:kinsoku w:val="0"/>
              <w:overflowPunct w:val="0"/>
              <w:spacing w:before="25"/>
              <w:ind w:left="424"/>
            </w:pPr>
            <w:r>
              <w:rPr>
                <w:sz w:val="22"/>
                <w:szCs w:val="22"/>
              </w:rPr>
              <w:t>Yes/No</w:t>
            </w:r>
          </w:p>
        </w:tc>
      </w:tr>
      <w:tr w:rsidR="00EE29FB" w14:paraId="166017E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88"/>
        </w:trPr>
        <w:tc>
          <w:tcPr>
            <w:tcW w:w="571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2BDEB60" w14:textId="77777777" w:rsidR="00EE29FB" w:rsidRDefault="00EE29FB">
            <w:pPr>
              <w:pStyle w:val="TableParagraph"/>
              <w:kinsoku w:val="0"/>
              <w:overflowPunct w:val="0"/>
              <w:spacing w:before="42"/>
              <w:ind w:left="205"/>
            </w:pPr>
            <w:r>
              <w:rPr>
                <w:rFonts w:ascii="Arial" w:hAnsi="Arial" w:cs="Arial"/>
                <w:spacing w:val="10"/>
                <w:w w:val="95"/>
                <w:sz w:val="20"/>
                <w:szCs w:val="20"/>
              </w:rPr>
              <w:t>1</w:t>
            </w:r>
            <w:r>
              <w:rPr>
                <w:rFonts w:ascii="Arial" w:hAnsi="Arial" w:cs="Arial"/>
                <w:spacing w:val="5"/>
                <w:w w:val="95"/>
                <w:sz w:val="20"/>
                <w:szCs w:val="20"/>
              </w:rPr>
              <w:t>0</w:t>
            </w:r>
          </w:p>
        </w:tc>
        <w:tc>
          <w:tcPr>
            <w:tcW w:w="6433" w:type="dxa"/>
            <w:tcBorders>
              <w:top w:val="single" w:sz="8" w:space="0" w:color="000000"/>
              <w:left w:val="nil"/>
              <w:bottom w:val="single" w:sz="2" w:space="0" w:color="000000"/>
              <w:right w:val="single" w:sz="10" w:space="0" w:color="000000"/>
            </w:tcBorders>
          </w:tcPr>
          <w:p w14:paraId="7AFBBA5B" w14:textId="77777777" w:rsidR="00EE29FB" w:rsidRDefault="00EE29FB">
            <w:pPr>
              <w:pStyle w:val="TableParagraph"/>
              <w:kinsoku w:val="0"/>
              <w:overflowPunct w:val="0"/>
              <w:spacing w:before="25" w:line="286" w:lineRule="auto"/>
              <w:ind w:left="170" w:right="204" w:firstLine="7"/>
            </w:pPr>
            <w:r>
              <w:rPr>
                <w:sz w:val="22"/>
                <w:szCs w:val="22"/>
              </w:rPr>
              <w:t>Has</w:t>
            </w:r>
            <w:r>
              <w:rPr>
                <w:spacing w:val="-1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the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time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of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day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been</w:t>
            </w:r>
            <w:r>
              <w:rPr>
                <w:spacing w:val="1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adequately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considered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ie</w:t>
            </w:r>
            <w:proofErr w:type="spellEnd"/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night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work,</w:t>
            </w:r>
            <w:r>
              <w:rPr>
                <w:spacing w:val="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low</w:t>
            </w:r>
            <w:r>
              <w:rPr>
                <w:w w:val="9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setting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sun)</w:t>
            </w:r>
            <w:r>
              <w:rPr>
                <w:spacing w:val="1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</w:t>
            </w:r>
          </w:p>
        </w:tc>
        <w:tc>
          <w:tcPr>
            <w:tcW w:w="1573" w:type="dxa"/>
            <w:tcBorders>
              <w:top w:val="single" w:sz="8" w:space="0" w:color="000000"/>
              <w:left w:val="single" w:sz="10" w:space="0" w:color="000000"/>
              <w:bottom w:val="single" w:sz="2" w:space="0" w:color="000000"/>
              <w:right w:val="single" w:sz="2" w:space="0" w:color="000000"/>
            </w:tcBorders>
          </w:tcPr>
          <w:p w14:paraId="26293843" w14:textId="77777777" w:rsidR="00EE29FB" w:rsidRDefault="00EE29FB">
            <w:pPr>
              <w:pStyle w:val="TableParagraph"/>
              <w:kinsoku w:val="0"/>
              <w:overflowPunct w:val="0"/>
              <w:spacing w:before="25"/>
              <w:ind w:left="424"/>
            </w:pPr>
            <w:r>
              <w:rPr>
                <w:sz w:val="22"/>
                <w:szCs w:val="22"/>
              </w:rPr>
              <w:t>Yes/No</w:t>
            </w:r>
          </w:p>
        </w:tc>
      </w:tr>
    </w:tbl>
    <w:p w14:paraId="7F8240F9" w14:textId="77777777" w:rsidR="00EE29FB" w:rsidRDefault="00EE29FB">
      <w:pPr>
        <w:pStyle w:val="BodyText"/>
        <w:kinsoku w:val="0"/>
        <w:overflowPunct w:val="0"/>
        <w:spacing w:before="0"/>
        <w:ind w:left="0" w:firstLine="0"/>
        <w:rPr>
          <w:sz w:val="20"/>
          <w:szCs w:val="20"/>
        </w:rPr>
      </w:pPr>
    </w:p>
    <w:p w14:paraId="43038FE9" w14:textId="77777777" w:rsidR="00EE29FB" w:rsidRDefault="00EE29FB">
      <w:pPr>
        <w:pStyle w:val="BodyText"/>
        <w:kinsoku w:val="0"/>
        <w:overflowPunct w:val="0"/>
        <w:spacing w:before="0"/>
        <w:ind w:left="0" w:firstLine="0"/>
        <w:rPr>
          <w:sz w:val="20"/>
          <w:szCs w:val="20"/>
        </w:rPr>
      </w:pPr>
    </w:p>
    <w:p w14:paraId="7AB4B66E" w14:textId="77777777" w:rsidR="00EE29FB" w:rsidRDefault="00EE29FB">
      <w:pPr>
        <w:pStyle w:val="BodyText"/>
        <w:kinsoku w:val="0"/>
        <w:overflowPunct w:val="0"/>
        <w:spacing w:before="10"/>
        <w:ind w:left="0" w:firstLine="0"/>
        <w:rPr>
          <w:sz w:val="12"/>
          <w:szCs w:val="12"/>
        </w:rPr>
      </w:pPr>
    </w:p>
    <w:tbl>
      <w:tblPr>
        <w:tblW w:w="0" w:type="auto"/>
        <w:tblInd w:w="11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3"/>
        <w:gridCol w:w="7335"/>
      </w:tblGrid>
      <w:tr w:rsidR="00EE29FB" w14:paraId="48154E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3"/>
        </w:trPr>
        <w:tc>
          <w:tcPr>
            <w:tcW w:w="1383" w:type="dxa"/>
            <w:tcBorders>
              <w:top w:val="single" w:sz="14" w:space="0" w:color="000000"/>
              <w:left w:val="single" w:sz="14" w:space="0" w:color="000000"/>
              <w:bottom w:val="single" w:sz="8" w:space="0" w:color="000000"/>
              <w:right w:val="single" w:sz="8" w:space="0" w:color="000000"/>
            </w:tcBorders>
          </w:tcPr>
          <w:p w14:paraId="01C7A389" w14:textId="77777777" w:rsidR="00EE29FB" w:rsidRDefault="00EE29FB">
            <w:pPr>
              <w:pStyle w:val="TableParagraph"/>
              <w:kinsoku w:val="0"/>
              <w:overflowPunct w:val="0"/>
              <w:spacing w:before="18"/>
              <w:ind w:left="208"/>
            </w:pPr>
            <w:r>
              <w:rPr>
                <w:b/>
                <w:bCs/>
                <w:w w:val="105"/>
                <w:sz w:val="25"/>
                <w:szCs w:val="25"/>
              </w:rPr>
              <w:t>Item</w:t>
            </w:r>
            <w:r>
              <w:rPr>
                <w:b/>
                <w:bCs/>
                <w:spacing w:val="25"/>
                <w:w w:val="105"/>
                <w:sz w:val="25"/>
                <w:szCs w:val="25"/>
              </w:rPr>
              <w:t xml:space="preserve"> </w:t>
            </w:r>
            <w:r>
              <w:rPr>
                <w:b/>
                <w:bCs/>
                <w:w w:val="105"/>
                <w:sz w:val="25"/>
                <w:szCs w:val="25"/>
              </w:rPr>
              <w:t>No</w:t>
            </w:r>
          </w:p>
        </w:tc>
        <w:tc>
          <w:tcPr>
            <w:tcW w:w="7335" w:type="dxa"/>
            <w:tcBorders>
              <w:top w:val="single" w:sz="14" w:space="0" w:color="000000"/>
              <w:left w:val="single" w:sz="8" w:space="0" w:color="000000"/>
              <w:bottom w:val="single" w:sz="8" w:space="0" w:color="000000"/>
              <w:right w:val="single" w:sz="14" w:space="0" w:color="000000"/>
            </w:tcBorders>
          </w:tcPr>
          <w:p w14:paraId="62D95EC3" w14:textId="77777777" w:rsidR="00EE29FB" w:rsidRDefault="00EE29FB">
            <w:pPr>
              <w:pStyle w:val="TableParagraph"/>
              <w:kinsoku w:val="0"/>
              <w:overflowPunct w:val="0"/>
              <w:spacing w:before="18"/>
              <w:ind w:right="3"/>
              <w:jc w:val="center"/>
            </w:pPr>
            <w:r>
              <w:rPr>
                <w:b/>
                <w:bCs/>
                <w:w w:val="105"/>
                <w:sz w:val="25"/>
                <w:szCs w:val="25"/>
              </w:rPr>
              <w:t>Action</w:t>
            </w:r>
            <w:r>
              <w:rPr>
                <w:b/>
                <w:bCs/>
                <w:spacing w:val="-2"/>
                <w:w w:val="105"/>
                <w:sz w:val="25"/>
                <w:szCs w:val="25"/>
              </w:rPr>
              <w:t xml:space="preserve"> </w:t>
            </w:r>
            <w:r>
              <w:rPr>
                <w:b/>
                <w:bCs/>
                <w:w w:val="105"/>
                <w:sz w:val="25"/>
                <w:szCs w:val="25"/>
              </w:rPr>
              <w:t>taken.</w:t>
            </w:r>
          </w:p>
        </w:tc>
      </w:tr>
      <w:tr w:rsidR="00EE29FB" w14:paraId="23482D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46"/>
        </w:trPr>
        <w:tc>
          <w:tcPr>
            <w:tcW w:w="1383" w:type="dxa"/>
            <w:tcBorders>
              <w:top w:val="single" w:sz="8" w:space="0" w:color="000000"/>
              <w:left w:val="single" w:sz="14" w:space="0" w:color="000000"/>
              <w:bottom w:val="single" w:sz="8" w:space="0" w:color="000000"/>
              <w:right w:val="single" w:sz="8" w:space="0" w:color="000000"/>
            </w:tcBorders>
          </w:tcPr>
          <w:p w14:paraId="74654EC4" w14:textId="77777777" w:rsidR="00EE29FB" w:rsidRDefault="00EE29FB"/>
        </w:tc>
        <w:tc>
          <w:tcPr>
            <w:tcW w:w="7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4" w:space="0" w:color="000000"/>
            </w:tcBorders>
          </w:tcPr>
          <w:p w14:paraId="6D8BB268" w14:textId="77777777" w:rsidR="00EE29FB" w:rsidRDefault="00EE29FB"/>
        </w:tc>
      </w:tr>
      <w:tr w:rsidR="00EE29FB" w14:paraId="4ED153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46"/>
        </w:trPr>
        <w:tc>
          <w:tcPr>
            <w:tcW w:w="1383" w:type="dxa"/>
            <w:tcBorders>
              <w:top w:val="single" w:sz="8" w:space="0" w:color="000000"/>
              <w:left w:val="single" w:sz="14" w:space="0" w:color="000000"/>
              <w:bottom w:val="single" w:sz="8" w:space="0" w:color="000000"/>
              <w:right w:val="single" w:sz="8" w:space="0" w:color="000000"/>
            </w:tcBorders>
          </w:tcPr>
          <w:p w14:paraId="230E17DA" w14:textId="77777777" w:rsidR="00EE29FB" w:rsidRDefault="00EE29FB"/>
        </w:tc>
        <w:tc>
          <w:tcPr>
            <w:tcW w:w="7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4" w:space="0" w:color="000000"/>
            </w:tcBorders>
          </w:tcPr>
          <w:p w14:paraId="6EB5C848" w14:textId="77777777" w:rsidR="00EE29FB" w:rsidRDefault="00EE29FB"/>
        </w:tc>
      </w:tr>
      <w:tr w:rsidR="00EE29FB" w14:paraId="46AF8E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3"/>
        </w:trPr>
        <w:tc>
          <w:tcPr>
            <w:tcW w:w="1383" w:type="dxa"/>
            <w:tcBorders>
              <w:top w:val="single" w:sz="8" w:space="0" w:color="000000"/>
              <w:left w:val="single" w:sz="14" w:space="0" w:color="000000"/>
              <w:bottom w:val="single" w:sz="14" w:space="0" w:color="000000"/>
              <w:right w:val="single" w:sz="8" w:space="0" w:color="000000"/>
            </w:tcBorders>
          </w:tcPr>
          <w:p w14:paraId="4F8DF9AD" w14:textId="77777777" w:rsidR="00EE29FB" w:rsidRDefault="00EE29FB"/>
        </w:tc>
        <w:tc>
          <w:tcPr>
            <w:tcW w:w="7335" w:type="dxa"/>
            <w:tcBorders>
              <w:top w:val="single" w:sz="8" w:space="0" w:color="000000"/>
              <w:left w:val="single" w:sz="8" w:space="0" w:color="000000"/>
              <w:bottom w:val="single" w:sz="14" w:space="0" w:color="000000"/>
              <w:right w:val="single" w:sz="14" w:space="0" w:color="000000"/>
            </w:tcBorders>
          </w:tcPr>
          <w:p w14:paraId="14B0335F" w14:textId="77777777" w:rsidR="00EE29FB" w:rsidRDefault="00EE29FB"/>
        </w:tc>
      </w:tr>
    </w:tbl>
    <w:p w14:paraId="580C7032" w14:textId="77777777" w:rsidR="00EE29FB" w:rsidRDefault="00EE29FB">
      <w:pPr>
        <w:pStyle w:val="BodyText"/>
        <w:kinsoku w:val="0"/>
        <w:overflowPunct w:val="0"/>
        <w:spacing w:before="0"/>
        <w:ind w:left="0" w:firstLine="0"/>
        <w:rPr>
          <w:sz w:val="20"/>
          <w:szCs w:val="20"/>
        </w:rPr>
      </w:pPr>
    </w:p>
    <w:p w14:paraId="70391F87" w14:textId="77777777" w:rsidR="00EE29FB" w:rsidRDefault="00EE29FB">
      <w:pPr>
        <w:pStyle w:val="BodyText"/>
        <w:kinsoku w:val="0"/>
        <w:overflowPunct w:val="0"/>
        <w:spacing w:before="0"/>
        <w:ind w:left="0" w:firstLine="0"/>
        <w:rPr>
          <w:sz w:val="20"/>
          <w:szCs w:val="20"/>
        </w:rPr>
      </w:pPr>
    </w:p>
    <w:p w14:paraId="5A7B776D" w14:textId="77777777" w:rsidR="00EE29FB" w:rsidRDefault="00EE29FB">
      <w:pPr>
        <w:pStyle w:val="BodyText"/>
        <w:kinsoku w:val="0"/>
        <w:overflowPunct w:val="0"/>
        <w:spacing w:before="0"/>
        <w:ind w:left="0" w:firstLine="0"/>
        <w:rPr>
          <w:sz w:val="20"/>
          <w:szCs w:val="20"/>
        </w:rPr>
      </w:pPr>
    </w:p>
    <w:p w14:paraId="4DA17454" w14:textId="77777777" w:rsidR="00EE29FB" w:rsidRDefault="00EE29FB">
      <w:pPr>
        <w:pStyle w:val="BodyText"/>
        <w:kinsoku w:val="0"/>
        <w:overflowPunct w:val="0"/>
        <w:spacing w:before="0"/>
        <w:ind w:left="0" w:firstLine="0"/>
        <w:rPr>
          <w:sz w:val="20"/>
          <w:szCs w:val="20"/>
        </w:rPr>
      </w:pPr>
    </w:p>
    <w:p w14:paraId="45F88B4A" w14:textId="77777777" w:rsidR="00EE29FB" w:rsidRDefault="00EE29FB">
      <w:pPr>
        <w:pStyle w:val="BodyText"/>
        <w:kinsoku w:val="0"/>
        <w:overflowPunct w:val="0"/>
        <w:spacing w:before="9"/>
        <w:ind w:left="0" w:firstLine="0"/>
        <w:rPr>
          <w:sz w:val="12"/>
          <w:szCs w:val="12"/>
        </w:rPr>
      </w:pPr>
    </w:p>
    <w:p w14:paraId="6B046860" w14:textId="77777777" w:rsidR="00EE29FB" w:rsidRDefault="00EE60B7">
      <w:pPr>
        <w:pStyle w:val="BodyText"/>
        <w:kinsoku w:val="0"/>
        <w:overflowPunct w:val="0"/>
        <w:spacing w:before="0" w:line="200" w:lineRule="atLeast"/>
        <w:ind w:left="153" w:firstLine="0"/>
        <w:rPr>
          <w:b w:val="0"/>
          <w:bCs w:val="0"/>
          <w:sz w:val="20"/>
          <w:szCs w:val="20"/>
        </w:rPr>
      </w:pPr>
      <w:r>
        <w:rPr>
          <w:b w:val="0"/>
          <w:bCs w:val="0"/>
          <w:noProof/>
          <w:sz w:val="20"/>
          <w:szCs w:val="20"/>
        </w:rPr>
        <mc:AlternateContent>
          <mc:Choice Requires="wpg">
            <w:drawing>
              <wp:inline distT="0" distB="0" distL="0" distR="0" wp14:anchorId="202D736B" wp14:editId="0AB1A61E">
                <wp:extent cx="5574030" cy="353060"/>
                <wp:effectExtent l="0" t="0" r="0" b="0"/>
                <wp:docPr id="1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74030" cy="353060"/>
                          <a:chOff x="0" y="0"/>
                          <a:chExt cx="8778" cy="556"/>
                        </a:xfrm>
                      </wpg:grpSpPr>
                      <wps:wsp>
                        <wps:cNvPr id="2" name="Freeform 1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778" cy="556"/>
                          </a:xfrm>
                          <a:custGeom>
                            <a:avLst/>
                            <a:gdLst>
                              <a:gd name="T0" fmla="*/ 0 w 8778"/>
                              <a:gd name="T1" fmla="*/ 556 h 556"/>
                              <a:gd name="T2" fmla="*/ 8777 w 8778"/>
                              <a:gd name="T3" fmla="*/ 556 h 556"/>
                              <a:gd name="T4" fmla="*/ 8777 w 8778"/>
                              <a:gd name="T5" fmla="*/ 0 h 556"/>
                              <a:gd name="T6" fmla="*/ 0 w 8778"/>
                              <a:gd name="T7" fmla="*/ 0 h 556"/>
                              <a:gd name="T8" fmla="*/ 0 w 8778"/>
                              <a:gd name="T9" fmla="*/ 556 h 5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778" h="556">
                                <a:moveTo>
                                  <a:pt x="0" y="556"/>
                                </a:moveTo>
                                <a:lnTo>
                                  <a:pt x="8777" y="556"/>
                                </a:lnTo>
                                <a:lnTo>
                                  <a:pt x="87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19"/>
                        <wps:cNvSpPr txBox="1">
                          <a:spLocks/>
                        </wps:cNvSpPr>
                        <wps:spPr bwMode="auto">
                          <a:xfrm>
                            <a:off x="30" y="25"/>
                            <a:ext cx="1984" cy="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0EB800" w14:textId="77777777" w:rsidR="00EE29FB" w:rsidRDefault="00EE29FB">
                              <w:pPr>
                                <w:pStyle w:val="BodyText"/>
                                <w:kinsoku w:val="0"/>
                                <w:overflowPunct w:val="0"/>
                                <w:spacing w:before="0" w:line="160" w:lineRule="exact"/>
                                <w:ind w:left="0" w:firstLine="0"/>
                                <w:rPr>
                                  <w:rFonts w:ascii="Verdana" w:hAnsi="Verdana" w:cs="Verdana"/>
                                  <w:b w:val="0"/>
                                  <w:bCs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Verdana" w:hAnsi="Verdana" w:cs="Verdana"/>
                                  <w:b w:val="0"/>
                                  <w:bCs w:val="0"/>
                                  <w:sz w:val="16"/>
                                  <w:szCs w:val="16"/>
                                </w:rPr>
                                <w:t>Issue</w:t>
                              </w:r>
                              <w:r>
                                <w:rPr>
                                  <w:rFonts w:ascii="Verdana" w:hAnsi="Verdana" w:cs="Verdana"/>
                                  <w:b w:val="0"/>
                                  <w:bCs w:val="0"/>
                                  <w:spacing w:val="-6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 w:cs="Verdana"/>
                                  <w:b w:val="0"/>
                                  <w:bCs w:val="0"/>
                                  <w:sz w:val="16"/>
                                  <w:szCs w:val="16"/>
                                </w:rPr>
                                <w:t>1.0</w:t>
                              </w:r>
                              <w:r>
                                <w:rPr>
                                  <w:rFonts w:ascii="Verdana" w:hAnsi="Verdana" w:cs="Verdana"/>
                                  <w:b w:val="0"/>
                                  <w:bCs w:val="0"/>
                                  <w:spacing w:val="-5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 w:cs="Verdana"/>
                                  <w:b w:val="0"/>
                                  <w:bCs w:val="0"/>
                                  <w:spacing w:val="-1"/>
                                  <w:sz w:val="16"/>
                                  <w:szCs w:val="16"/>
                                </w:rPr>
                                <w:t>(</w:t>
                              </w:r>
                              <w:r w:rsidR="00870742">
                                <w:rPr>
                                  <w:rFonts w:ascii="Verdana" w:hAnsi="Verdana" w:cs="Verdana"/>
                                  <w:b w:val="0"/>
                                  <w:bCs w:val="0"/>
                                  <w:spacing w:val="-1"/>
                                  <w:sz w:val="16"/>
                                  <w:szCs w:val="16"/>
                                </w:rPr>
                                <w:t>2 Jan 2020</w:t>
                              </w:r>
                              <w:r>
                                <w:rPr>
                                  <w:rFonts w:ascii="Verdana" w:hAnsi="Verdana" w:cs="Verdana"/>
                                  <w:b w:val="0"/>
                                  <w:bCs w:val="0"/>
                                  <w:sz w:val="16"/>
                                  <w:szCs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" name="Text Box 20"/>
                        <wps:cNvSpPr txBox="1">
                          <a:spLocks/>
                        </wps:cNvSpPr>
                        <wps:spPr bwMode="auto">
                          <a:xfrm>
                            <a:off x="3653" y="25"/>
                            <a:ext cx="1903" cy="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D974C7" w14:textId="77777777" w:rsidR="00EE29FB" w:rsidRDefault="00EE29FB">
                              <w:pPr>
                                <w:pStyle w:val="BodyText"/>
                                <w:kinsoku w:val="0"/>
                                <w:overflowPunct w:val="0"/>
                                <w:spacing w:before="0" w:line="160" w:lineRule="exact"/>
                                <w:ind w:left="0" w:firstLine="0"/>
                                <w:rPr>
                                  <w:rFonts w:ascii="Verdana" w:hAnsi="Verdana" w:cs="Verdana"/>
                                  <w:b w:val="0"/>
                                  <w:bCs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Verdana" w:hAnsi="Verdana" w:cs="Verdana"/>
                                  <w:b w:val="0"/>
                                  <w:bCs w:val="0"/>
                                  <w:sz w:val="16"/>
                                  <w:szCs w:val="16"/>
                                </w:rPr>
                                <w:t>Next</w:t>
                              </w:r>
                              <w:r>
                                <w:rPr>
                                  <w:rFonts w:ascii="Verdana" w:hAnsi="Verdana" w:cs="Verdana"/>
                                  <w:b w:val="0"/>
                                  <w:bCs w:val="0"/>
                                  <w:spacing w:val="-5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 w:cs="Verdana"/>
                                  <w:b w:val="0"/>
                                  <w:bCs w:val="0"/>
                                  <w:spacing w:val="-1"/>
                                  <w:sz w:val="16"/>
                                  <w:szCs w:val="16"/>
                                </w:rPr>
                                <w:t>Review:</w:t>
                              </w:r>
                              <w:r>
                                <w:rPr>
                                  <w:rFonts w:ascii="Verdana" w:hAnsi="Verdana" w:cs="Verdana"/>
                                  <w:b w:val="0"/>
                                  <w:bCs w:val="0"/>
                                  <w:spacing w:val="-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870742">
                                <w:rPr>
                                  <w:rFonts w:ascii="Verdana" w:hAnsi="Verdana" w:cs="Verdana"/>
                                  <w:b w:val="0"/>
                                  <w:bCs w:val="0"/>
                                  <w:spacing w:val="-4"/>
                                  <w:sz w:val="16"/>
                                  <w:szCs w:val="16"/>
                                </w:rPr>
                                <w:t>Jan</w:t>
                              </w:r>
                              <w:r>
                                <w:rPr>
                                  <w:rFonts w:ascii="Verdana" w:hAnsi="Verdana" w:cs="Verdana"/>
                                  <w:b w:val="0"/>
                                  <w:bCs w:val="0"/>
                                  <w:spacing w:val="-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 w:cs="Verdana"/>
                                  <w:b w:val="0"/>
                                  <w:bCs w:val="0"/>
                                  <w:sz w:val="16"/>
                                  <w:szCs w:val="16"/>
                                </w:rPr>
                                <w:t>202</w:t>
                              </w:r>
                              <w:r w:rsidR="00870742">
                                <w:rPr>
                                  <w:rFonts w:ascii="Verdana" w:hAnsi="Verdana" w:cs="Verdana"/>
                                  <w:b w:val="0"/>
                                  <w:bCs w:val="0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" name="Text Box 21"/>
                        <wps:cNvSpPr txBox="1">
                          <a:spLocks/>
                        </wps:cNvSpPr>
                        <wps:spPr bwMode="auto">
                          <a:xfrm>
                            <a:off x="7815" y="25"/>
                            <a:ext cx="914" cy="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B5FDD4" w14:textId="77777777" w:rsidR="00EE29FB" w:rsidRDefault="00EE29FB">
                              <w:pPr>
                                <w:pStyle w:val="BodyText"/>
                                <w:kinsoku w:val="0"/>
                                <w:overflowPunct w:val="0"/>
                                <w:spacing w:before="0" w:line="160" w:lineRule="exact"/>
                                <w:ind w:left="0" w:firstLine="0"/>
                                <w:rPr>
                                  <w:rFonts w:ascii="Verdana" w:hAnsi="Verdana" w:cs="Verdana"/>
                                  <w:b w:val="0"/>
                                  <w:bCs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Verdana" w:hAnsi="Verdana" w:cs="Verdana"/>
                                  <w:b w:val="0"/>
                                  <w:bCs w:val="0"/>
                                  <w:sz w:val="16"/>
                                  <w:szCs w:val="16"/>
                                </w:rPr>
                                <w:t>Page</w:t>
                              </w:r>
                              <w:r>
                                <w:rPr>
                                  <w:rFonts w:ascii="Verdana" w:hAnsi="Verdana" w:cs="Verdana"/>
                                  <w:b w:val="0"/>
                                  <w:bCs w:val="0"/>
                                  <w:spacing w:val="-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 w:cs="Verdana"/>
                                  <w:b w:val="0"/>
                                  <w:bCs w:val="0"/>
                                  <w:sz w:val="16"/>
                                  <w:szCs w:val="16"/>
                                </w:rPr>
                                <w:t>1</w:t>
                              </w:r>
                              <w:r>
                                <w:rPr>
                                  <w:rFonts w:ascii="Verdana" w:hAnsi="Verdana" w:cs="Verdana"/>
                                  <w:b w:val="0"/>
                                  <w:bCs w:val="0"/>
                                  <w:spacing w:val="-3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 w:cs="Verdana"/>
                                  <w:b w:val="0"/>
                                  <w:bCs w:val="0"/>
                                  <w:sz w:val="16"/>
                                  <w:szCs w:val="16"/>
                                </w:rPr>
                                <w:t>of</w:t>
                              </w:r>
                              <w:r>
                                <w:rPr>
                                  <w:rFonts w:ascii="Verdana" w:hAnsi="Verdana" w:cs="Verdana"/>
                                  <w:b w:val="0"/>
                                  <w:bCs w:val="0"/>
                                  <w:spacing w:val="-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 w:cs="Verdana"/>
                                  <w:b w:val="0"/>
                                  <w:bCs w:val="0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2D736B" id="Group 17" o:spid="_x0000_s1039" style="width:438.9pt;height:27.8pt;mso-position-horizontal-relative:char;mso-position-vertical-relative:line" coordsize="8778,55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">
                <v:shape id="Freeform 18" o:spid="_x0000_s1040" style="position:absolute;width:8778;height:556;visibility:visible;mso-wrap-style:square;v-text-anchor:top" coordsize="8778,5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" path="m,556r8777,l8777,,,,,556xe" stroked="f">
                  <v:path arrowok="t" o:connecttype="custom" o:connectlocs="0,556;8777,556;8777,0;0,0;0,556" o:connectangles="0,0,0,0,0"/>
                </v:shape>
                <v:shape id="Text Box 19" o:spid="_x0000_s1041" type="#_x0000_t202" style="position:absolute;left:30;top:25;width:1984;height:1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" filled="f" stroked="f">
                  <v:path arrowok="t"/>
                  <v:textbox inset="0,0,0,0">
                    <w:txbxContent>
                      <w:p w14:paraId="3F0EB800" w14:textId="77777777" w:rsidR="00EE29FB" w:rsidRDefault="00EE29FB">
                        <w:pPr>
                          <w:pStyle w:val="BodyText"/>
                          <w:kinsoku w:val="0"/>
                          <w:overflowPunct w:val="0"/>
                          <w:spacing w:before="0" w:line="160" w:lineRule="exact"/>
                          <w:ind w:left="0" w:firstLine="0"/>
                          <w:rPr>
                            <w:rFonts w:ascii="Verdana" w:hAnsi="Verdana" w:cs="Verdana"/>
                            <w:b w:val="0"/>
                            <w:bCs w:val="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Verdana" w:hAnsi="Verdana" w:cs="Verdana"/>
                            <w:b w:val="0"/>
                            <w:bCs w:val="0"/>
                            <w:sz w:val="16"/>
                            <w:szCs w:val="16"/>
                          </w:rPr>
                          <w:t>Issue</w:t>
                        </w:r>
                        <w:r>
                          <w:rPr>
                            <w:rFonts w:ascii="Verdana" w:hAnsi="Verdana" w:cs="Verdana"/>
                            <w:b w:val="0"/>
                            <w:bCs w:val="0"/>
                            <w:spacing w:val="-6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Verdana" w:hAnsi="Verdana" w:cs="Verdana"/>
                            <w:b w:val="0"/>
                            <w:bCs w:val="0"/>
                            <w:sz w:val="16"/>
                            <w:szCs w:val="16"/>
                          </w:rPr>
                          <w:t>1.0</w:t>
                        </w:r>
                        <w:r>
                          <w:rPr>
                            <w:rFonts w:ascii="Verdana" w:hAnsi="Verdana" w:cs="Verdana"/>
                            <w:b w:val="0"/>
                            <w:bCs w:val="0"/>
                            <w:spacing w:val="-5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Verdana" w:hAnsi="Verdana" w:cs="Verdana"/>
                            <w:b w:val="0"/>
                            <w:bCs w:val="0"/>
                            <w:spacing w:val="-1"/>
                            <w:sz w:val="16"/>
                            <w:szCs w:val="16"/>
                          </w:rPr>
                          <w:t>(</w:t>
                        </w:r>
                        <w:r w:rsidR="00870742">
                          <w:rPr>
                            <w:rFonts w:ascii="Verdana" w:hAnsi="Verdana" w:cs="Verdana"/>
                            <w:b w:val="0"/>
                            <w:bCs w:val="0"/>
                            <w:spacing w:val="-1"/>
                            <w:sz w:val="16"/>
                            <w:szCs w:val="16"/>
                          </w:rPr>
                          <w:t>2 Jan 2020</w:t>
                        </w:r>
                        <w:r>
                          <w:rPr>
                            <w:rFonts w:ascii="Verdana" w:hAnsi="Verdana" w:cs="Verdana"/>
                            <w:b w:val="0"/>
                            <w:bCs w:val="0"/>
                            <w:sz w:val="16"/>
                            <w:szCs w:val="16"/>
                          </w:rPr>
                          <w:t>)</w:t>
                        </w:r>
                      </w:p>
                    </w:txbxContent>
                  </v:textbox>
                </v:shape>
                <v:shape id="Text Box 20" o:spid="_x0000_s1042" type="#_x0000_t202" style="position:absolute;left:3653;top:25;width:1903;height:1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" filled="f" stroked="f">
                  <v:path arrowok="t"/>
                  <v:textbox inset="0,0,0,0">
                    <w:txbxContent>
                      <w:p w14:paraId="7CD974C7" w14:textId="77777777" w:rsidR="00EE29FB" w:rsidRDefault="00EE29FB">
                        <w:pPr>
                          <w:pStyle w:val="BodyText"/>
                          <w:kinsoku w:val="0"/>
                          <w:overflowPunct w:val="0"/>
                          <w:spacing w:before="0" w:line="160" w:lineRule="exact"/>
                          <w:ind w:left="0" w:firstLine="0"/>
                          <w:rPr>
                            <w:rFonts w:ascii="Verdana" w:hAnsi="Verdana" w:cs="Verdana"/>
                            <w:b w:val="0"/>
                            <w:bCs w:val="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Verdana" w:hAnsi="Verdana" w:cs="Verdana"/>
                            <w:b w:val="0"/>
                            <w:bCs w:val="0"/>
                            <w:sz w:val="16"/>
                            <w:szCs w:val="16"/>
                          </w:rPr>
                          <w:t>Next</w:t>
                        </w:r>
                        <w:r>
                          <w:rPr>
                            <w:rFonts w:ascii="Verdana" w:hAnsi="Verdana" w:cs="Verdana"/>
                            <w:b w:val="0"/>
                            <w:bCs w:val="0"/>
                            <w:spacing w:val="-5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Verdana" w:hAnsi="Verdana" w:cs="Verdana"/>
                            <w:b w:val="0"/>
                            <w:bCs w:val="0"/>
                            <w:spacing w:val="-1"/>
                            <w:sz w:val="16"/>
                            <w:szCs w:val="16"/>
                          </w:rPr>
                          <w:t>Review:</w:t>
                        </w:r>
                        <w:r>
                          <w:rPr>
                            <w:rFonts w:ascii="Verdana" w:hAnsi="Verdana" w:cs="Verdana"/>
                            <w:b w:val="0"/>
                            <w:bCs w:val="0"/>
                            <w:spacing w:val="-4"/>
                            <w:sz w:val="16"/>
                            <w:szCs w:val="16"/>
                          </w:rPr>
                          <w:t xml:space="preserve"> </w:t>
                        </w:r>
                        <w:r w:rsidR="00870742">
                          <w:rPr>
                            <w:rFonts w:ascii="Verdana" w:hAnsi="Verdana" w:cs="Verdana"/>
                            <w:b w:val="0"/>
                            <w:bCs w:val="0"/>
                            <w:spacing w:val="-4"/>
                            <w:sz w:val="16"/>
                            <w:szCs w:val="16"/>
                          </w:rPr>
                          <w:t>Jan</w:t>
                        </w:r>
                        <w:r>
                          <w:rPr>
                            <w:rFonts w:ascii="Verdana" w:hAnsi="Verdana" w:cs="Verdana"/>
                            <w:b w:val="0"/>
                            <w:bCs w:val="0"/>
                            <w:spacing w:val="-4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Verdana" w:hAnsi="Verdana" w:cs="Verdana"/>
                            <w:b w:val="0"/>
                            <w:bCs w:val="0"/>
                            <w:sz w:val="16"/>
                            <w:szCs w:val="16"/>
                          </w:rPr>
                          <w:t>202</w:t>
                        </w:r>
                        <w:r w:rsidR="00870742">
                          <w:rPr>
                            <w:rFonts w:ascii="Verdana" w:hAnsi="Verdana" w:cs="Verdana"/>
                            <w:b w:val="0"/>
                            <w:bCs w:val="0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1" o:spid="_x0000_s1043" type="#_x0000_t202" style="position:absolute;left:7815;top:25;width:914;height:1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" filled="f" stroked="f">
                  <v:path arrowok="t"/>
                  <v:textbox inset="0,0,0,0">
                    <w:txbxContent>
                      <w:p w14:paraId="71B5FDD4" w14:textId="77777777" w:rsidR="00EE29FB" w:rsidRDefault="00EE29FB">
                        <w:pPr>
                          <w:pStyle w:val="BodyText"/>
                          <w:kinsoku w:val="0"/>
                          <w:overflowPunct w:val="0"/>
                          <w:spacing w:before="0" w:line="160" w:lineRule="exact"/>
                          <w:ind w:left="0" w:firstLine="0"/>
                          <w:rPr>
                            <w:rFonts w:ascii="Verdana" w:hAnsi="Verdana" w:cs="Verdana"/>
                            <w:b w:val="0"/>
                            <w:bCs w:val="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Verdana" w:hAnsi="Verdana" w:cs="Verdana"/>
                            <w:b w:val="0"/>
                            <w:bCs w:val="0"/>
                            <w:sz w:val="16"/>
                            <w:szCs w:val="16"/>
                          </w:rPr>
                          <w:t>Page</w:t>
                        </w:r>
                        <w:r>
                          <w:rPr>
                            <w:rFonts w:ascii="Verdana" w:hAnsi="Verdana" w:cs="Verdana"/>
                            <w:b w:val="0"/>
                            <w:bCs w:val="0"/>
                            <w:spacing w:val="-4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Verdana" w:hAnsi="Verdana" w:cs="Verdana"/>
                            <w:b w:val="0"/>
                            <w:bCs w:val="0"/>
                            <w:sz w:val="16"/>
                            <w:szCs w:val="16"/>
                          </w:rPr>
                          <w:t>1</w:t>
                        </w:r>
                        <w:r>
                          <w:rPr>
                            <w:rFonts w:ascii="Verdana" w:hAnsi="Verdana" w:cs="Verdana"/>
                            <w:b w:val="0"/>
                            <w:bCs w:val="0"/>
                            <w:spacing w:val="-3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Verdana" w:hAnsi="Verdana" w:cs="Verdana"/>
                            <w:b w:val="0"/>
                            <w:bCs w:val="0"/>
                            <w:sz w:val="16"/>
                            <w:szCs w:val="16"/>
                          </w:rPr>
                          <w:t>of</w:t>
                        </w:r>
                        <w:r>
                          <w:rPr>
                            <w:rFonts w:ascii="Verdana" w:hAnsi="Verdana" w:cs="Verdana"/>
                            <w:b w:val="0"/>
                            <w:bCs w:val="0"/>
                            <w:spacing w:val="-4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Verdana" w:hAnsi="Verdana" w:cs="Verdana"/>
                            <w:b w:val="0"/>
                            <w:bCs w:val="0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EE29FB">
      <w:type w:val="continuous"/>
      <w:pgSz w:w="11910" w:h="16840"/>
      <w:pgMar w:top="1580" w:right="1380" w:bottom="280" w:left="148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embedSystemFonts/>
  <w:bordersDoNotSurroundHeader/>
  <w:bordersDoNotSurroundFooter/>
  <w:proofState w:spelling="clean" w:grammar="clean"/>
  <w:trackRevision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742"/>
    <w:rsid w:val="00870742"/>
    <w:rsid w:val="00D842E4"/>
    <w:rsid w:val="00EE29FB"/>
    <w:rsid w:val="00EE6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205489"/>
  <w14:defaultImageDpi w14:val="0"/>
  <w15:docId w15:val="{BAEC3070-5454-E14D-9A5B-A8DD40F00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67"/>
      <w:ind w:left="218" w:firstLine="7"/>
    </w:pPr>
    <w:rPr>
      <w:b/>
      <w:bCs/>
      <w:sz w:val="25"/>
      <w:szCs w:val="25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E60B7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60B7"/>
    <w:rPr>
      <w:rFonts w:ascii="Times New Roman" w:hAnsi="Times New Roman"/>
      <w:sz w:val="18"/>
      <w:szCs w:val="18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tcwsv4i2.pdf</dc:title>
  <dc:subject/>
  <dc:creator>aghimire</dc:creator>
  <cp:keywords/>
  <dc:description/>
  <cp:lastModifiedBy>Microsoft Office User</cp:lastModifiedBy>
  <cp:revision>2</cp:revision>
  <dcterms:created xsi:type="dcterms:W3CDTF">2020-09-19T05:47:00Z</dcterms:created>
  <dcterms:modified xsi:type="dcterms:W3CDTF">2020-09-19T05:47:00Z</dcterms:modified>
</cp:coreProperties>
</file>