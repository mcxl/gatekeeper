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C6127" w14:textId="77777777" w:rsidR="00091AAD" w:rsidRPr="007D43F3" w:rsidRDefault="00091AAD">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3"/>
        <w:gridCol w:w="2181"/>
        <w:gridCol w:w="1197"/>
        <w:gridCol w:w="1692"/>
        <w:gridCol w:w="853"/>
        <w:gridCol w:w="3401"/>
        <w:gridCol w:w="401"/>
        <w:gridCol w:w="1106"/>
        <w:gridCol w:w="1406"/>
      </w:tblGrid>
      <w:tr w:rsidR="007D43F3" w:rsidRPr="00323DBA" w14:paraId="181A85EE" w14:textId="77777777" w:rsidTr="007D43F3">
        <w:trPr>
          <w:cantSplit/>
          <w:trHeight w:val="355"/>
        </w:trPr>
        <w:tc>
          <w:tcPr>
            <w:tcW w:w="697" w:type="pct"/>
            <w:vAlign w:val="center"/>
          </w:tcPr>
          <w:p w14:paraId="5CCE0A1B" w14:textId="4A53A32A" w:rsidR="007D43F3" w:rsidRPr="00B64904" w:rsidRDefault="007D43F3" w:rsidP="007D43F3">
            <w:pPr>
              <w:pStyle w:val="NormalTableHeading"/>
              <w:spacing w:before="0" w:after="0"/>
              <w:rPr>
                <w:rFonts w:ascii="Arial" w:hAnsi="Arial" w:cs="Arial"/>
                <w:b w:val="0"/>
                <w:sz w:val="20"/>
              </w:rPr>
            </w:pPr>
            <w:r w:rsidRPr="00B64904">
              <w:rPr>
                <w:rFonts w:ascii="Arial" w:hAnsi="Arial" w:cs="Arial"/>
                <w:sz w:val="20"/>
              </w:rPr>
              <w:t xml:space="preserve">Job Description: </w:t>
            </w:r>
          </w:p>
        </w:tc>
        <w:tc>
          <w:tcPr>
            <w:tcW w:w="1783" w:type="pct"/>
            <w:gridSpan w:val="3"/>
            <w:vAlign w:val="center"/>
          </w:tcPr>
          <w:p w14:paraId="2F3E2288" w14:textId="28D86CD8" w:rsidR="007D43F3" w:rsidRPr="00323DBA" w:rsidRDefault="007D43F3" w:rsidP="007D43F3">
            <w:pPr>
              <w:pStyle w:val="Technical4"/>
              <w:tabs>
                <w:tab w:val="clear" w:pos="-720"/>
              </w:tabs>
              <w:suppressAutoHyphens w:val="0"/>
              <w:rPr>
                <w:rFonts w:ascii="Arial" w:hAnsi="Arial" w:cs="Arial"/>
                <w:sz w:val="20"/>
                <w:lang w:val="en-AU"/>
              </w:rPr>
            </w:pPr>
            <w:r>
              <w:rPr>
                <w:rFonts w:ascii="Arial" w:hAnsi="Arial" w:cs="Arial"/>
                <w:b w:val="0"/>
                <w:sz w:val="20"/>
              </w:rPr>
              <w:t>Elevated Work Platform</w:t>
            </w:r>
          </w:p>
        </w:tc>
        <w:tc>
          <w:tcPr>
            <w:tcW w:w="300" w:type="pct"/>
            <w:vAlign w:val="center"/>
          </w:tcPr>
          <w:p w14:paraId="7DBF83A2" w14:textId="1252AC07" w:rsidR="007D43F3" w:rsidRPr="00323DBA" w:rsidRDefault="007D43F3" w:rsidP="007D43F3">
            <w:pPr>
              <w:pStyle w:val="Technical4"/>
              <w:tabs>
                <w:tab w:val="clear" w:pos="-720"/>
              </w:tabs>
              <w:suppressAutoHyphens w:val="0"/>
              <w:rPr>
                <w:rFonts w:ascii="Arial" w:hAnsi="Arial" w:cs="Arial"/>
                <w:sz w:val="20"/>
                <w:lang w:val="en-AU"/>
              </w:rPr>
            </w:pPr>
            <w:r w:rsidRPr="00B64904">
              <w:rPr>
                <w:rFonts w:ascii="Arial" w:hAnsi="Arial" w:cs="Arial"/>
                <w:sz w:val="20"/>
              </w:rPr>
              <w:t>Date:</w:t>
            </w:r>
          </w:p>
        </w:tc>
        <w:tc>
          <w:tcPr>
            <w:tcW w:w="1196" w:type="pct"/>
            <w:vAlign w:val="center"/>
          </w:tcPr>
          <w:p w14:paraId="7C0AA33D" w14:textId="630F181F" w:rsidR="007D43F3" w:rsidRPr="00323DBA" w:rsidRDefault="007D43F3" w:rsidP="007D43F3">
            <w:pPr>
              <w:pStyle w:val="Technical4"/>
              <w:tabs>
                <w:tab w:val="clear" w:pos="-720"/>
              </w:tabs>
              <w:suppressAutoHyphens w:val="0"/>
              <w:rPr>
                <w:rFonts w:ascii="Arial" w:hAnsi="Arial" w:cs="Arial"/>
                <w:sz w:val="20"/>
                <w:lang w:val="en-AU"/>
              </w:rPr>
            </w:pPr>
            <w:del w:id="0" w:author="Alan Richardson" w:date="2026-02-20T08:39:00Z" w16du:dateUtc="2026-02-19T21:39:00Z">
              <w:r w:rsidDel="00A22824">
                <w:rPr>
                  <w:rFonts w:ascii="Arial" w:hAnsi="Arial" w:cs="Arial"/>
                  <w:b w:val="0"/>
                  <w:sz w:val="20"/>
                </w:rPr>
                <w:fldChar w:fldCharType="begin">
                  <w:ffData>
                    <w:name w:val="Text158"/>
                    <w:enabled/>
                    <w:calcOnExit w:val="0"/>
                    <w:textInput/>
                  </w:ffData>
                </w:fldChar>
              </w:r>
              <w:bookmarkStart w:id="1" w:name="Text158"/>
              <w:r w:rsidDel="00A22824">
                <w:rPr>
                  <w:rFonts w:ascii="Arial" w:hAnsi="Arial" w:cs="Arial"/>
                  <w:b w:val="0"/>
                  <w:sz w:val="20"/>
                </w:rPr>
                <w:delInstrText xml:space="preserve"> FORMTEXT </w:delInstrText>
              </w:r>
              <w:r w:rsidDel="00A22824">
                <w:rPr>
                  <w:rFonts w:ascii="Arial" w:hAnsi="Arial" w:cs="Arial"/>
                  <w:b w:val="0"/>
                  <w:sz w:val="20"/>
                </w:rPr>
              </w:r>
              <w:r w:rsidDel="00A22824">
                <w:rPr>
                  <w:rFonts w:ascii="Arial" w:hAnsi="Arial" w:cs="Arial"/>
                  <w:b w:val="0"/>
                  <w:sz w:val="20"/>
                </w:rPr>
                <w:fldChar w:fldCharType="separate"/>
              </w:r>
              <w:r w:rsidR="005028CF" w:rsidDel="00A22824">
                <w:rPr>
                  <w:rFonts w:ascii="Arial" w:hAnsi="Arial" w:cs="Arial"/>
                  <w:b w:val="0"/>
                  <w:noProof/>
                  <w:sz w:val="20"/>
                </w:rPr>
                <w:delText> </w:delText>
              </w:r>
              <w:r w:rsidR="005028CF" w:rsidDel="00A22824">
                <w:rPr>
                  <w:rFonts w:ascii="Arial" w:hAnsi="Arial" w:cs="Arial"/>
                  <w:b w:val="0"/>
                  <w:noProof/>
                  <w:sz w:val="20"/>
                </w:rPr>
                <w:delText> </w:delText>
              </w:r>
              <w:r w:rsidR="005028CF" w:rsidDel="00A22824">
                <w:rPr>
                  <w:rFonts w:ascii="Arial" w:hAnsi="Arial" w:cs="Arial"/>
                  <w:b w:val="0"/>
                  <w:noProof/>
                  <w:sz w:val="20"/>
                </w:rPr>
                <w:delText> </w:delText>
              </w:r>
              <w:r w:rsidR="005028CF" w:rsidDel="00A22824">
                <w:rPr>
                  <w:rFonts w:ascii="Arial" w:hAnsi="Arial" w:cs="Arial"/>
                  <w:b w:val="0"/>
                  <w:noProof/>
                  <w:sz w:val="20"/>
                </w:rPr>
                <w:delText> </w:delText>
              </w:r>
              <w:r w:rsidR="005028CF" w:rsidDel="00A22824">
                <w:rPr>
                  <w:rFonts w:ascii="Arial" w:hAnsi="Arial" w:cs="Arial"/>
                  <w:b w:val="0"/>
                  <w:noProof/>
                  <w:sz w:val="20"/>
                </w:rPr>
                <w:delText> </w:delText>
              </w:r>
              <w:r w:rsidDel="00A22824">
                <w:rPr>
                  <w:rFonts w:ascii="Arial" w:hAnsi="Arial" w:cs="Arial"/>
                  <w:b w:val="0"/>
                  <w:sz w:val="20"/>
                </w:rPr>
                <w:fldChar w:fldCharType="end"/>
              </w:r>
            </w:del>
            <w:bookmarkEnd w:id="1"/>
            <w:ins w:id="2" w:author="Alan Richardson" w:date="2026-02-20T08:39:00Z" w16du:dateUtc="2026-02-19T21:39:00Z">
              <w:r w:rsidR="00A22824">
                <w:rPr>
                  <w:rFonts w:ascii="Arial" w:hAnsi="Arial" w:cs="Arial"/>
                  <w:b w:val="0"/>
                  <w:sz w:val="20"/>
                </w:rPr>
                <w:t>6-2-26</w:t>
              </w:r>
            </w:ins>
          </w:p>
        </w:tc>
        <w:tc>
          <w:tcPr>
            <w:tcW w:w="1024" w:type="pct"/>
            <w:gridSpan w:val="3"/>
            <w:vAlign w:val="center"/>
          </w:tcPr>
          <w:p w14:paraId="3F256182" w14:textId="2F1FA38F" w:rsidR="007D43F3" w:rsidRPr="00323DBA" w:rsidRDefault="007D43F3" w:rsidP="007D43F3">
            <w:pPr>
              <w:pStyle w:val="Technical4"/>
              <w:tabs>
                <w:tab w:val="clear" w:pos="-720"/>
              </w:tabs>
              <w:suppressAutoHyphens w:val="0"/>
              <w:rPr>
                <w:rFonts w:ascii="Arial" w:hAnsi="Arial" w:cs="Arial"/>
                <w:sz w:val="20"/>
                <w:lang w:val="en-AU"/>
              </w:rPr>
            </w:pPr>
            <w:r>
              <w:rPr>
                <w:rFonts w:ascii="Arial" w:hAnsi="Arial" w:cs="Arial"/>
                <w:sz w:val="20"/>
              </w:rPr>
              <w:t>Risk Rating</w:t>
            </w:r>
            <w:r w:rsidRPr="00B64904">
              <w:rPr>
                <w:rFonts w:ascii="Arial" w:hAnsi="Arial" w:cs="Arial"/>
                <w:sz w:val="20"/>
              </w:rPr>
              <w:t xml:space="preserve">: </w:t>
            </w:r>
            <w:r>
              <w:rPr>
                <w:rFonts w:ascii="Arial" w:hAnsi="Arial" w:cs="Arial"/>
                <w:b w:val="0"/>
                <w:sz w:val="20"/>
              </w:rPr>
              <w:t xml:space="preserve">Medium </w:t>
            </w:r>
          </w:p>
        </w:tc>
      </w:tr>
      <w:tr w:rsidR="007D43F3" w:rsidRPr="00323DBA" w14:paraId="5C3F6390" w14:textId="77777777" w:rsidTr="007D43F3">
        <w:trPr>
          <w:cantSplit/>
          <w:trHeight w:val="355"/>
        </w:trPr>
        <w:tc>
          <w:tcPr>
            <w:tcW w:w="2480" w:type="pct"/>
            <w:gridSpan w:val="4"/>
          </w:tcPr>
          <w:p w14:paraId="05933A58" w14:textId="77777777" w:rsidR="007D43F3" w:rsidRPr="009D14FC" w:rsidRDefault="007D43F3" w:rsidP="007D43F3">
            <w:pPr>
              <w:pStyle w:val="NormalTableHeading"/>
              <w:spacing w:before="0" w:after="0"/>
              <w:rPr>
                <w:rFonts w:ascii="Arial" w:hAnsi="Arial" w:cs="Arial"/>
                <w:color w:val="auto"/>
                <w:sz w:val="20"/>
              </w:rPr>
            </w:pPr>
            <w:r w:rsidRPr="009D14FC">
              <w:rPr>
                <w:rFonts w:ascii="Arial" w:hAnsi="Arial" w:cs="Arial"/>
                <w:color w:val="auto"/>
                <w:sz w:val="20"/>
              </w:rPr>
              <w:t>Name, &amp; Contact Details:</w:t>
            </w:r>
          </w:p>
          <w:p w14:paraId="242748DC" w14:textId="59C37BE2" w:rsidR="001B67D8" w:rsidRPr="00B57B16" w:rsidRDefault="00F9537B" w:rsidP="001B67D8">
            <w:pPr>
              <w:pStyle w:val="NormalTableHeading"/>
              <w:spacing w:before="0" w:after="0"/>
              <w:rPr>
                <w:rFonts w:ascii="Arial" w:hAnsi="Arial" w:cs="Arial"/>
                <w:b w:val="0"/>
                <w:sz w:val="20"/>
              </w:rPr>
            </w:pPr>
            <w:r>
              <w:rPr>
                <w:rFonts w:ascii="Arial" w:hAnsi="Arial" w:cs="Arial"/>
                <w:b w:val="0"/>
                <w:sz w:val="20"/>
              </w:rPr>
              <w:t xml:space="preserve">Robertson’s Remedial and Painting </w:t>
            </w:r>
            <w:r w:rsidR="001B67D8" w:rsidRPr="00B57B16">
              <w:rPr>
                <w:rFonts w:ascii="Arial" w:hAnsi="Arial" w:cs="Arial"/>
                <w:b w:val="0"/>
                <w:sz w:val="20"/>
              </w:rPr>
              <w:t>Pty Ltd</w:t>
            </w:r>
          </w:p>
          <w:p w14:paraId="1222DFFD" w14:textId="77777777" w:rsidR="001B67D8" w:rsidRPr="00B57B16" w:rsidRDefault="001B67D8" w:rsidP="001B67D8">
            <w:pPr>
              <w:tabs>
                <w:tab w:val="left" w:pos="2970"/>
              </w:tabs>
              <w:outlineLvl w:val="0"/>
              <w:rPr>
                <w:rFonts w:cs="Arial"/>
                <w:szCs w:val="20"/>
              </w:rPr>
            </w:pPr>
            <w:r w:rsidRPr="00B57B16">
              <w:rPr>
                <w:rFonts w:cs="Arial"/>
                <w:szCs w:val="20"/>
              </w:rPr>
              <w:t xml:space="preserve">Unit 10/56 Buffalo Road </w:t>
            </w:r>
          </w:p>
          <w:p w14:paraId="5EF7AC00" w14:textId="77777777" w:rsidR="001B67D8" w:rsidRPr="00B57B16" w:rsidRDefault="001B67D8" w:rsidP="001B67D8">
            <w:pPr>
              <w:tabs>
                <w:tab w:val="left" w:pos="2970"/>
              </w:tabs>
              <w:rPr>
                <w:rFonts w:cs="Arial"/>
                <w:szCs w:val="20"/>
                <w:lang w:val="en-US"/>
              </w:rPr>
            </w:pPr>
            <w:r w:rsidRPr="00B57B16">
              <w:rPr>
                <w:rFonts w:cs="Arial"/>
                <w:szCs w:val="20"/>
              </w:rPr>
              <w:t>Gladesville NSW 2111</w:t>
            </w:r>
          </w:p>
          <w:p w14:paraId="5E8E5397" w14:textId="77777777" w:rsidR="001B67D8" w:rsidRPr="00B57B16" w:rsidRDefault="001B67D8" w:rsidP="001B67D8">
            <w:pPr>
              <w:pStyle w:val="Footer"/>
              <w:rPr>
                <w:rFonts w:cs="Arial"/>
                <w:szCs w:val="20"/>
              </w:rPr>
            </w:pPr>
            <w:r w:rsidRPr="00B57B16">
              <w:rPr>
                <w:rFonts w:cs="Arial"/>
                <w:szCs w:val="20"/>
              </w:rPr>
              <w:t>Phone: (02) 9181 3519</w:t>
            </w:r>
          </w:p>
          <w:p w14:paraId="6A31C05C" w14:textId="1529AEA9" w:rsidR="007D43F3" w:rsidRPr="009D14FC" w:rsidRDefault="001B67D8" w:rsidP="001B67D8">
            <w:pPr>
              <w:pStyle w:val="Technical4"/>
              <w:tabs>
                <w:tab w:val="clear" w:pos="-720"/>
              </w:tabs>
              <w:suppressAutoHyphens w:val="0"/>
              <w:rPr>
                <w:rFonts w:ascii="Arial" w:hAnsi="Arial" w:cs="Arial"/>
                <w:b w:val="0"/>
                <w:sz w:val="20"/>
                <w:lang w:val="en-AU"/>
              </w:rPr>
            </w:pPr>
            <w:r w:rsidRPr="00B57B16">
              <w:rPr>
                <w:rFonts w:ascii="Arial" w:hAnsi="Arial" w:cs="Arial"/>
                <w:b w:val="0"/>
                <w:sz w:val="20"/>
              </w:rPr>
              <w:t>A.B.N 16 140 746 247</w:t>
            </w:r>
          </w:p>
        </w:tc>
        <w:tc>
          <w:tcPr>
            <w:tcW w:w="2520" w:type="pct"/>
            <w:gridSpan w:val="5"/>
          </w:tcPr>
          <w:p w14:paraId="47230DE4" w14:textId="77777777" w:rsidR="007D43F3" w:rsidRPr="009D14FC" w:rsidRDefault="007D43F3" w:rsidP="007D43F3">
            <w:pPr>
              <w:pStyle w:val="NormalTableHeading"/>
              <w:spacing w:before="0" w:after="0"/>
              <w:rPr>
                <w:rFonts w:ascii="Arial" w:hAnsi="Arial" w:cs="Arial"/>
                <w:color w:val="auto"/>
                <w:sz w:val="20"/>
              </w:rPr>
            </w:pPr>
            <w:r w:rsidRPr="009D14FC">
              <w:rPr>
                <w:rFonts w:ascii="Arial" w:hAnsi="Arial" w:cs="Arial"/>
                <w:color w:val="auto"/>
                <w:sz w:val="20"/>
              </w:rPr>
              <w:t>Site Location:</w:t>
            </w:r>
          </w:p>
          <w:p w14:paraId="2D09639E" w14:textId="70D0E245" w:rsidR="007D43F3" w:rsidRPr="009D14FC" w:rsidRDefault="00A22824" w:rsidP="007D43F3">
            <w:pPr>
              <w:pStyle w:val="Technical4"/>
              <w:tabs>
                <w:tab w:val="clear" w:pos="-720"/>
              </w:tabs>
              <w:suppressAutoHyphens w:val="0"/>
              <w:rPr>
                <w:rFonts w:ascii="Arial" w:hAnsi="Arial" w:cs="Arial"/>
                <w:sz w:val="20"/>
                <w:lang w:val="en-AU"/>
              </w:rPr>
            </w:pPr>
            <w:ins w:id="3" w:author="Alan Richardson" w:date="2026-02-20T08:38:00Z" w16du:dateUtc="2026-02-19T21:38:00Z">
              <w:r>
                <w:rPr>
                  <w:rFonts w:ascii="Arial" w:hAnsi="Arial" w:cs="Arial"/>
                  <w:b w:val="0"/>
                  <w:sz w:val="20"/>
                </w:rPr>
                <w:t>3 Palm Ave Breakfast Point</w:t>
              </w:r>
            </w:ins>
            <w:del w:id="4" w:author="Alan Richardson" w:date="2026-02-20T08:38:00Z" w16du:dateUtc="2026-02-19T21:38:00Z">
              <w:r w:rsidR="007D43F3" w:rsidRPr="009D14FC" w:rsidDel="00A22824">
                <w:rPr>
                  <w:rFonts w:ascii="Arial" w:hAnsi="Arial" w:cs="Arial"/>
                  <w:b w:val="0"/>
                  <w:sz w:val="20"/>
                </w:rPr>
                <w:fldChar w:fldCharType="begin">
                  <w:ffData>
                    <w:name w:val="Text159"/>
                    <w:enabled/>
                    <w:calcOnExit w:val="0"/>
                    <w:textInput/>
                  </w:ffData>
                </w:fldChar>
              </w:r>
              <w:bookmarkStart w:id="5" w:name="Text159"/>
              <w:r w:rsidR="007D43F3" w:rsidRPr="009D14FC" w:rsidDel="00A22824">
                <w:rPr>
                  <w:rFonts w:ascii="Arial" w:hAnsi="Arial" w:cs="Arial"/>
                  <w:b w:val="0"/>
                  <w:sz w:val="20"/>
                </w:rPr>
                <w:delInstrText xml:space="preserve"> FORMTEXT </w:delInstrText>
              </w:r>
              <w:r w:rsidR="007D43F3" w:rsidRPr="009D14FC" w:rsidDel="00A22824">
                <w:rPr>
                  <w:rFonts w:ascii="Arial" w:hAnsi="Arial" w:cs="Arial"/>
                  <w:b w:val="0"/>
                  <w:sz w:val="20"/>
                </w:rPr>
              </w:r>
              <w:r w:rsidR="007D43F3" w:rsidRPr="009D14FC" w:rsidDel="00A22824">
                <w:rPr>
                  <w:rFonts w:ascii="Arial" w:hAnsi="Arial" w:cs="Arial"/>
                  <w:b w:val="0"/>
                  <w:sz w:val="20"/>
                </w:rPr>
                <w:fldChar w:fldCharType="separate"/>
              </w:r>
              <w:r w:rsidR="005028CF" w:rsidDel="00A22824">
                <w:rPr>
                  <w:rFonts w:ascii="Arial" w:hAnsi="Arial" w:cs="Arial"/>
                  <w:b w:val="0"/>
                  <w:noProof/>
                  <w:sz w:val="20"/>
                </w:rPr>
                <w:delText> </w:delText>
              </w:r>
              <w:r w:rsidR="005028CF" w:rsidDel="00A22824">
                <w:rPr>
                  <w:rFonts w:ascii="Arial" w:hAnsi="Arial" w:cs="Arial"/>
                  <w:b w:val="0"/>
                  <w:noProof/>
                  <w:sz w:val="20"/>
                </w:rPr>
                <w:delText> </w:delText>
              </w:r>
              <w:r w:rsidR="005028CF" w:rsidDel="00A22824">
                <w:rPr>
                  <w:rFonts w:ascii="Arial" w:hAnsi="Arial" w:cs="Arial"/>
                  <w:b w:val="0"/>
                  <w:noProof/>
                  <w:sz w:val="20"/>
                </w:rPr>
                <w:delText> </w:delText>
              </w:r>
              <w:r w:rsidR="005028CF" w:rsidDel="00A22824">
                <w:rPr>
                  <w:rFonts w:ascii="Arial" w:hAnsi="Arial" w:cs="Arial"/>
                  <w:b w:val="0"/>
                  <w:noProof/>
                  <w:sz w:val="20"/>
                </w:rPr>
                <w:delText> </w:delText>
              </w:r>
              <w:r w:rsidR="005028CF" w:rsidDel="00A22824">
                <w:rPr>
                  <w:rFonts w:ascii="Arial" w:hAnsi="Arial" w:cs="Arial"/>
                  <w:b w:val="0"/>
                  <w:noProof/>
                  <w:sz w:val="20"/>
                </w:rPr>
                <w:delText> </w:delText>
              </w:r>
              <w:r w:rsidR="007D43F3" w:rsidRPr="009D14FC" w:rsidDel="00A22824">
                <w:rPr>
                  <w:rFonts w:ascii="Arial" w:hAnsi="Arial" w:cs="Arial"/>
                  <w:b w:val="0"/>
                  <w:sz w:val="20"/>
                </w:rPr>
                <w:fldChar w:fldCharType="end"/>
              </w:r>
            </w:del>
            <w:bookmarkEnd w:id="5"/>
          </w:p>
        </w:tc>
      </w:tr>
      <w:tr w:rsidR="007D43F3" w:rsidRPr="00323DBA" w14:paraId="20F9690B" w14:textId="77777777" w:rsidTr="0017039C">
        <w:trPr>
          <w:cantSplit/>
          <w:trHeight w:val="355"/>
        </w:trPr>
        <w:tc>
          <w:tcPr>
            <w:tcW w:w="5000" w:type="pct"/>
            <w:gridSpan w:val="9"/>
            <w:vAlign w:val="center"/>
          </w:tcPr>
          <w:p w14:paraId="19CC1C59" w14:textId="6FDE5638" w:rsidR="007D43F3" w:rsidRPr="009D14FC" w:rsidRDefault="007D43F3" w:rsidP="007D43F3">
            <w:pPr>
              <w:rPr>
                <w:rFonts w:cs="Arial"/>
                <w:b/>
                <w:szCs w:val="20"/>
              </w:rPr>
            </w:pPr>
            <w:r w:rsidRPr="009D14FC">
              <w:rPr>
                <w:rFonts w:cs="Arial"/>
                <w:b/>
                <w:szCs w:val="20"/>
              </w:rPr>
              <w:t>Name &amp; Phone Number of Person Completing SWI:</w:t>
            </w:r>
            <w:ins w:id="6" w:author="Alan Richardson" w:date="2026-02-20T08:38:00Z" w16du:dateUtc="2026-02-19T21:38:00Z">
              <w:r w:rsidR="004837D8">
                <w:rPr>
                  <w:rFonts w:cs="Arial"/>
                  <w:b/>
                  <w:szCs w:val="20"/>
                </w:rPr>
                <w:t xml:space="preserve"> </w:t>
              </w:r>
              <w:r w:rsidR="004837D8">
                <w:rPr>
                  <w:rFonts w:cs="Arial"/>
                  <w:szCs w:val="20"/>
                </w:rPr>
                <w:t>Alan Richardson 0417238448</w:t>
              </w:r>
              <w:r w:rsidR="004837D8" w:rsidRPr="009D14FC">
                <w:rPr>
                  <w:rFonts w:cs="Arial"/>
                  <w:b/>
                  <w:szCs w:val="20"/>
                </w:rPr>
                <w:tab/>
              </w:r>
            </w:ins>
            <w:r w:rsidRPr="009D14FC">
              <w:rPr>
                <w:rFonts w:cs="Arial"/>
                <w:b/>
                <w:szCs w:val="20"/>
              </w:rPr>
              <w:t xml:space="preserve"> </w:t>
            </w:r>
            <w:del w:id="7" w:author="Alan Richardson" w:date="2026-02-20T08:35:00Z" w16du:dateUtc="2026-02-19T21:35:00Z">
              <w:r w:rsidRPr="009D14FC" w:rsidDel="000A519D">
                <w:rPr>
                  <w:rFonts w:cs="Arial"/>
                  <w:szCs w:val="20"/>
                </w:rPr>
                <w:delText>Ben Knox</w:delText>
              </w:r>
            </w:del>
            <w:del w:id="8" w:author="Alan Richardson" w:date="2026-02-20T08:33:00Z" w16du:dateUtc="2026-02-19T21:33:00Z">
              <w:r w:rsidRPr="009D14FC" w:rsidDel="00D16313">
                <w:rPr>
                  <w:rFonts w:cs="Arial"/>
                  <w:szCs w:val="20"/>
                </w:rPr>
                <w:delText xml:space="preserve"> (0408 253 832)</w:delText>
              </w:r>
              <w:r w:rsidRPr="009D14FC" w:rsidDel="00D16313">
                <w:rPr>
                  <w:rFonts w:cs="Arial"/>
                  <w:b/>
                  <w:szCs w:val="20"/>
                </w:rPr>
                <w:tab/>
              </w:r>
            </w:del>
            <w:r w:rsidRPr="009D14FC">
              <w:rPr>
                <w:rFonts w:cs="Arial"/>
                <w:b/>
                <w:szCs w:val="20"/>
              </w:rPr>
              <w:tab/>
            </w:r>
            <w:r w:rsidRPr="009D14FC">
              <w:rPr>
                <w:rFonts w:cs="Arial"/>
                <w:b/>
                <w:szCs w:val="20"/>
              </w:rPr>
              <w:tab/>
            </w:r>
            <w:r w:rsidRPr="009D14FC">
              <w:rPr>
                <w:rFonts w:cs="Arial"/>
                <w:b/>
                <w:szCs w:val="20"/>
              </w:rPr>
              <w:tab/>
            </w:r>
            <w:r w:rsidRPr="009D14FC">
              <w:rPr>
                <w:rFonts w:cs="Arial"/>
                <w:b/>
                <w:szCs w:val="20"/>
              </w:rPr>
              <w:tab/>
            </w:r>
            <w:r w:rsidRPr="009D14FC">
              <w:rPr>
                <w:rFonts w:cs="Arial"/>
                <w:b/>
                <w:szCs w:val="20"/>
              </w:rPr>
              <w:tab/>
            </w:r>
            <w:r w:rsidRPr="009D14FC">
              <w:rPr>
                <w:rFonts w:cs="Arial"/>
                <w:b/>
                <w:szCs w:val="20"/>
              </w:rPr>
              <w:tab/>
            </w:r>
            <w:r w:rsidRPr="009D14FC">
              <w:rPr>
                <w:rFonts w:cs="Arial"/>
                <w:b/>
                <w:szCs w:val="20"/>
              </w:rPr>
              <w:tab/>
            </w:r>
            <w:r w:rsidRPr="009D14FC">
              <w:rPr>
                <w:rFonts w:cs="Arial"/>
                <w:b/>
                <w:szCs w:val="20"/>
              </w:rPr>
              <w:tab/>
            </w:r>
          </w:p>
          <w:p w14:paraId="6C44A84C" w14:textId="1246B71F" w:rsidR="007D43F3" w:rsidRPr="009D14FC" w:rsidRDefault="007D43F3" w:rsidP="007D43F3">
            <w:pPr>
              <w:pStyle w:val="Technical4"/>
              <w:tabs>
                <w:tab w:val="clear" w:pos="-720"/>
              </w:tabs>
              <w:suppressAutoHyphens w:val="0"/>
              <w:rPr>
                <w:rFonts w:ascii="Arial" w:hAnsi="Arial" w:cs="Arial"/>
                <w:sz w:val="20"/>
                <w:lang w:val="en-AU"/>
              </w:rPr>
            </w:pPr>
            <w:r w:rsidRPr="009D14FC">
              <w:rPr>
                <w:rFonts w:ascii="Arial" w:hAnsi="Arial" w:cs="Arial"/>
                <w:sz w:val="20"/>
              </w:rPr>
              <w:t>Name &amp; Phone Number of the Person Supervising the Work:</w:t>
            </w:r>
            <w:r w:rsidRPr="009D14FC">
              <w:rPr>
                <w:rFonts w:ascii="Arial" w:hAnsi="Arial" w:cs="Arial"/>
                <w:sz w:val="20"/>
              </w:rPr>
              <w:tab/>
            </w:r>
            <w:ins w:id="9" w:author="Alan Richardson" w:date="2026-02-20T08:38:00Z" w16du:dateUtc="2026-02-19T21:38:00Z">
              <w:r w:rsidR="0052783B" w:rsidRPr="0052783B">
                <w:rPr>
                  <w:rFonts w:ascii="Arial" w:hAnsi="Arial" w:cs="Arial"/>
                  <w:b w:val="0"/>
                  <w:sz w:val="20"/>
                </w:rPr>
                <w:t>Nick Vuckovic 0477 990 002</w:t>
              </w:r>
            </w:ins>
            <w:del w:id="10" w:author="Alan Richardson" w:date="2026-02-20T08:38:00Z" w16du:dateUtc="2026-02-19T21:38:00Z">
              <w:r w:rsidDel="00DF0204">
                <w:rPr>
                  <w:rFonts w:ascii="Arial" w:hAnsi="Arial" w:cs="Arial"/>
                  <w:b w:val="0"/>
                  <w:sz w:val="20"/>
                </w:rPr>
                <w:fldChar w:fldCharType="begin">
                  <w:ffData>
                    <w:name w:val="Text160"/>
                    <w:enabled/>
                    <w:calcOnExit w:val="0"/>
                    <w:textInput/>
                  </w:ffData>
                </w:fldChar>
              </w:r>
              <w:bookmarkStart w:id="11" w:name="Text160"/>
              <w:r w:rsidDel="00DF0204">
                <w:rPr>
                  <w:rFonts w:ascii="Arial" w:hAnsi="Arial" w:cs="Arial"/>
                  <w:b w:val="0"/>
                  <w:sz w:val="20"/>
                </w:rPr>
                <w:delInstrText xml:space="preserve"> FORMTEXT </w:delInstrText>
              </w:r>
              <w:r w:rsidDel="00DF0204">
                <w:rPr>
                  <w:rFonts w:ascii="Arial" w:hAnsi="Arial" w:cs="Arial"/>
                  <w:b w:val="0"/>
                  <w:sz w:val="20"/>
                </w:rPr>
              </w:r>
              <w:r w:rsidDel="00DF0204">
                <w:rPr>
                  <w:rFonts w:ascii="Arial" w:hAnsi="Arial" w:cs="Arial"/>
                  <w:b w:val="0"/>
                  <w:sz w:val="20"/>
                </w:rPr>
                <w:fldChar w:fldCharType="separate"/>
              </w:r>
              <w:r w:rsidR="005028CF" w:rsidDel="00DF0204">
                <w:rPr>
                  <w:rFonts w:ascii="Arial" w:hAnsi="Arial" w:cs="Arial"/>
                  <w:b w:val="0"/>
                  <w:noProof/>
                  <w:sz w:val="20"/>
                </w:rPr>
                <w:delText> </w:delText>
              </w:r>
              <w:r w:rsidR="005028CF" w:rsidDel="00DF0204">
                <w:rPr>
                  <w:rFonts w:ascii="Arial" w:hAnsi="Arial" w:cs="Arial"/>
                  <w:b w:val="0"/>
                  <w:noProof/>
                  <w:sz w:val="20"/>
                </w:rPr>
                <w:delText> </w:delText>
              </w:r>
              <w:r w:rsidR="005028CF" w:rsidDel="00DF0204">
                <w:rPr>
                  <w:rFonts w:ascii="Arial" w:hAnsi="Arial" w:cs="Arial"/>
                  <w:b w:val="0"/>
                  <w:noProof/>
                  <w:sz w:val="20"/>
                </w:rPr>
                <w:delText> </w:delText>
              </w:r>
              <w:r w:rsidR="005028CF" w:rsidDel="00DF0204">
                <w:rPr>
                  <w:rFonts w:ascii="Arial" w:hAnsi="Arial" w:cs="Arial"/>
                  <w:b w:val="0"/>
                  <w:noProof/>
                  <w:sz w:val="20"/>
                </w:rPr>
                <w:delText> </w:delText>
              </w:r>
              <w:r w:rsidR="005028CF" w:rsidDel="00DF0204">
                <w:rPr>
                  <w:rFonts w:ascii="Arial" w:hAnsi="Arial" w:cs="Arial"/>
                  <w:b w:val="0"/>
                  <w:noProof/>
                  <w:sz w:val="20"/>
                </w:rPr>
                <w:delText> </w:delText>
              </w:r>
              <w:r w:rsidDel="00DF0204">
                <w:rPr>
                  <w:rFonts w:ascii="Arial" w:hAnsi="Arial" w:cs="Arial"/>
                  <w:b w:val="0"/>
                  <w:sz w:val="20"/>
                </w:rPr>
                <w:fldChar w:fldCharType="end"/>
              </w:r>
            </w:del>
            <w:bookmarkEnd w:id="11"/>
          </w:p>
        </w:tc>
      </w:tr>
      <w:tr w:rsidR="007D43F3" w:rsidRPr="00323DBA" w14:paraId="0DA8AF27" w14:textId="77777777" w:rsidTr="0017039C">
        <w:trPr>
          <w:cantSplit/>
          <w:trHeight w:val="355"/>
        </w:trPr>
        <w:tc>
          <w:tcPr>
            <w:tcW w:w="5000" w:type="pct"/>
            <w:gridSpan w:val="9"/>
            <w:vAlign w:val="center"/>
          </w:tcPr>
          <w:p w14:paraId="4ABB473C" w14:textId="6B43B45D" w:rsidR="007D43F3" w:rsidRPr="009D14FC" w:rsidRDefault="007D43F3" w:rsidP="007D43F3">
            <w:pPr>
              <w:pStyle w:val="Technical4"/>
              <w:tabs>
                <w:tab w:val="clear" w:pos="-720"/>
              </w:tabs>
              <w:suppressAutoHyphens w:val="0"/>
              <w:rPr>
                <w:rFonts w:ascii="Arial" w:hAnsi="Arial" w:cs="Arial"/>
                <w:sz w:val="20"/>
                <w:lang w:val="en-AU"/>
              </w:rPr>
            </w:pPr>
            <w:proofErr w:type="gramStart"/>
            <w:r w:rsidRPr="009D14FC">
              <w:rPr>
                <w:rFonts w:ascii="Arial" w:hAnsi="Arial" w:cs="Arial"/>
                <w:sz w:val="20"/>
              </w:rPr>
              <w:t>Comments;</w:t>
            </w:r>
            <w:proofErr w:type="gramEnd"/>
            <w:r w:rsidRPr="009D14FC">
              <w:rPr>
                <w:rFonts w:ascii="Arial" w:hAnsi="Arial" w:cs="Arial"/>
                <w:sz w:val="20"/>
              </w:rPr>
              <w:t xml:space="preserve"> </w:t>
            </w:r>
            <w:r w:rsidRPr="009D14FC">
              <w:rPr>
                <w:rFonts w:ascii="Arial" w:hAnsi="Arial" w:cs="Arial"/>
                <w:b w:val="0"/>
                <w:sz w:val="20"/>
              </w:rPr>
              <w:t>This Safe Work Instruction (SWI) is to be used in conjunction with the Safe Work Method Statement for the task being performed. Operating instructions from the supplier of plant are to be obtained and followed.</w:t>
            </w:r>
          </w:p>
        </w:tc>
      </w:tr>
      <w:tr w:rsidR="00DE4282" w:rsidRPr="00323DBA" w14:paraId="257579A6" w14:textId="77777777" w:rsidTr="00530490">
        <w:trPr>
          <w:cantSplit/>
          <w:trHeight w:val="355"/>
        </w:trPr>
        <w:tc>
          <w:tcPr>
            <w:tcW w:w="697" w:type="pct"/>
            <w:vAlign w:val="center"/>
          </w:tcPr>
          <w:p w14:paraId="178785D3" w14:textId="77777777" w:rsidR="00DE4282" w:rsidRPr="009D14FC" w:rsidRDefault="00DE4282"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t xml:space="preserve">Procedure </w:t>
            </w:r>
          </w:p>
          <w:p w14:paraId="45259CE9" w14:textId="77777777" w:rsidR="00DE4282" w:rsidRPr="009D14FC" w:rsidRDefault="00DE4282"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t>(In Steps):</w:t>
            </w:r>
          </w:p>
        </w:tc>
        <w:tc>
          <w:tcPr>
            <w:tcW w:w="767" w:type="pct"/>
            <w:vAlign w:val="center"/>
          </w:tcPr>
          <w:p w14:paraId="4F016565" w14:textId="77777777" w:rsidR="00DE4282" w:rsidRPr="009D14FC" w:rsidRDefault="00DE4282"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t>Possible Hazards:</w:t>
            </w:r>
          </w:p>
        </w:tc>
        <w:tc>
          <w:tcPr>
            <w:tcW w:w="421" w:type="pct"/>
            <w:tcBorders>
              <w:bottom w:val="single" w:sz="4" w:space="0" w:color="auto"/>
            </w:tcBorders>
            <w:vAlign w:val="center"/>
          </w:tcPr>
          <w:p w14:paraId="039BA9DD" w14:textId="77777777" w:rsidR="00DE4282" w:rsidRPr="009D14FC" w:rsidRDefault="00DE4282" w:rsidP="00530490">
            <w:pPr>
              <w:pStyle w:val="Technical4"/>
              <w:tabs>
                <w:tab w:val="clear" w:pos="-720"/>
              </w:tabs>
              <w:suppressAutoHyphens w:val="0"/>
              <w:jc w:val="center"/>
              <w:rPr>
                <w:rFonts w:ascii="Arial" w:hAnsi="Arial" w:cs="Arial"/>
                <w:sz w:val="20"/>
                <w:lang w:val="en-AU"/>
              </w:rPr>
            </w:pPr>
            <w:r w:rsidRPr="009D14FC">
              <w:rPr>
                <w:rFonts w:ascii="Arial" w:hAnsi="Arial" w:cs="Arial"/>
                <w:sz w:val="20"/>
                <w:lang w:val="en-AU"/>
              </w:rPr>
              <w:t>Risk Score</w:t>
            </w:r>
          </w:p>
        </w:tc>
        <w:tc>
          <w:tcPr>
            <w:tcW w:w="2232" w:type="pct"/>
            <w:gridSpan w:val="4"/>
            <w:vAlign w:val="center"/>
          </w:tcPr>
          <w:p w14:paraId="05D0326B" w14:textId="77777777" w:rsidR="00DE4282" w:rsidRPr="009D14FC" w:rsidRDefault="00DE4282"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t>Safety Controls:</w:t>
            </w:r>
          </w:p>
        </w:tc>
        <w:tc>
          <w:tcPr>
            <w:tcW w:w="389" w:type="pct"/>
            <w:tcBorders>
              <w:bottom w:val="single" w:sz="4" w:space="0" w:color="auto"/>
            </w:tcBorders>
            <w:vAlign w:val="center"/>
          </w:tcPr>
          <w:p w14:paraId="1F2AF004" w14:textId="77777777" w:rsidR="00DE4282" w:rsidRPr="00B87F36" w:rsidRDefault="00DE4282" w:rsidP="00530490">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Residual Risk</w:t>
            </w:r>
          </w:p>
        </w:tc>
        <w:tc>
          <w:tcPr>
            <w:tcW w:w="494" w:type="pct"/>
            <w:vAlign w:val="center"/>
          </w:tcPr>
          <w:p w14:paraId="4D468552" w14:textId="77777777" w:rsidR="00DE4282" w:rsidRPr="00B87F36" w:rsidRDefault="00DE4282" w:rsidP="00530490">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Responsible Person</w:t>
            </w:r>
          </w:p>
        </w:tc>
      </w:tr>
      <w:tr w:rsidR="006A4D35" w:rsidRPr="00B87F36" w14:paraId="34864582" w14:textId="77777777" w:rsidTr="00212251">
        <w:trPr>
          <w:cantSplit/>
          <w:trHeight w:val="486"/>
        </w:trPr>
        <w:tc>
          <w:tcPr>
            <w:tcW w:w="697" w:type="pct"/>
            <w:vAlign w:val="center"/>
          </w:tcPr>
          <w:p w14:paraId="5A1154FC" w14:textId="2CCA99C0" w:rsidR="006A4D35" w:rsidRDefault="006A4D35" w:rsidP="00212251">
            <w:pPr>
              <w:rPr>
                <w:rFonts w:cs="Arial"/>
                <w:szCs w:val="20"/>
              </w:rPr>
            </w:pPr>
            <w:r w:rsidRPr="004A6CC6">
              <w:rPr>
                <w:rFonts w:cs="Arial"/>
                <w:szCs w:val="20"/>
              </w:rPr>
              <w:t xml:space="preserve">Planning for the setup of EWP </w:t>
            </w:r>
          </w:p>
        </w:tc>
        <w:tc>
          <w:tcPr>
            <w:tcW w:w="767" w:type="pct"/>
            <w:vAlign w:val="center"/>
          </w:tcPr>
          <w:p w14:paraId="65F62FEC" w14:textId="0C1FB3D1" w:rsidR="006A4D35" w:rsidRDefault="006A4D35" w:rsidP="00212251">
            <w:pPr>
              <w:rPr>
                <w:rFonts w:cs="Arial"/>
                <w:szCs w:val="20"/>
              </w:rPr>
            </w:pPr>
            <w:r w:rsidRPr="004A6CC6">
              <w:rPr>
                <w:rFonts w:cs="Arial"/>
                <w:szCs w:val="20"/>
              </w:rPr>
              <w:t xml:space="preserve">Untrained or unlicensed </w:t>
            </w:r>
            <w:r>
              <w:rPr>
                <w:rFonts w:cs="Arial"/>
                <w:szCs w:val="20"/>
              </w:rPr>
              <w:t>workers</w:t>
            </w:r>
            <w:r w:rsidRPr="004A6CC6">
              <w:rPr>
                <w:rFonts w:cs="Arial"/>
                <w:szCs w:val="20"/>
              </w:rPr>
              <w:t xml:space="preserve"> may access site </w:t>
            </w:r>
          </w:p>
        </w:tc>
        <w:tc>
          <w:tcPr>
            <w:tcW w:w="421" w:type="pct"/>
            <w:shd w:val="clear" w:color="auto" w:fill="FFFF00"/>
            <w:vAlign w:val="center"/>
          </w:tcPr>
          <w:p w14:paraId="7638D554" w14:textId="7A5BAEAD" w:rsidR="00600BD2" w:rsidRDefault="00600BD2" w:rsidP="004B7C07">
            <w:pPr>
              <w:jc w:val="center"/>
              <w:rPr>
                <w:rFonts w:cs="Arial"/>
                <w:szCs w:val="20"/>
              </w:rPr>
            </w:pPr>
            <w:r>
              <w:rPr>
                <w:rFonts w:cs="Arial"/>
                <w:szCs w:val="20"/>
              </w:rPr>
              <w:t>Medium</w:t>
            </w:r>
          </w:p>
          <w:p w14:paraId="30994B8C" w14:textId="76ED80B0" w:rsidR="006A4D35" w:rsidRPr="00B87F36" w:rsidRDefault="00600BD2" w:rsidP="004B7C07">
            <w:pPr>
              <w:jc w:val="center"/>
              <w:rPr>
                <w:rFonts w:cs="Arial"/>
                <w:szCs w:val="20"/>
              </w:rPr>
            </w:pPr>
            <w:r>
              <w:rPr>
                <w:rFonts w:cs="Arial"/>
                <w:szCs w:val="20"/>
              </w:rPr>
              <w:t>(3)</w:t>
            </w:r>
          </w:p>
        </w:tc>
        <w:tc>
          <w:tcPr>
            <w:tcW w:w="2232" w:type="pct"/>
            <w:gridSpan w:val="4"/>
            <w:vAlign w:val="center"/>
          </w:tcPr>
          <w:p w14:paraId="332E557A" w14:textId="77777777" w:rsidR="007D43F3" w:rsidRDefault="007D43F3" w:rsidP="00530490">
            <w:pPr>
              <w:rPr>
                <w:rFonts w:cs="Arial"/>
                <w:szCs w:val="20"/>
              </w:rPr>
            </w:pPr>
          </w:p>
          <w:p w14:paraId="42C19584" w14:textId="5082561C" w:rsidR="006A4D35" w:rsidRPr="004A6CC6" w:rsidRDefault="006A4D35" w:rsidP="00530490">
            <w:pPr>
              <w:rPr>
                <w:rFonts w:cs="Arial"/>
                <w:szCs w:val="20"/>
              </w:rPr>
            </w:pPr>
            <w:r w:rsidRPr="004A6CC6">
              <w:rPr>
                <w:rFonts w:cs="Arial"/>
                <w:szCs w:val="20"/>
              </w:rPr>
              <w:t xml:space="preserve">All </w:t>
            </w:r>
            <w:r>
              <w:rPr>
                <w:rFonts w:cs="Arial"/>
                <w:szCs w:val="20"/>
              </w:rPr>
              <w:t xml:space="preserve">workers must have a </w:t>
            </w:r>
            <w:r w:rsidRPr="004A6CC6">
              <w:rPr>
                <w:rFonts w:cs="Arial"/>
                <w:szCs w:val="20"/>
              </w:rPr>
              <w:t>Con</w:t>
            </w:r>
            <w:r>
              <w:rPr>
                <w:rFonts w:cs="Arial"/>
                <w:szCs w:val="20"/>
              </w:rPr>
              <w:t>struction Induction Certificate</w:t>
            </w:r>
            <w:r w:rsidRPr="004A6CC6">
              <w:rPr>
                <w:rFonts w:cs="Arial"/>
                <w:szCs w:val="20"/>
              </w:rPr>
              <w:t>.</w:t>
            </w:r>
          </w:p>
          <w:p w14:paraId="1791B0D0" w14:textId="77777777" w:rsidR="006A4D35" w:rsidRPr="004A6CC6" w:rsidRDefault="006A4D35" w:rsidP="00530490">
            <w:pPr>
              <w:rPr>
                <w:rFonts w:cs="Arial"/>
                <w:szCs w:val="20"/>
              </w:rPr>
            </w:pPr>
            <w:r w:rsidRPr="004A6CC6">
              <w:rPr>
                <w:rFonts w:cs="Arial"/>
                <w:szCs w:val="20"/>
              </w:rPr>
              <w:t xml:space="preserve">All </w:t>
            </w:r>
            <w:r>
              <w:rPr>
                <w:rFonts w:cs="Arial"/>
                <w:szCs w:val="20"/>
              </w:rPr>
              <w:t>workers</w:t>
            </w:r>
            <w:r w:rsidRPr="004A6CC6">
              <w:rPr>
                <w:rFonts w:cs="Arial"/>
                <w:szCs w:val="20"/>
              </w:rPr>
              <w:t xml:space="preserve"> must complete site induction upon arrival to site and sign in. </w:t>
            </w:r>
          </w:p>
          <w:p w14:paraId="4B38D675" w14:textId="77777777" w:rsidR="006A4D35" w:rsidRPr="004A6CC6" w:rsidRDefault="006A4D35" w:rsidP="00530490">
            <w:pPr>
              <w:rPr>
                <w:rFonts w:cs="Arial"/>
                <w:szCs w:val="20"/>
              </w:rPr>
            </w:pPr>
            <w:r w:rsidRPr="004A6CC6">
              <w:rPr>
                <w:rFonts w:cs="Arial"/>
                <w:szCs w:val="20"/>
              </w:rPr>
              <w:t xml:space="preserve">Where induction is not available </w:t>
            </w:r>
            <w:r>
              <w:rPr>
                <w:rFonts w:cs="Arial"/>
                <w:szCs w:val="20"/>
              </w:rPr>
              <w:t>workers</w:t>
            </w:r>
            <w:r w:rsidRPr="004A6CC6">
              <w:rPr>
                <w:rFonts w:cs="Arial"/>
                <w:szCs w:val="20"/>
              </w:rPr>
              <w:t xml:space="preserve"> to liaise with site controller about site hazards, emergency procedures and any other site requirements.</w:t>
            </w:r>
          </w:p>
          <w:p w14:paraId="5E881780" w14:textId="77777777" w:rsidR="006A4D35" w:rsidRPr="004A6CC6" w:rsidRDefault="006A4D35" w:rsidP="00530490">
            <w:pPr>
              <w:rPr>
                <w:rFonts w:cs="Arial"/>
                <w:szCs w:val="20"/>
              </w:rPr>
            </w:pPr>
            <w:r w:rsidRPr="004A6CC6">
              <w:rPr>
                <w:rFonts w:cs="Arial"/>
                <w:szCs w:val="20"/>
              </w:rPr>
              <w:t xml:space="preserve">All </w:t>
            </w:r>
            <w:r>
              <w:rPr>
                <w:rFonts w:cs="Arial"/>
                <w:szCs w:val="20"/>
              </w:rPr>
              <w:t>workers</w:t>
            </w:r>
            <w:r w:rsidRPr="004A6CC6">
              <w:rPr>
                <w:rFonts w:cs="Arial"/>
                <w:szCs w:val="20"/>
              </w:rPr>
              <w:t xml:space="preserve"> to be trained in and sign safe work method statement.</w:t>
            </w:r>
          </w:p>
          <w:p w14:paraId="25FA70E7" w14:textId="77777777" w:rsidR="006A4D35" w:rsidRPr="004A6CC6" w:rsidRDefault="006A4D35" w:rsidP="00530490">
            <w:pPr>
              <w:rPr>
                <w:rFonts w:cs="Arial"/>
                <w:szCs w:val="20"/>
              </w:rPr>
            </w:pPr>
            <w:r w:rsidRPr="004A6CC6">
              <w:rPr>
                <w:rFonts w:cs="Arial"/>
                <w:szCs w:val="20"/>
              </w:rPr>
              <w:t xml:space="preserve">All </w:t>
            </w:r>
            <w:r>
              <w:rPr>
                <w:rFonts w:cs="Arial"/>
                <w:szCs w:val="20"/>
              </w:rPr>
              <w:t>workers</w:t>
            </w:r>
            <w:r w:rsidRPr="004A6CC6">
              <w:rPr>
                <w:rFonts w:cs="Arial"/>
                <w:szCs w:val="20"/>
              </w:rPr>
              <w:t xml:space="preserve"> to be qualified/ licensed/ ticketed/ trained as required for activities </w:t>
            </w:r>
          </w:p>
          <w:p w14:paraId="13CA1ADF" w14:textId="77777777" w:rsidR="006A4D35" w:rsidRPr="004A6CC6" w:rsidRDefault="006A4D35" w:rsidP="00530490">
            <w:pPr>
              <w:rPr>
                <w:rFonts w:cs="Arial"/>
                <w:szCs w:val="20"/>
              </w:rPr>
            </w:pPr>
            <w:r w:rsidRPr="004A6CC6">
              <w:rPr>
                <w:rFonts w:cs="Arial"/>
                <w:szCs w:val="20"/>
              </w:rPr>
              <w:t xml:space="preserve">Operator to be familiar with the manufacturers operating instructions prior to operating machine, operator to refer to logbook on machine and conduct “Operator Daily Safety Checks”. </w:t>
            </w:r>
          </w:p>
          <w:p w14:paraId="4B75A564" w14:textId="77777777" w:rsidR="006A4D35" w:rsidRPr="004A6CC6" w:rsidRDefault="006A4D35" w:rsidP="00530490">
            <w:pPr>
              <w:rPr>
                <w:rFonts w:cs="Arial"/>
                <w:szCs w:val="20"/>
              </w:rPr>
            </w:pPr>
            <w:r w:rsidRPr="004A6CC6">
              <w:rPr>
                <w:rFonts w:cs="Arial"/>
                <w:szCs w:val="20"/>
              </w:rPr>
              <w:t>Toolbox talk to be conducted prior to commencement of works</w:t>
            </w:r>
          </w:p>
          <w:p w14:paraId="7B56D8FF" w14:textId="77777777" w:rsidR="006A4D35" w:rsidRPr="004A6CC6" w:rsidRDefault="006A4D35" w:rsidP="00530490">
            <w:pPr>
              <w:rPr>
                <w:rFonts w:cs="Arial"/>
                <w:szCs w:val="20"/>
              </w:rPr>
            </w:pPr>
            <w:r w:rsidRPr="004A6CC6">
              <w:rPr>
                <w:rFonts w:cs="Arial"/>
                <w:szCs w:val="20"/>
              </w:rPr>
              <w:t xml:space="preserve">All </w:t>
            </w:r>
            <w:r>
              <w:rPr>
                <w:rFonts w:cs="Arial"/>
                <w:szCs w:val="20"/>
              </w:rPr>
              <w:t>workers</w:t>
            </w:r>
            <w:r w:rsidRPr="004A6CC6">
              <w:rPr>
                <w:rFonts w:cs="Arial"/>
                <w:szCs w:val="20"/>
              </w:rPr>
              <w:t xml:space="preserve"> to be in a fit state to commence work, be </w:t>
            </w:r>
            <w:r>
              <w:rPr>
                <w:rFonts w:cs="Arial"/>
                <w:szCs w:val="20"/>
              </w:rPr>
              <w:t>Zero</w:t>
            </w:r>
            <w:r w:rsidRPr="004A6CC6">
              <w:rPr>
                <w:rFonts w:cs="Arial"/>
                <w:szCs w:val="20"/>
              </w:rPr>
              <w:t xml:space="preserve"> blood alcohol concentration, not be suffering from fatigue or under the influence of drugs</w:t>
            </w:r>
          </w:p>
          <w:p w14:paraId="03F41966" w14:textId="4DCFAF83" w:rsidR="006A4D35" w:rsidRDefault="006A4D35" w:rsidP="00530490">
            <w:pPr>
              <w:rPr>
                <w:rFonts w:cs="Arial"/>
                <w:szCs w:val="20"/>
              </w:rPr>
            </w:pPr>
            <w:r w:rsidRPr="004A6CC6">
              <w:rPr>
                <w:rFonts w:cs="Arial"/>
                <w:szCs w:val="20"/>
              </w:rPr>
              <w:t>For all work over 11m operators must hold a current certificate of competency</w:t>
            </w:r>
          </w:p>
        </w:tc>
        <w:tc>
          <w:tcPr>
            <w:tcW w:w="389" w:type="pct"/>
            <w:shd w:val="clear" w:color="auto" w:fill="00FA00"/>
            <w:vAlign w:val="center"/>
          </w:tcPr>
          <w:p w14:paraId="54F16CB9" w14:textId="1391F2FA" w:rsidR="00737E9B" w:rsidRPr="007D21E9" w:rsidRDefault="00737E9B" w:rsidP="004B7C07">
            <w:pPr>
              <w:jc w:val="center"/>
              <w:rPr>
                <w:rFonts w:cs="Arial"/>
                <w:szCs w:val="20"/>
              </w:rPr>
            </w:pPr>
            <w:r w:rsidRPr="007D21E9">
              <w:rPr>
                <w:rFonts w:cs="Arial"/>
                <w:szCs w:val="20"/>
              </w:rPr>
              <w:t>Low</w:t>
            </w:r>
          </w:p>
          <w:p w14:paraId="467F01DF" w14:textId="4CE4C621" w:rsidR="006A4D35" w:rsidRPr="00B87F36" w:rsidRDefault="00737E9B" w:rsidP="004B7C07">
            <w:pPr>
              <w:jc w:val="center"/>
              <w:rPr>
                <w:rFonts w:cs="Arial"/>
                <w:szCs w:val="20"/>
              </w:rPr>
            </w:pPr>
            <w:r w:rsidRPr="007D21E9">
              <w:rPr>
                <w:rFonts w:cs="Arial"/>
              </w:rPr>
              <w:t>(2)</w:t>
            </w:r>
          </w:p>
        </w:tc>
        <w:tc>
          <w:tcPr>
            <w:tcW w:w="494" w:type="pct"/>
            <w:vAlign w:val="center"/>
          </w:tcPr>
          <w:p w14:paraId="11779B1C" w14:textId="627678DA" w:rsidR="006A4D35" w:rsidRPr="00B87F36" w:rsidRDefault="006A4D35" w:rsidP="004B7C07">
            <w:pPr>
              <w:jc w:val="center"/>
              <w:rPr>
                <w:rFonts w:cs="Arial"/>
                <w:szCs w:val="20"/>
              </w:rPr>
            </w:pPr>
            <w:r>
              <w:rPr>
                <w:rFonts w:cs="Arial"/>
                <w:szCs w:val="20"/>
              </w:rPr>
              <w:t>Workers</w:t>
            </w:r>
            <w:r w:rsidR="00992F69">
              <w:rPr>
                <w:rFonts w:cs="Arial"/>
                <w:szCs w:val="20"/>
              </w:rPr>
              <w:t xml:space="preserve"> </w:t>
            </w:r>
            <w:r w:rsidR="004B7C07">
              <w:rPr>
                <w:rFonts w:cs="Arial"/>
                <w:szCs w:val="20"/>
              </w:rPr>
              <w:t>and</w:t>
            </w:r>
            <w:r>
              <w:rPr>
                <w:rFonts w:cs="Arial"/>
                <w:szCs w:val="20"/>
              </w:rPr>
              <w:t xml:space="preserve"> S</w:t>
            </w:r>
            <w:r w:rsidRPr="004A6CC6">
              <w:rPr>
                <w:rFonts w:cs="Arial"/>
                <w:szCs w:val="20"/>
              </w:rPr>
              <w:t>upervisor</w:t>
            </w:r>
          </w:p>
        </w:tc>
      </w:tr>
      <w:tr w:rsidR="00241B59" w:rsidRPr="00323DBA" w14:paraId="5DB94D82" w14:textId="77777777" w:rsidTr="00530490">
        <w:trPr>
          <w:cantSplit/>
          <w:trHeight w:val="454"/>
        </w:trPr>
        <w:tc>
          <w:tcPr>
            <w:tcW w:w="697" w:type="pct"/>
            <w:vAlign w:val="center"/>
          </w:tcPr>
          <w:p w14:paraId="4EB1F51B" w14:textId="77777777" w:rsidR="00241B59" w:rsidRPr="009D14FC" w:rsidRDefault="00241B59" w:rsidP="00530490">
            <w:pPr>
              <w:pStyle w:val="Technical4"/>
              <w:tabs>
                <w:tab w:val="clear" w:pos="-720"/>
              </w:tabs>
              <w:suppressAutoHyphens w:val="0"/>
              <w:rPr>
                <w:rFonts w:ascii="Arial" w:hAnsi="Arial" w:cs="Arial"/>
                <w:sz w:val="20"/>
                <w:lang w:val="en-AU"/>
              </w:rPr>
            </w:pPr>
          </w:p>
        </w:tc>
        <w:tc>
          <w:tcPr>
            <w:tcW w:w="767" w:type="pct"/>
            <w:vAlign w:val="center"/>
          </w:tcPr>
          <w:p w14:paraId="1C14E60D" w14:textId="77777777" w:rsidR="00241B59" w:rsidRPr="009D14FC" w:rsidRDefault="00241B59" w:rsidP="00530490">
            <w:pPr>
              <w:pStyle w:val="Technical4"/>
              <w:tabs>
                <w:tab w:val="clear" w:pos="-720"/>
              </w:tabs>
              <w:suppressAutoHyphens w:val="0"/>
              <w:rPr>
                <w:rFonts w:ascii="Arial" w:hAnsi="Arial" w:cs="Arial"/>
                <w:sz w:val="20"/>
                <w:lang w:val="en-AU"/>
              </w:rPr>
            </w:pPr>
          </w:p>
        </w:tc>
        <w:tc>
          <w:tcPr>
            <w:tcW w:w="421" w:type="pct"/>
            <w:tcBorders>
              <w:bottom w:val="single" w:sz="4" w:space="0" w:color="auto"/>
            </w:tcBorders>
            <w:vAlign w:val="center"/>
          </w:tcPr>
          <w:p w14:paraId="68CA4102" w14:textId="77777777" w:rsidR="00241B59" w:rsidRPr="009D14FC" w:rsidRDefault="00241B59" w:rsidP="00530490">
            <w:pPr>
              <w:pStyle w:val="Technical4"/>
              <w:tabs>
                <w:tab w:val="clear" w:pos="-720"/>
              </w:tabs>
              <w:suppressAutoHyphens w:val="0"/>
              <w:jc w:val="center"/>
              <w:rPr>
                <w:rFonts w:ascii="Arial" w:hAnsi="Arial" w:cs="Arial"/>
                <w:sz w:val="20"/>
                <w:lang w:val="en-AU"/>
              </w:rPr>
            </w:pPr>
          </w:p>
        </w:tc>
        <w:tc>
          <w:tcPr>
            <w:tcW w:w="2232" w:type="pct"/>
            <w:gridSpan w:val="4"/>
            <w:vAlign w:val="center"/>
          </w:tcPr>
          <w:p w14:paraId="322CE416" w14:textId="77777777" w:rsidR="00241B59" w:rsidRPr="009D14FC" w:rsidRDefault="00241B59" w:rsidP="00530490">
            <w:pPr>
              <w:pStyle w:val="Technical4"/>
              <w:tabs>
                <w:tab w:val="clear" w:pos="-720"/>
              </w:tabs>
              <w:suppressAutoHyphens w:val="0"/>
              <w:rPr>
                <w:rFonts w:ascii="Arial" w:hAnsi="Arial" w:cs="Arial"/>
                <w:sz w:val="20"/>
                <w:lang w:val="en-AU"/>
              </w:rPr>
            </w:pPr>
          </w:p>
        </w:tc>
        <w:tc>
          <w:tcPr>
            <w:tcW w:w="389" w:type="pct"/>
            <w:tcBorders>
              <w:bottom w:val="single" w:sz="4" w:space="0" w:color="auto"/>
            </w:tcBorders>
            <w:vAlign w:val="center"/>
          </w:tcPr>
          <w:p w14:paraId="7F36EB37" w14:textId="77777777" w:rsidR="00241B59" w:rsidRPr="00B87F36" w:rsidRDefault="00241B59" w:rsidP="00530490">
            <w:pPr>
              <w:pStyle w:val="Technical4"/>
              <w:tabs>
                <w:tab w:val="clear" w:pos="-720"/>
              </w:tabs>
              <w:suppressAutoHyphens w:val="0"/>
              <w:jc w:val="center"/>
              <w:rPr>
                <w:rFonts w:ascii="Arial" w:hAnsi="Arial" w:cs="Arial"/>
                <w:sz w:val="20"/>
                <w:lang w:val="en-AU"/>
              </w:rPr>
            </w:pPr>
          </w:p>
        </w:tc>
        <w:tc>
          <w:tcPr>
            <w:tcW w:w="494" w:type="pct"/>
            <w:vAlign w:val="center"/>
          </w:tcPr>
          <w:p w14:paraId="78EAAB44" w14:textId="77777777" w:rsidR="00241B59" w:rsidRPr="00B87F36" w:rsidRDefault="00241B59" w:rsidP="00530490">
            <w:pPr>
              <w:pStyle w:val="Technical4"/>
              <w:tabs>
                <w:tab w:val="clear" w:pos="-720"/>
              </w:tabs>
              <w:suppressAutoHyphens w:val="0"/>
              <w:jc w:val="center"/>
              <w:rPr>
                <w:rFonts w:ascii="Arial" w:hAnsi="Arial" w:cs="Arial"/>
                <w:sz w:val="20"/>
                <w:lang w:val="en-AU"/>
              </w:rPr>
            </w:pPr>
          </w:p>
        </w:tc>
      </w:tr>
      <w:tr w:rsidR="007D43F3" w:rsidRPr="00323DBA" w14:paraId="4788CAF5" w14:textId="77777777" w:rsidTr="00530490">
        <w:trPr>
          <w:cantSplit/>
          <w:trHeight w:val="454"/>
        </w:trPr>
        <w:tc>
          <w:tcPr>
            <w:tcW w:w="697" w:type="pct"/>
            <w:vAlign w:val="center"/>
          </w:tcPr>
          <w:p w14:paraId="2E767C9E" w14:textId="77777777" w:rsidR="007D43F3" w:rsidRPr="009D14FC" w:rsidRDefault="007D43F3" w:rsidP="00530490">
            <w:pPr>
              <w:pStyle w:val="Technical4"/>
              <w:tabs>
                <w:tab w:val="clear" w:pos="-720"/>
              </w:tabs>
              <w:suppressAutoHyphens w:val="0"/>
              <w:rPr>
                <w:rFonts w:ascii="Arial" w:hAnsi="Arial" w:cs="Arial"/>
                <w:sz w:val="20"/>
                <w:lang w:val="en-AU"/>
              </w:rPr>
            </w:pPr>
          </w:p>
        </w:tc>
        <w:tc>
          <w:tcPr>
            <w:tcW w:w="767" w:type="pct"/>
            <w:vAlign w:val="center"/>
          </w:tcPr>
          <w:p w14:paraId="12978AD9" w14:textId="77777777" w:rsidR="007D43F3" w:rsidRPr="009D14FC" w:rsidRDefault="007D43F3" w:rsidP="00530490">
            <w:pPr>
              <w:pStyle w:val="Technical4"/>
              <w:tabs>
                <w:tab w:val="clear" w:pos="-720"/>
              </w:tabs>
              <w:suppressAutoHyphens w:val="0"/>
              <w:rPr>
                <w:rFonts w:ascii="Arial" w:hAnsi="Arial" w:cs="Arial"/>
                <w:sz w:val="20"/>
                <w:lang w:val="en-AU"/>
              </w:rPr>
            </w:pPr>
          </w:p>
        </w:tc>
        <w:tc>
          <w:tcPr>
            <w:tcW w:w="421" w:type="pct"/>
            <w:tcBorders>
              <w:bottom w:val="single" w:sz="4" w:space="0" w:color="auto"/>
            </w:tcBorders>
            <w:vAlign w:val="center"/>
          </w:tcPr>
          <w:p w14:paraId="5AB66B51" w14:textId="77777777" w:rsidR="007D43F3" w:rsidRPr="009D14FC" w:rsidRDefault="007D43F3" w:rsidP="00530490">
            <w:pPr>
              <w:pStyle w:val="Technical4"/>
              <w:tabs>
                <w:tab w:val="clear" w:pos="-720"/>
              </w:tabs>
              <w:suppressAutoHyphens w:val="0"/>
              <w:jc w:val="center"/>
              <w:rPr>
                <w:rFonts w:ascii="Arial" w:hAnsi="Arial" w:cs="Arial"/>
                <w:sz w:val="20"/>
                <w:lang w:val="en-AU"/>
              </w:rPr>
            </w:pPr>
          </w:p>
        </w:tc>
        <w:tc>
          <w:tcPr>
            <w:tcW w:w="2232" w:type="pct"/>
            <w:gridSpan w:val="4"/>
            <w:vAlign w:val="center"/>
          </w:tcPr>
          <w:p w14:paraId="233FDD04" w14:textId="77777777" w:rsidR="007D43F3" w:rsidRPr="009D14FC" w:rsidRDefault="007D43F3" w:rsidP="00530490">
            <w:pPr>
              <w:pStyle w:val="Technical4"/>
              <w:tabs>
                <w:tab w:val="clear" w:pos="-720"/>
              </w:tabs>
              <w:suppressAutoHyphens w:val="0"/>
              <w:rPr>
                <w:rFonts w:ascii="Arial" w:hAnsi="Arial" w:cs="Arial"/>
                <w:sz w:val="20"/>
                <w:lang w:val="en-AU"/>
              </w:rPr>
            </w:pPr>
          </w:p>
        </w:tc>
        <w:tc>
          <w:tcPr>
            <w:tcW w:w="389" w:type="pct"/>
            <w:tcBorders>
              <w:bottom w:val="single" w:sz="4" w:space="0" w:color="auto"/>
            </w:tcBorders>
            <w:vAlign w:val="center"/>
          </w:tcPr>
          <w:p w14:paraId="640EAD14" w14:textId="77777777" w:rsidR="007D43F3" w:rsidRPr="00B87F36" w:rsidRDefault="007D43F3" w:rsidP="00530490">
            <w:pPr>
              <w:pStyle w:val="Technical4"/>
              <w:tabs>
                <w:tab w:val="clear" w:pos="-720"/>
              </w:tabs>
              <w:suppressAutoHyphens w:val="0"/>
              <w:jc w:val="center"/>
              <w:rPr>
                <w:rFonts w:ascii="Arial" w:hAnsi="Arial" w:cs="Arial"/>
                <w:sz w:val="20"/>
                <w:lang w:val="en-AU"/>
              </w:rPr>
            </w:pPr>
          </w:p>
        </w:tc>
        <w:tc>
          <w:tcPr>
            <w:tcW w:w="494" w:type="pct"/>
            <w:vAlign w:val="center"/>
          </w:tcPr>
          <w:p w14:paraId="2212D52C" w14:textId="77777777" w:rsidR="007D43F3" w:rsidRPr="00B87F36" w:rsidRDefault="007D43F3" w:rsidP="00530490">
            <w:pPr>
              <w:pStyle w:val="Technical4"/>
              <w:tabs>
                <w:tab w:val="clear" w:pos="-720"/>
              </w:tabs>
              <w:suppressAutoHyphens w:val="0"/>
              <w:jc w:val="center"/>
              <w:rPr>
                <w:rFonts w:ascii="Arial" w:hAnsi="Arial" w:cs="Arial"/>
                <w:sz w:val="20"/>
                <w:lang w:val="en-AU"/>
              </w:rPr>
            </w:pPr>
          </w:p>
        </w:tc>
      </w:tr>
      <w:tr w:rsidR="006A4D35" w:rsidRPr="00323DBA" w14:paraId="5C899E0D" w14:textId="77777777" w:rsidTr="00530490">
        <w:trPr>
          <w:cantSplit/>
          <w:trHeight w:val="355"/>
        </w:trPr>
        <w:tc>
          <w:tcPr>
            <w:tcW w:w="697" w:type="pct"/>
            <w:vAlign w:val="center"/>
          </w:tcPr>
          <w:p w14:paraId="1DB33127" w14:textId="77777777" w:rsidR="006A4D35" w:rsidRPr="009D14FC" w:rsidRDefault="006A4D35"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lastRenderedPageBreak/>
              <w:t xml:space="preserve">Procedure </w:t>
            </w:r>
          </w:p>
          <w:p w14:paraId="7E716F6B" w14:textId="77777777" w:rsidR="006A4D35" w:rsidRPr="009D14FC" w:rsidRDefault="006A4D35"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t>(In Steps):</w:t>
            </w:r>
          </w:p>
        </w:tc>
        <w:tc>
          <w:tcPr>
            <w:tcW w:w="767" w:type="pct"/>
            <w:vAlign w:val="center"/>
          </w:tcPr>
          <w:p w14:paraId="60CC5C4C" w14:textId="77777777" w:rsidR="006A4D35" w:rsidRPr="009D14FC" w:rsidRDefault="006A4D35"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t>Possible Hazards:</w:t>
            </w:r>
          </w:p>
        </w:tc>
        <w:tc>
          <w:tcPr>
            <w:tcW w:w="421" w:type="pct"/>
            <w:tcBorders>
              <w:bottom w:val="single" w:sz="4" w:space="0" w:color="auto"/>
            </w:tcBorders>
            <w:vAlign w:val="center"/>
          </w:tcPr>
          <w:p w14:paraId="1AFDB657" w14:textId="77777777" w:rsidR="006A4D35" w:rsidRPr="009D14FC" w:rsidRDefault="006A4D35" w:rsidP="00530490">
            <w:pPr>
              <w:pStyle w:val="Technical4"/>
              <w:tabs>
                <w:tab w:val="clear" w:pos="-720"/>
              </w:tabs>
              <w:suppressAutoHyphens w:val="0"/>
              <w:jc w:val="center"/>
              <w:rPr>
                <w:rFonts w:ascii="Arial" w:hAnsi="Arial" w:cs="Arial"/>
                <w:sz w:val="20"/>
                <w:lang w:val="en-AU"/>
              </w:rPr>
            </w:pPr>
            <w:r w:rsidRPr="009D14FC">
              <w:rPr>
                <w:rFonts w:ascii="Arial" w:hAnsi="Arial" w:cs="Arial"/>
                <w:sz w:val="20"/>
                <w:lang w:val="en-AU"/>
              </w:rPr>
              <w:t>Risk Score</w:t>
            </w:r>
          </w:p>
        </w:tc>
        <w:tc>
          <w:tcPr>
            <w:tcW w:w="2232" w:type="pct"/>
            <w:gridSpan w:val="4"/>
            <w:vAlign w:val="center"/>
          </w:tcPr>
          <w:p w14:paraId="1248DC35" w14:textId="77777777" w:rsidR="006A4D35" w:rsidRPr="009D14FC" w:rsidRDefault="006A4D35"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t>Safety Controls:</w:t>
            </w:r>
          </w:p>
        </w:tc>
        <w:tc>
          <w:tcPr>
            <w:tcW w:w="389" w:type="pct"/>
            <w:tcBorders>
              <w:bottom w:val="single" w:sz="4" w:space="0" w:color="auto"/>
            </w:tcBorders>
            <w:vAlign w:val="center"/>
          </w:tcPr>
          <w:p w14:paraId="1034A45D" w14:textId="77777777" w:rsidR="006A4D35" w:rsidRPr="00B87F36" w:rsidRDefault="006A4D35" w:rsidP="00530490">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Residual Risk</w:t>
            </w:r>
          </w:p>
        </w:tc>
        <w:tc>
          <w:tcPr>
            <w:tcW w:w="494" w:type="pct"/>
            <w:vAlign w:val="center"/>
          </w:tcPr>
          <w:p w14:paraId="4E9245B9" w14:textId="77777777" w:rsidR="006A4D35" w:rsidRPr="00B87F36" w:rsidRDefault="006A4D35" w:rsidP="00530490">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Responsible Person</w:t>
            </w:r>
          </w:p>
        </w:tc>
      </w:tr>
      <w:tr w:rsidR="006A4D35" w:rsidRPr="00B87F36" w14:paraId="732FC10F" w14:textId="77777777" w:rsidTr="004B7C07">
        <w:trPr>
          <w:cantSplit/>
          <w:trHeight w:val="2473"/>
        </w:trPr>
        <w:tc>
          <w:tcPr>
            <w:tcW w:w="697" w:type="pct"/>
            <w:vAlign w:val="center"/>
          </w:tcPr>
          <w:p w14:paraId="5683C968" w14:textId="13B8AA78" w:rsidR="006A4D35" w:rsidRDefault="006A4D35" w:rsidP="004B7C07">
            <w:pPr>
              <w:rPr>
                <w:rFonts w:cs="Arial"/>
                <w:szCs w:val="20"/>
              </w:rPr>
            </w:pPr>
            <w:r w:rsidRPr="004A6CC6">
              <w:rPr>
                <w:rFonts w:cs="Arial"/>
                <w:szCs w:val="20"/>
              </w:rPr>
              <w:t xml:space="preserve">Planning for the setup of EWP </w:t>
            </w:r>
          </w:p>
        </w:tc>
        <w:tc>
          <w:tcPr>
            <w:tcW w:w="767" w:type="pct"/>
            <w:vAlign w:val="center"/>
          </w:tcPr>
          <w:p w14:paraId="18D2858F" w14:textId="2E7185E3" w:rsidR="006A4D35" w:rsidRDefault="006A4D35" w:rsidP="004B7C07">
            <w:pPr>
              <w:rPr>
                <w:rFonts w:cs="Arial"/>
                <w:szCs w:val="20"/>
              </w:rPr>
            </w:pPr>
            <w:r w:rsidRPr="004A6CC6">
              <w:rPr>
                <w:rFonts w:cs="Arial"/>
                <w:szCs w:val="20"/>
              </w:rPr>
              <w:t>Inappropriate tool and equipment allocation</w:t>
            </w:r>
          </w:p>
        </w:tc>
        <w:tc>
          <w:tcPr>
            <w:tcW w:w="421" w:type="pct"/>
            <w:tcBorders>
              <w:bottom w:val="single" w:sz="4" w:space="0" w:color="auto"/>
            </w:tcBorders>
            <w:shd w:val="clear" w:color="auto" w:fill="FFFF00"/>
            <w:vAlign w:val="center"/>
          </w:tcPr>
          <w:p w14:paraId="7435B64A" w14:textId="2DF5078B" w:rsidR="00600BD2" w:rsidRDefault="00600BD2" w:rsidP="004B7C07">
            <w:pPr>
              <w:jc w:val="center"/>
              <w:rPr>
                <w:rFonts w:cs="Arial"/>
                <w:szCs w:val="20"/>
              </w:rPr>
            </w:pPr>
            <w:r>
              <w:rPr>
                <w:rFonts w:cs="Arial"/>
                <w:szCs w:val="20"/>
              </w:rPr>
              <w:t>Medium</w:t>
            </w:r>
          </w:p>
          <w:p w14:paraId="5F5A6C34" w14:textId="4490EB9B" w:rsidR="006A4D35" w:rsidRPr="00B87F36" w:rsidRDefault="00600BD2" w:rsidP="004B7C07">
            <w:pPr>
              <w:jc w:val="center"/>
              <w:rPr>
                <w:rFonts w:cs="Arial"/>
                <w:szCs w:val="20"/>
              </w:rPr>
            </w:pPr>
            <w:r>
              <w:rPr>
                <w:rFonts w:cs="Arial"/>
                <w:szCs w:val="20"/>
              </w:rPr>
              <w:t>(3)</w:t>
            </w:r>
          </w:p>
        </w:tc>
        <w:tc>
          <w:tcPr>
            <w:tcW w:w="2232" w:type="pct"/>
            <w:gridSpan w:val="4"/>
          </w:tcPr>
          <w:p w14:paraId="5C32A5EB" w14:textId="77777777" w:rsidR="007D43F3" w:rsidRDefault="007D43F3" w:rsidP="007D43F3">
            <w:pPr>
              <w:autoSpaceDE w:val="0"/>
              <w:autoSpaceDN w:val="0"/>
              <w:adjustRightInd w:val="0"/>
              <w:rPr>
                <w:rFonts w:cs="Arial"/>
                <w:szCs w:val="20"/>
              </w:rPr>
            </w:pPr>
          </w:p>
          <w:p w14:paraId="14E9028E" w14:textId="61D8FB6E" w:rsidR="006A4D35" w:rsidRPr="004A6CC6" w:rsidRDefault="006A4D35" w:rsidP="007D43F3">
            <w:pPr>
              <w:autoSpaceDE w:val="0"/>
              <w:autoSpaceDN w:val="0"/>
              <w:adjustRightInd w:val="0"/>
              <w:rPr>
                <w:rFonts w:cs="Arial"/>
                <w:szCs w:val="20"/>
              </w:rPr>
            </w:pPr>
            <w:r w:rsidRPr="004A6CC6">
              <w:rPr>
                <w:rFonts w:cs="Arial"/>
                <w:szCs w:val="20"/>
              </w:rPr>
              <w:t>Risk Assessment of site to be carried out prior to commencement of work.</w:t>
            </w:r>
          </w:p>
          <w:p w14:paraId="4A13BECD" w14:textId="77777777" w:rsidR="006A4D35" w:rsidRPr="004A6CC6" w:rsidRDefault="006A4D35" w:rsidP="007D43F3">
            <w:pPr>
              <w:autoSpaceDE w:val="0"/>
              <w:autoSpaceDN w:val="0"/>
              <w:adjustRightInd w:val="0"/>
              <w:rPr>
                <w:rFonts w:cs="Arial"/>
                <w:szCs w:val="20"/>
              </w:rPr>
            </w:pPr>
            <w:r w:rsidRPr="004A6CC6">
              <w:rPr>
                <w:rFonts w:cs="Arial"/>
                <w:szCs w:val="20"/>
              </w:rPr>
              <w:t xml:space="preserve">Management to ensure adequate </w:t>
            </w:r>
            <w:r>
              <w:rPr>
                <w:rFonts w:cs="Arial"/>
                <w:szCs w:val="20"/>
              </w:rPr>
              <w:t>workers</w:t>
            </w:r>
            <w:r w:rsidRPr="004A6CC6">
              <w:rPr>
                <w:rFonts w:cs="Arial"/>
                <w:szCs w:val="20"/>
              </w:rPr>
              <w:t xml:space="preserve"> numbers are allocated to complete work.</w:t>
            </w:r>
          </w:p>
          <w:p w14:paraId="728BA7AB" w14:textId="77777777" w:rsidR="006A4D35" w:rsidRPr="004A6CC6" w:rsidRDefault="006A4D35" w:rsidP="007D43F3">
            <w:pPr>
              <w:autoSpaceDE w:val="0"/>
              <w:autoSpaceDN w:val="0"/>
              <w:adjustRightInd w:val="0"/>
              <w:rPr>
                <w:rFonts w:cs="Arial"/>
                <w:szCs w:val="20"/>
              </w:rPr>
            </w:pPr>
            <w:r w:rsidRPr="004A6CC6">
              <w:rPr>
                <w:rFonts w:cs="Arial"/>
                <w:szCs w:val="20"/>
              </w:rPr>
              <w:t>Management to ensure adequate personal protective equipment is available</w:t>
            </w:r>
          </w:p>
          <w:p w14:paraId="72AC4C38" w14:textId="77777777" w:rsidR="006A4D35" w:rsidRPr="004A6CC6" w:rsidRDefault="006A4D35" w:rsidP="007D43F3">
            <w:pPr>
              <w:autoSpaceDE w:val="0"/>
              <w:autoSpaceDN w:val="0"/>
              <w:adjustRightInd w:val="0"/>
              <w:rPr>
                <w:rFonts w:cs="Arial"/>
                <w:szCs w:val="20"/>
              </w:rPr>
            </w:pPr>
            <w:r w:rsidRPr="004A6CC6">
              <w:rPr>
                <w:rFonts w:cs="Arial"/>
                <w:szCs w:val="20"/>
              </w:rPr>
              <w:t>Management to ensure that appropriate equipment and procedures are used for the works being completed.</w:t>
            </w:r>
          </w:p>
          <w:p w14:paraId="2AF5FC01" w14:textId="6B11BF9C" w:rsidR="006A4D35" w:rsidRPr="00B87F36" w:rsidRDefault="006A4D35" w:rsidP="007D43F3">
            <w:pPr>
              <w:autoSpaceDE w:val="0"/>
              <w:autoSpaceDN w:val="0"/>
              <w:adjustRightInd w:val="0"/>
              <w:rPr>
                <w:rFonts w:cs="Arial"/>
                <w:szCs w:val="20"/>
              </w:rPr>
            </w:pPr>
            <w:r w:rsidRPr="004A6CC6">
              <w:rPr>
                <w:rFonts w:cs="Arial"/>
                <w:szCs w:val="20"/>
              </w:rPr>
              <w:t>Management to ensure that all equipment has been inspected, maintained, certified</w:t>
            </w:r>
            <w:r>
              <w:rPr>
                <w:rFonts w:cs="Arial"/>
                <w:szCs w:val="20"/>
              </w:rPr>
              <w:t>.</w:t>
            </w:r>
          </w:p>
        </w:tc>
        <w:tc>
          <w:tcPr>
            <w:tcW w:w="389" w:type="pct"/>
            <w:shd w:val="clear" w:color="auto" w:fill="00FA00"/>
            <w:vAlign w:val="center"/>
          </w:tcPr>
          <w:p w14:paraId="5CB3BF80" w14:textId="3DB62E81" w:rsidR="00737E9B" w:rsidRPr="007D21E9" w:rsidRDefault="00737E9B" w:rsidP="004B7C07">
            <w:pPr>
              <w:jc w:val="center"/>
              <w:rPr>
                <w:rFonts w:cs="Arial"/>
                <w:szCs w:val="20"/>
              </w:rPr>
            </w:pPr>
            <w:r w:rsidRPr="007D21E9">
              <w:rPr>
                <w:rFonts w:cs="Arial"/>
                <w:szCs w:val="20"/>
              </w:rPr>
              <w:t>Low</w:t>
            </w:r>
          </w:p>
          <w:p w14:paraId="39D18888" w14:textId="76C67F0B" w:rsidR="006A4D35" w:rsidRPr="00B87F36" w:rsidRDefault="00737E9B" w:rsidP="004B7C07">
            <w:pPr>
              <w:jc w:val="center"/>
              <w:rPr>
                <w:rFonts w:cs="Arial"/>
                <w:szCs w:val="20"/>
              </w:rPr>
            </w:pPr>
            <w:r w:rsidRPr="007D21E9">
              <w:rPr>
                <w:rFonts w:cs="Arial"/>
              </w:rPr>
              <w:t>(2)</w:t>
            </w:r>
          </w:p>
        </w:tc>
        <w:tc>
          <w:tcPr>
            <w:tcW w:w="494" w:type="pct"/>
            <w:vAlign w:val="center"/>
          </w:tcPr>
          <w:p w14:paraId="366F9EE6" w14:textId="490336AF" w:rsidR="006A4D35" w:rsidRPr="00B87F36" w:rsidRDefault="00992F69" w:rsidP="004B7C07">
            <w:pPr>
              <w:jc w:val="center"/>
              <w:rPr>
                <w:rFonts w:cs="Arial"/>
                <w:szCs w:val="20"/>
              </w:rPr>
            </w:pPr>
            <w:r>
              <w:rPr>
                <w:rFonts w:cs="Arial"/>
                <w:szCs w:val="20"/>
              </w:rPr>
              <w:t xml:space="preserve">Workers </w:t>
            </w:r>
            <w:r w:rsidR="007D43F3">
              <w:rPr>
                <w:rFonts w:cs="Arial"/>
                <w:szCs w:val="20"/>
              </w:rPr>
              <w:t>and</w:t>
            </w:r>
            <w:r>
              <w:rPr>
                <w:rFonts w:cs="Arial"/>
                <w:szCs w:val="20"/>
              </w:rPr>
              <w:t xml:space="preserve"> S</w:t>
            </w:r>
            <w:r w:rsidRPr="004A6CC6">
              <w:rPr>
                <w:rFonts w:cs="Arial"/>
                <w:szCs w:val="20"/>
              </w:rPr>
              <w:t>upervisor</w:t>
            </w:r>
          </w:p>
        </w:tc>
      </w:tr>
      <w:tr w:rsidR="006A4D35" w:rsidRPr="00B87F36" w14:paraId="6625A953" w14:textId="77777777" w:rsidTr="004B7C07">
        <w:trPr>
          <w:cantSplit/>
          <w:trHeight w:val="486"/>
        </w:trPr>
        <w:tc>
          <w:tcPr>
            <w:tcW w:w="697" w:type="pct"/>
            <w:vMerge w:val="restart"/>
            <w:vAlign w:val="center"/>
          </w:tcPr>
          <w:p w14:paraId="073A9EE1" w14:textId="716874E0" w:rsidR="006A4D35" w:rsidRDefault="006A4D35" w:rsidP="004B7C07">
            <w:pPr>
              <w:rPr>
                <w:rFonts w:cs="Arial"/>
                <w:szCs w:val="20"/>
              </w:rPr>
            </w:pPr>
            <w:r w:rsidRPr="004A6CC6">
              <w:rPr>
                <w:rFonts w:cs="Arial"/>
                <w:szCs w:val="20"/>
              </w:rPr>
              <w:t>Accessing the site</w:t>
            </w:r>
          </w:p>
        </w:tc>
        <w:tc>
          <w:tcPr>
            <w:tcW w:w="767" w:type="pct"/>
            <w:vAlign w:val="center"/>
          </w:tcPr>
          <w:p w14:paraId="6EEDD136" w14:textId="188B687B" w:rsidR="006A4D35" w:rsidRPr="004A6CC6" w:rsidRDefault="00AC1D82" w:rsidP="004B7C07">
            <w:pPr>
              <w:tabs>
                <w:tab w:val="center" w:pos="4320"/>
                <w:tab w:val="right" w:pos="8640"/>
              </w:tabs>
              <w:rPr>
                <w:rFonts w:cs="Arial"/>
                <w:b/>
                <w:szCs w:val="20"/>
              </w:rPr>
            </w:pPr>
            <w:r>
              <w:rPr>
                <w:rFonts w:cs="Arial"/>
                <w:szCs w:val="20"/>
              </w:rPr>
              <w:t>Slips, trips and falls</w:t>
            </w:r>
          </w:p>
        </w:tc>
        <w:tc>
          <w:tcPr>
            <w:tcW w:w="421" w:type="pct"/>
            <w:tcBorders>
              <w:bottom w:val="single" w:sz="4" w:space="0" w:color="auto"/>
            </w:tcBorders>
            <w:shd w:val="clear" w:color="auto" w:fill="FFFF00"/>
            <w:vAlign w:val="center"/>
          </w:tcPr>
          <w:p w14:paraId="12E68B13" w14:textId="2661F2D7" w:rsidR="00530490" w:rsidRDefault="00530490" w:rsidP="004B7C07">
            <w:pPr>
              <w:jc w:val="center"/>
              <w:rPr>
                <w:rFonts w:cs="Arial"/>
                <w:szCs w:val="20"/>
              </w:rPr>
            </w:pPr>
            <w:r>
              <w:rPr>
                <w:rFonts w:cs="Arial"/>
                <w:szCs w:val="20"/>
              </w:rPr>
              <w:t>Medium</w:t>
            </w:r>
          </w:p>
          <w:p w14:paraId="347FFCA7" w14:textId="3172251E" w:rsidR="006A4D35" w:rsidRPr="00AF1217" w:rsidRDefault="00530490" w:rsidP="004B7C07">
            <w:pPr>
              <w:jc w:val="center"/>
              <w:rPr>
                <w:rFonts w:cs="Arial"/>
                <w:b/>
                <w:szCs w:val="20"/>
              </w:rPr>
            </w:pPr>
            <w:r>
              <w:rPr>
                <w:rFonts w:cs="Arial"/>
                <w:szCs w:val="20"/>
              </w:rPr>
              <w:t>(3)</w:t>
            </w:r>
          </w:p>
        </w:tc>
        <w:tc>
          <w:tcPr>
            <w:tcW w:w="2232" w:type="pct"/>
            <w:gridSpan w:val="4"/>
          </w:tcPr>
          <w:p w14:paraId="010FFE82" w14:textId="77777777" w:rsidR="007D43F3" w:rsidRDefault="007D43F3" w:rsidP="007D43F3">
            <w:pPr>
              <w:autoSpaceDE w:val="0"/>
              <w:autoSpaceDN w:val="0"/>
              <w:adjustRightInd w:val="0"/>
              <w:rPr>
                <w:rFonts w:cs="Arial"/>
                <w:szCs w:val="20"/>
              </w:rPr>
            </w:pPr>
          </w:p>
          <w:p w14:paraId="52D7DA3E" w14:textId="1E1404FC" w:rsidR="006A4D35" w:rsidRPr="004A6CC6" w:rsidRDefault="006A4D35" w:rsidP="007D43F3">
            <w:pPr>
              <w:autoSpaceDE w:val="0"/>
              <w:autoSpaceDN w:val="0"/>
              <w:adjustRightInd w:val="0"/>
              <w:rPr>
                <w:rFonts w:cs="Arial"/>
                <w:szCs w:val="20"/>
              </w:rPr>
            </w:pPr>
            <w:r w:rsidRPr="004A6CC6">
              <w:rPr>
                <w:rFonts w:cs="Arial"/>
                <w:szCs w:val="20"/>
              </w:rPr>
              <w:t xml:space="preserve">All </w:t>
            </w:r>
            <w:r>
              <w:rPr>
                <w:rFonts w:cs="Arial"/>
                <w:szCs w:val="20"/>
              </w:rPr>
              <w:t>workers</w:t>
            </w:r>
            <w:r w:rsidRPr="004A6CC6">
              <w:rPr>
                <w:rFonts w:cs="Arial"/>
                <w:szCs w:val="20"/>
              </w:rPr>
              <w:t xml:space="preserve"> to wear approved rubber sole work boots as per AS</w:t>
            </w:r>
            <w:r>
              <w:rPr>
                <w:rFonts w:cs="Arial"/>
                <w:szCs w:val="20"/>
              </w:rPr>
              <w:t xml:space="preserve">/NZS </w:t>
            </w:r>
            <w:r w:rsidRPr="004A6CC6">
              <w:rPr>
                <w:rFonts w:cs="Arial"/>
                <w:szCs w:val="20"/>
              </w:rPr>
              <w:t>2210.</w:t>
            </w:r>
          </w:p>
          <w:p w14:paraId="3DDC6DBE" w14:textId="77777777" w:rsidR="006A4D35" w:rsidRDefault="006A4D35" w:rsidP="007D43F3">
            <w:pPr>
              <w:autoSpaceDE w:val="0"/>
              <w:autoSpaceDN w:val="0"/>
              <w:adjustRightInd w:val="0"/>
              <w:rPr>
                <w:rFonts w:cs="Arial"/>
                <w:szCs w:val="20"/>
              </w:rPr>
            </w:pPr>
            <w:r w:rsidRPr="004A6CC6">
              <w:rPr>
                <w:rFonts w:cs="Arial"/>
                <w:szCs w:val="20"/>
              </w:rPr>
              <w:t>Onsite inductions to be completed prior to entering the job including identification of any slip trip and fall hazards.</w:t>
            </w:r>
            <w:r>
              <w:rPr>
                <w:rFonts w:cs="Arial"/>
                <w:szCs w:val="20"/>
              </w:rPr>
              <w:t xml:space="preserve"> </w:t>
            </w:r>
            <w:r w:rsidRPr="004A6CC6">
              <w:rPr>
                <w:rFonts w:cs="Arial"/>
                <w:szCs w:val="20"/>
              </w:rPr>
              <w:t xml:space="preserve">All </w:t>
            </w:r>
            <w:r>
              <w:rPr>
                <w:rFonts w:cs="Arial"/>
                <w:szCs w:val="20"/>
              </w:rPr>
              <w:t>workers</w:t>
            </w:r>
            <w:r w:rsidRPr="004A6CC6">
              <w:rPr>
                <w:rFonts w:cs="Arial"/>
                <w:szCs w:val="20"/>
              </w:rPr>
              <w:t xml:space="preserve"> to be aware of risk management procedures to ensure they can identify, assess and control all trip hazards.</w:t>
            </w:r>
          </w:p>
          <w:p w14:paraId="4C6AD71B" w14:textId="77777777" w:rsidR="006A4D35" w:rsidRDefault="006A4D35" w:rsidP="007D43F3">
            <w:pPr>
              <w:autoSpaceDE w:val="0"/>
              <w:autoSpaceDN w:val="0"/>
              <w:adjustRightInd w:val="0"/>
              <w:rPr>
                <w:rFonts w:cs="Arial"/>
                <w:szCs w:val="20"/>
              </w:rPr>
            </w:pPr>
            <w:r w:rsidRPr="004A6CC6">
              <w:rPr>
                <w:rFonts w:cs="Arial"/>
                <w:szCs w:val="20"/>
              </w:rPr>
              <w:t xml:space="preserve">Competent person to supervise all new </w:t>
            </w:r>
            <w:r>
              <w:rPr>
                <w:rFonts w:cs="Arial"/>
                <w:szCs w:val="20"/>
              </w:rPr>
              <w:t>workers</w:t>
            </w:r>
            <w:r w:rsidRPr="004A6CC6">
              <w:rPr>
                <w:rFonts w:cs="Arial"/>
                <w:szCs w:val="20"/>
              </w:rPr>
              <w:t>.</w:t>
            </w:r>
          </w:p>
          <w:p w14:paraId="39CB12C8" w14:textId="77777777" w:rsidR="006A4D35" w:rsidRPr="004A6CC6" w:rsidRDefault="006A4D35" w:rsidP="007D43F3">
            <w:pPr>
              <w:rPr>
                <w:rFonts w:cs="Arial"/>
                <w:szCs w:val="20"/>
              </w:rPr>
            </w:pPr>
            <w:r>
              <w:rPr>
                <w:rFonts w:cs="Arial"/>
                <w:szCs w:val="20"/>
              </w:rPr>
              <w:t>Workers</w:t>
            </w:r>
            <w:r w:rsidRPr="004A6CC6">
              <w:rPr>
                <w:rFonts w:cs="Arial"/>
                <w:szCs w:val="20"/>
              </w:rPr>
              <w:t xml:space="preserve"> not to access areas where risk of slip trip or fall is present.</w:t>
            </w:r>
          </w:p>
          <w:p w14:paraId="2D0C6C35" w14:textId="3E9C52AE" w:rsidR="006A4D35" w:rsidRPr="004A6CC6" w:rsidRDefault="006A4D35" w:rsidP="007D43F3">
            <w:pPr>
              <w:autoSpaceDE w:val="0"/>
              <w:autoSpaceDN w:val="0"/>
              <w:adjustRightInd w:val="0"/>
              <w:rPr>
                <w:rFonts w:cs="Arial"/>
                <w:szCs w:val="20"/>
              </w:rPr>
            </w:pPr>
            <w:r w:rsidRPr="004A6CC6">
              <w:rPr>
                <w:rFonts w:cs="Arial"/>
                <w:szCs w:val="20"/>
              </w:rPr>
              <w:t xml:space="preserve">Approved safety vests, hard hats and safety glasses to be </w:t>
            </w:r>
            <w:proofErr w:type="gramStart"/>
            <w:r w:rsidRPr="004A6CC6">
              <w:rPr>
                <w:rFonts w:cs="Arial"/>
                <w:szCs w:val="20"/>
              </w:rPr>
              <w:t>worn at all times</w:t>
            </w:r>
            <w:proofErr w:type="gramEnd"/>
            <w:r w:rsidRPr="004A6CC6">
              <w:rPr>
                <w:rFonts w:cs="Arial"/>
                <w:szCs w:val="20"/>
              </w:rPr>
              <w:t>.</w:t>
            </w:r>
          </w:p>
        </w:tc>
        <w:tc>
          <w:tcPr>
            <w:tcW w:w="389" w:type="pct"/>
            <w:shd w:val="clear" w:color="auto" w:fill="00FA00"/>
            <w:vAlign w:val="center"/>
          </w:tcPr>
          <w:p w14:paraId="10682D08" w14:textId="04D1A65D" w:rsidR="00737E9B" w:rsidRPr="007D21E9" w:rsidRDefault="00737E9B" w:rsidP="004B7C07">
            <w:pPr>
              <w:jc w:val="center"/>
              <w:rPr>
                <w:rFonts w:cs="Arial"/>
                <w:szCs w:val="20"/>
              </w:rPr>
            </w:pPr>
            <w:r w:rsidRPr="007D21E9">
              <w:rPr>
                <w:rFonts w:cs="Arial"/>
                <w:szCs w:val="20"/>
              </w:rPr>
              <w:t>Low</w:t>
            </w:r>
          </w:p>
          <w:p w14:paraId="50A0096A" w14:textId="26E2405B" w:rsidR="006A4D35" w:rsidRPr="00AF1217" w:rsidRDefault="00992F69" w:rsidP="004B7C07">
            <w:pPr>
              <w:jc w:val="center"/>
              <w:rPr>
                <w:rFonts w:cs="Arial"/>
                <w:b/>
                <w:szCs w:val="20"/>
              </w:rPr>
            </w:pPr>
            <w:r>
              <w:rPr>
                <w:rFonts w:cs="Arial"/>
              </w:rPr>
              <w:t>(1</w:t>
            </w:r>
            <w:r w:rsidR="00737E9B" w:rsidRPr="007D21E9">
              <w:rPr>
                <w:rFonts w:cs="Arial"/>
              </w:rPr>
              <w:t>)</w:t>
            </w:r>
          </w:p>
        </w:tc>
        <w:tc>
          <w:tcPr>
            <w:tcW w:w="494" w:type="pct"/>
            <w:vAlign w:val="center"/>
          </w:tcPr>
          <w:p w14:paraId="26961162" w14:textId="1B55AD12" w:rsidR="006A4D35" w:rsidRPr="004A6CC6" w:rsidRDefault="00992F69" w:rsidP="004B7C07">
            <w:pPr>
              <w:jc w:val="center"/>
              <w:rPr>
                <w:rFonts w:cs="Arial"/>
                <w:szCs w:val="20"/>
              </w:rPr>
            </w:pPr>
            <w:r>
              <w:rPr>
                <w:rFonts w:cs="Arial"/>
                <w:szCs w:val="20"/>
              </w:rPr>
              <w:t xml:space="preserve">Workers </w:t>
            </w:r>
            <w:r w:rsidR="007D43F3">
              <w:rPr>
                <w:rFonts w:cs="Arial"/>
                <w:szCs w:val="20"/>
              </w:rPr>
              <w:t xml:space="preserve">and </w:t>
            </w:r>
            <w:r>
              <w:rPr>
                <w:rFonts w:cs="Arial"/>
                <w:szCs w:val="20"/>
              </w:rPr>
              <w:t>S</w:t>
            </w:r>
            <w:r w:rsidRPr="004A6CC6">
              <w:rPr>
                <w:rFonts w:cs="Arial"/>
                <w:szCs w:val="20"/>
              </w:rPr>
              <w:t>upervisor</w:t>
            </w:r>
          </w:p>
        </w:tc>
      </w:tr>
      <w:tr w:rsidR="006A4D35" w:rsidRPr="00B87F36" w14:paraId="33866F3B" w14:textId="77777777" w:rsidTr="004B7C07">
        <w:trPr>
          <w:cantSplit/>
          <w:trHeight w:val="486"/>
        </w:trPr>
        <w:tc>
          <w:tcPr>
            <w:tcW w:w="697" w:type="pct"/>
            <w:vMerge/>
            <w:vAlign w:val="center"/>
          </w:tcPr>
          <w:p w14:paraId="617E5F44" w14:textId="77777777" w:rsidR="006A4D35" w:rsidRDefault="006A4D35" w:rsidP="004B7C07">
            <w:pPr>
              <w:rPr>
                <w:rFonts w:cs="Arial"/>
                <w:szCs w:val="20"/>
              </w:rPr>
            </w:pPr>
          </w:p>
        </w:tc>
        <w:tc>
          <w:tcPr>
            <w:tcW w:w="767" w:type="pct"/>
            <w:vAlign w:val="center"/>
          </w:tcPr>
          <w:p w14:paraId="48199D21" w14:textId="5D1E1EE7" w:rsidR="006A4D35" w:rsidRPr="004A6CC6" w:rsidRDefault="006A4D35" w:rsidP="004B7C07">
            <w:pPr>
              <w:rPr>
                <w:rFonts w:cs="Arial"/>
                <w:b/>
                <w:szCs w:val="20"/>
              </w:rPr>
            </w:pPr>
            <w:r w:rsidRPr="004A6CC6">
              <w:rPr>
                <w:rFonts w:cs="Arial"/>
                <w:szCs w:val="20"/>
              </w:rPr>
              <w:t>UV radiation exposure</w:t>
            </w:r>
          </w:p>
        </w:tc>
        <w:tc>
          <w:tcPr>
            <w:tcW w:w="421" w:type="pct"/>
            <w:tcBorders>
              <w:bottom w:val="single" w:sz="4" w:space="0" w:color="auto"/>
            </w:tcBorders>
            <w:shd w:val="clear" w:color="auto" w:fill="FFFF00"/>
            <w:vAlign w:val="center"/>
          </w:tcPr>
          <w:p w14:paraId="74C04FB4" w14:textId="77777777" w:rsidR="00600BD2" w:rsidRDefault="00600BD2" w:rsidP="004B7C07">
            <w:pPr>
              <w:jc w:val="center"/>
              <w:rPr>
                <w:rFonts w:cs="Arial"/>
                <w:szCs w:val="20"/>
              </w:rPr>
            </w:pPr>
            <w:r>
              <w:rPr>
                <w:rFonts w:cs="Arial"/>
                <w:szCs w:val="20"/>
              </w:rPr>
              <w:t>Medium</w:t>
            </w:r>
          </w:p>
          <w:p w14:paraId="19ADC445" w14:textId="4E205254" w:rsidR="006A4D35" w:rsidRPr="004B7C07" w:rsidRDefault="00600BD2" w:rsidP="004B7C07">
            <w:pPr>
              <w:jc w:val="center"/>
              <w:rPr>
                <w:rFonts w:cs="Arial"/>
                <w:szCs w:val="20"/>
              </w:rPr>
            </w:pPr>
            <w:r>
              <w:rPr>
                <w:rFonts w:cs="Arial"/>
                <w:szCs w:val="20"/>
              </w:rPr>
              <w:t>(3)</w:t>
            </w:r>
          </w:p>
        </w:tc>
        <w:tc>
          <w:tcPr>
            <w:tcW w:w="2232" w:type="pct"/>
            <w:gridSpan w:val="4"/>
          </w:tcPr>
          <w:p w14:paraId="0AC38A81" w14:textId="77777777" w:rsidR="004B7C07" w:rsidRDefault="004B7C07" w:rsidP="007D43F3">
            <w:pPr>
              <w:autoSpaceDE w:val="0"/>
              <w:autoSpaceDN w:val="0"/>
              <w:adjustRightInd w:val="0"/>
              <w:rPr>
                <w:rFonts w:cs="Arial"/>
                <w:szCs w:val="20"/>
              </w:rPr>
            </w:pPr>
          </w:p>
          <w:p w14:paraId="33AA2FB4" w14:textId="76072280" w:rsidR="006A4D35" w:rsidRDefault="006A4D35" w:rsidP="007D43F3">
            <w:pPr>
              <w:autoSpaceDE w:val="0"/>
              <w:autoSpaceDN w:val="0"/>
              <w:adjustRightInd w:val="0"/>
              <w:rPr>
                <w:rFonts w:cs="Arial"/>
                <w:szCs w:val="20"/>
              </w:rPr>
            </w:pPr>
            <w:r>
              <w:rPr>
                <w:rFonts w:cs="Arial"/>
                <w:szCs w:val="20"/>
              </w:rPr>
              <w:t>Workers</w:t>
            </w:r>
            <w:r w:rsidRPr="004A6CC6">
              <w:rPr>
                <w:rFonts w:cs="Arial"/>
                <w:szCs w:val="20"/>
              </w:rPr>
              <w:t xml:space="preserve"> must wear appropriate PPE </w:t>
            </w:r>
            <w:proofErr w:type="gramStart"/>
            <w:r w:rsidRPr="004A6CC6">
              <w:rPr>
                <w:rFonts w:cs="Arial"/>
                <w:szCs w:val="20"/>
              </w:rPr>
              <w:t>including:</w:t>
            </w:r>
            <w:proofErr w:type="gramEnd"/>
            <w:r w:rsidRPr="004A6CC6">
              <w:rPr>
                <w:rFonts w:cs="Arial"/>
                <w:szCs w:val="20"/>
              </w:rPr>
              <w:t xml:space="preserve"> sun cream, sun hats, long sleeve shirts, and sunglasses while working outside.</w:t>
            </w:r>
          </w:p>
          <w:p w14:paraId="22F4C962" w14:textId="77777777" w:rsidR="00530490" w:rsidRPr="004A6CC6" w:rsidRDefault="00530490" w:rsidP="007D43F3">
            <w:pPr>
              <w:rPr>
                <w:rFonts w:cs="Arial"/>
                <w:szCs w:val="20"/>
              </w:rPr>
            </w:pPr>
            <w:r>
              <w:rPr>
                <w:rFonts w:cs="Arial"/>
                <w:szCs w:val="20"/>
              </w:rPr>
              <w:t>Workers</w:t>
            </w:r>
            <w:r w:rsidRPr="004A6CC6">
              <w:rPr>
                <w:rFonts w:cs="Arial"/>
                <w:szCs w:val="20"/>
              </w:rPr>
              <w:t xml:space="preserve"> must remain hydrated through regularly drinking water.</w:t>
            </w:r>
          </w:p>
          <w:p w14:paraId="23DE88E6" w14:textId="77777777" w:rsidR="00530490" w:rsidRPr="004A6CC6" w:rsidRDefault="00530490" w:rsidP="007D43F3">
            <w:pPr>
              <w:rPr>
                <w:rFonts w:cs="Arial"/>
                <w:szCs w:val="20"/>
              </w:rPr>
            </w:pPr>
            <w:r>
              <w:rPr>
                <w:rFonts w:cs="Arial"/>
                <w:szCs w:val="20"/>
              </w:rPr>
              <w:t>Workers</w:t>
            </w:r>
            <w:r w:rsidRPr="004A6CC6">
              <w:rPr>
                <w:rFonts w:cs="Arial"/>
                <w:szCs w:val="20"/>
              </w:rPr>
              <w:t xml:space="preserve"> to stay out of sun where possible and implement rest breaks or job rotation where necessary. </w:t>
            </w:r>
          </w:p>
          <w:p w14:paraId="3A4F5745" w14:textId="2B36A04B" w:rsidR="00530490" w:rsidRPr="004A6CC6" w:rsidRDefault="00530490" w:rsidP="007D43F3">
            <w:pPr>
              <w:autoSpaceDE w:val="0"/>
              <w:autoSpaceDN w:val="0"/>
              <w:adjustRightInd w:val="0"/>
              <w:rPr>
                <w:rFonts w:cs="Arial"/>
                <w:szCs w:val="20"/>
              </w:rPr>
            </w:pPr>
            <w:r>
              <w:rPr>
                <w:rFonts w:cs="Arial"/>
                <w:szCs w:val="20"/>
              </w:rPr>
              <w:t>Workers</w:t>
            </w:r>
            <w:r w:rsidRPr="004A6CC6">
              <w:rPr>
                <w:rFonts w:cs="Arial"/>
                <w:szCs w:val="20"/>
              </w:rPr>
              <w:t xml:space="preserve"> to consider stopping work in extreme heat.</w:t>
            </w:r>
          </w:p>
        </w:tc>
        <w:tc>
          <w:tcPr>
            <w:tcW w:w="389" w:type="pct"/>
            <w:shd w:val="clear" w:color="auto" w:fill="00FA00"/>
            <w:vAlign w:val="center"/>
          </w:tcPr>
          <w:p w14:paraId="056CCED9" w14:textId="54D429D8" w:rsidR="00737E9B" w:rsidRPr="007D21E9" w:rsidRDefault="00737E9B" w:rsidP="004B7C07">
            <w:pPr>
              <w:jc w:val="center"/>
              <w:rPr>
                <w:rFonts w:cs="Arial"/>
                <w:szCs w:val="20"/>
              </w:rPr>
            </w:pPr>
            <w:r w:rsidRPr="007D21E9">
              <w:rPr>
                <w:rFonts w:cs="Arial"/>
                <w:szCs w:val="20"/>
              </w:rPr>
              <w:t>Low</w:t>
            </w:r>
          </w:p>
          <w:p w14:paraId="10D3C17E" w14:textId="11F5C481" w:rsidR="006A4D35" w:rsidRPr="00AF1217" w:rsidRDefault="00147090" w:rsidP="004B7C07">
            <w:pPr>
              <w:jc w:val="center"/>
              <w:rPr>
                <w:rFonts w:cs="Arial"/>
                <w:b/>
                <w:szCs w:val="20"/>
              </w:rPr>
            </w:pPr>
            <w:r>
              <w:rPr>
                <w:rFonts w:cs="Arial"/>
              </w:rPr>
              <w:t>(1</w:t>
            </w:r>
            <w:r w:rsidR="00737E9B" w:rsidRPr="007D21E9">
              <w:rPr>
                <w:rFonts w:cs="Arial"/>
              </w:rPr>
              <w:t>)</w:t>
            </w:r>
          </w:p>
        </w:tc>
        <w:tc>
          <w:tcPr>
            <w:tcW w:w="494" w:type="pct"/>
            <w:vAlign w:val="center"/>
          </w:tcPr>
          <w:p w14:paraId="26B2C6EE" w14:textId="3C12B247" w:rsidR="006A4D35" w:rsidRPr="004A6CC6" w:rsidRDefault="006A4D35" w:rsidP="004B7C07">
            <w:pPr>
              <w:jc w:val="center"/>
              <w:rPr>
                <w:rFonts w:cs="Arial"/>
                <w:szCs w:val="20"/>
              </w:rPr>
            </w:pPr>
            <w:r>
              <w:rPr>
                <w:rFonts w:cs="Arial"/>
                <w:szCs w:val="20"/>
              </w:rPr>
              <w:t>Workers</w:t>
            </w:r>
          </w:p>
        </w:tc>
      </w:tr>
      <w:tr w:rsidR="00530490" w:rsidRPr="00B87F36" w14:paraId="4BFD5D64" w14:textId="77777777" w:rsidTr="004B7C07">
        <w:trPr>
          <w:cantSplit/>
          <w:trHeight w:val="486"/>
        </w:trPr>
        <w:tc>
          <w:tcPr>
            <w:tcW w:w="697" w:type="pct"/>
            <w:vAlign w:val="center"/>
          </w:tcPr>
          <w:p w14:paraId="01C3C018" w14:textId="77777777" w:rsidR="007D43F3" w:rsidRDefault="007D43F3" w:rsidP="004B7C07">
            <w:pPr>
              <w:rPr>
                <w:rFonts w:cs="Arial"/>
                <w:szCs w:val="20"/>
              </w:rPr>
            </w:pPr>
          </w:p>
          <w:p w14:paraId="142BF66B" w14:textId="43507C77" w:rsidR="00530490" w:rsidRDefault="00530490" w:rsidP="004B7C07">
            <w:pPr>
              <w:rPr>
                <w:rFonts w:cs="Arial"/>
                <w:szCs w:val="20"/>
              </w:rPr>
            </w:pPr>
            <w:r w:rsidRPr="004A6CC6">
              <w:rPr>
                <w:rFonts w:cs="Arial"/>
                <w:szCs w:val="20"/>
              </w:rPr>
              <w:t xml:space="preserve">Secure job site to ensure </w:t>
            </w:r>
            <w:r>
              <w:rPr>
                <w:rFonts w:cs="Arial"/>
                <w:szCs w:val="20"/>
              </w:rPr>
              <w:t>unauthorised personnel</w:t>
            </w:r>
            <w:r w:rsidRPr="004A6CC6">
              <w:rPr>
                <w:rFonts w:cs="Arial"/>
                <w:szCs w:val="20"/>
              </w:rPr>
              <w:t xml:space="preserve"> do not access</w:t>
            </w:r>
          </w:p>
        </w:tc>
        <w:tc>
          <w:tcPr>
            <w:tcW w:w="767" w:type="pct"/>
            <w:vAlign w:val="center"/>
          </w:tcPr>
          <w:p w14:paraId="027A6EB0" w14:textId="77777777" w:rsidR="007D43F3" w:rsidRDefault="007D43F3" w:rsidP="004B7C07">
            <w:pPr>
              <w:rPr>
                <w:rFonts w:cs="Arial"/>
                <w:szCs w:val="20"/>
              </w:rPr>
            </w:pPr>
          </w:p>
          <w:p w14:paraId="75992F2D" w14:textId="4DAD0A8C" w:rsidR="00530490" w:rsidRPr="004A6CC6" w:rsidRDefault="00530490" w:rsidP="004B7C07">
            <w:pPr>
              <w:rPr>
                <w:rFonts w:cs="Arial"/>
                <w:szCs w:val="20"/>
              </w:rPr>
            </w:pPr>
            <w:r>
              <w:rPr>
                <w:rFonts w:cs="Arial"/>
                <w:szCs w:val="20"/>
              </w:rPr>
              <w:t>U</w:t>
            </w:r>
            <w:r w:rsidRPr="004A6CC6">
              <w:rPr>
                <w:rFonts w:cs="Arial"/>
                <w:szCs w:val="20"/>
              </w:rPr>
              <w:t>nauthorised individuals entering work site</w:t>
            </w:r>
          </w:p>
        </w:tc>
        <w:tc>
          <w:tcPr>
            <w:tcW w:w="421" w:type="pct"/>
            <w:tcBorders>
              <w:bottom w:val="single" w:sz="4" w:space="0" w:color="auto"/>
            </w:tcBorders>
            <w:shd w:val="clear" w:color="auto" w:fill="FFFF00"/>
            <w:vAlign w:val="center"/>
          </w:tcPr>
          <w:p w14:paraId="0EB329BB" w14:textId="77777777" w:rsidR="007D43F3" w:rsidRDefault="007D43F3" w:rsidP="004B7C07">
            <w:pPr>
              <w:jc w:val="center"/>
              <w:rPr>
                <w:rFonts w:cs="Arial"/>
                <w:szCs w:val="20"/>
              </w:rPr>
            </w:pPr>
          </w:p>
          <w:p w14:paraId="4553704B" w14:textId="27269873" w:rsidR="00530490" w:rsidRDefault="00530490" w:rsidP="004B7C07">
            <w:pPr>
              <w:jc w:val="center"/>
              <w:rPr>
                <w:rFonts w:cs="Arial"/>
                <w:szCs w:val="20"/>
              </w:rPr>
            </w:pPr>
            <w:r>
              <w:rPr>
                <w:rFonts w:cs="Arial"/>
                <w:szCs w:val="20"/>
              </w:rPr>
              <w:t>Medium</w:t>
            </w:r>
          </w:p>
          <w:p w14:paraId="10B3B60E" w14:textId="2D07BE78" w:rsidR="00530490" w:rsidRPr="00AF1217" w:rsidRDefault="00530490" w:rsidP="004B7C07">
            <w:pPr>
              <w:jc w:val="center"/>
              <w:rPr>
                <w:rFonts w:cs="Arial"/>
                <w:szCs w:val="20"/>
              </w:rPr>
            </w:pPr>
            <w:r>
              <w:rPr>
                <w:rFonts w:cs="Arial"/>
                <w:szCs w:val="20"/>
              </w:rPr>
              <w:t>(3)</w:t>
            </w:r>
          </w:p>
        </w:tc>
        <w:tc>
          <w:tcPr>
            <w:tcW w:w="2232" w:type="pct"/>
            <w:gridSpan w:val="4"/>
          </w:tcPr>
          <w:p w14:paraId="16B520C0" w14:textId="77777777" w:rsidR="007D43F3" w:rsidRDefault="007D43F3" w:rsidP="007D43F3">
            <w:pPr>
              <w:rPr>
                <w:rFonts w:cs="Arial"/>
                <w:szCs w:val="20"/>
              </w:rPr>
            </w:pPr>
          </w:p>
          <w:p w14:paraId="1D22D78A" w14:textId="228D02E7" w:rsidR="00530490" w:rsidRPr="004A6CC6" w:rsidRDefault="00530490" w:rsidP="007D43F3">
            <w:pPr>
              <w:rPr>
                <w:rFonts w:cs="Arial"/>
                <w:szCs w:val="20"/>
              </w:rPr>
            </w:pPr>
            <w:r w:rsidRPr="004A6CC6">
              <w:rPr>
                <w:rFonts w:cs="Arial"/>
                <w:szCs w:val="20"/>
              </w:rPr>
              <w:t>Where necessary work area to be barricaded to prevent unauthorised access.</w:t>
            </w:r>
          </w:p>
          <w:p w14:paraId="5CB389B8" w14:textId="77777777" w:rsidR="00530490" w:rsidRPr="004A6CC6" w:rsidRDefault="00530490" w:rsidP="007D43F3">
            <w:pPr>
              <w:rPr>
                <w:rFonts w:cs="Arial"/>
                <w:szCs w:val="20"/>
              </w:rPr>
            </w:pPr>
            <w:r w:rsidRPr="004A6CC6">
              <w:rPr>
                <w:rFonts w:cs="Arial"/>
                <w:szCs w:val="20"/>
              </w:rPr>
              <w:t xml:space="preserve">Spotter to observe </w:t>
            </w:r>
            <w:r>
              <w:rPr>
                <w:rFonts w:cs="Arial"/>
                <w:szCs w:val="20"/>
              </w:rPr>
              <w:t>personnel</w:t>
            </w:r>
            <w:r w:rsidRPr="004A6CC6">
              <w:rPr>
                <w:rFonts w:cs="Arial"/>
                <w:szCs w:val="20"/>
              </w:rPr>
              <w:t xml:space="preserve"> and re direct as needed and when safe to do so.</w:t>
            </w:r>
          </w:p>
          <w:p w14:paraId="6EB747B6" w14:textId="77777777" w:rsidR="00530490" w:rsidRPr="004A6CC6" w:rsidRDefault="00530490" w:rsidP="007D43F3">
            <w:pPr>
              <w:rPr>
                <w:rFonts w:cs="Arial"/>
                <w:szCs w:val="20"/>
              </w:rPr>
            </w:pPr>
            <w:r w:rsidRPr="004A6CC6">
              <w:rPr>
                <w:rFonts w:cs="Arial"/>
                <w:szCs w:val="20"/>
              </w:rPr>
              <w:t>Alternate access to be provided where appropriate.</w:t>
            </w:r>
          </w:p>
          <w:p w14:paraId="595BEF5B" w14:textId="0846F23A" w:rsidR="00530490" w:rsidRDefault="00530490" w:rsidP="007D43F3">
            <w:pPr>
              <w:autoSpaceDE w:val="0"/>
              <w:autoSpaceDN w:val="0"/>
              <w:adjustRightInd w:val="0"/>
              <w:rPr>
                <w:rFonts w:cs="Arial"/>
                <w:szCs w:val="20"/>
              </w:rPr>
            </w:pPr>
            <w:r w:rsidRPr="004A6CC6">
              <w:rPr>
                <w:rFonts w:cs="Arial"/>
                <w:szCs w:val="20"/>
              </w:rPr>
              <w:t xml:space="preserve">Equipment to have flashing lights and reverse beacons activated </w:t>
            </w:r>
          </w:p>
        </w:tc>
        <w:tc>
          <w:tcPr>
            <w:tcW w:w="389" w:type="pct"/>
            <w:shd w:val="clear" w:color="auto" w:fill="00FA00"/>
            <w:vAlign w:val="center"/>
          </w:tcPr>
          <w:p w14:paraId="24C75E22" w14:textId="0544AAA6" w:rsidR="00530490" w:rsidRPr="007D21E9" w:rsidRDefault="00530490" w:rsidP="004B7C07">
            <w:pPr>
              <w:jc w:val="center"/>
              <w:rPr>
                <w:rFonts w:cs="Arial"/>
                <w:szCs w:val="20"/>
              </w:rPr>
            </w:pPr>
            <w:r w:rsidRPr="007D21E9">
              <w:rPr>
                <w:rFonts w:cs="Arial"/>
                <w:szCs w:val="20"/>
              </w:rPr>
              <w:t>Low</w:t>
            </w:r>
          </w:p>
          <w:p w14:paraId="36FA5FB5" w14:textId="0F7307A2" w:rsidR="00530490" w:rsidRPr="007D21E9" w:rsidRDefault="00530490" w:rsidP="004B7C07">
            <w:pPr>
              <w:jc w:val="center"/>
              <w:rPr>
                <w:rFonts w:cs="Arial"/>
                <w:szCs w:val="20"/>
              </w:rPr>
            </w:pPr>
            <w:r w:rsidRPr="007D21E9">
              <w:rPr>
                <w:rFonts w:cs="Arial"/>
              </w:rPr>
              <w:t>(2)</w:t>
            </w:r>
          </w:p>
        </w:tc>
        <w:tc>
          <w:tcPr>
            <w:tcW w:w="494" w:type="pct"/>
            <w:vAlign w:val="center"/>
          </w:tcPr>
          <w:p w14:paraId="3E3680F0" w14:textId="33BB15E4" w:rsidR="00530490" w:rsidRDefault="00530490" w:rsidP="004B7C07">
            <w:pPr>
              <w:jc w:val="center"/>
              <w:rPr>
                <w:rFonts w:cs="Arial"/>
                <w:szCs w:val="20"/>
              </w:rPr>
            </w:pPr>
            <w:r>
              <w:rPr>
                <w:rFonts w:cs="Arial"/>
                <w:szCs w:val="20"/>
              </w:rPr>
              <w:t>Workers</w:t>
            </w:r>
          </w:p>
        </w:tc>
      </w:tr>
      <w:tr w:rsidR="00530490" w:rsidRPr="00323DBA" w14:paraId="1BEF5C72" w14:textId="77777777" w:rsidTr="00530490">
        <w:trPr>
          <w:cantSplit/>
          <w:trHeight w:val="355"/>
        </w:trPr>
        <w:tc>
          <w:tcPr>
            <w:tcW w:w="697" w:type="pct"/>
            <w:vAlign w:val="center"/>
          </w:tcPr>
          <w:p w14:paraId="3B441937" w14:textId="77777777" w:rsidR="00530490" w:rsidRPr="009D14FC" w:rsidRDefault="00530490"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lastRenderedPageBreak/>
              <w:t xml:space="preserve">Procedure </w:t>
            </w:r>
          </w:p>
          <w:p w14:paraId="3E883656" w14:textId="77777777" w:rsidR="00530490" w:rsidRPr="009D14FC" w:rsidRDefault="00530490"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t>(In Steps):</w:t>
            </w:r>
          </w:p>
        </w:tc>
        <w:tc>
          <w:tcPr>
            <w:tcW w:w="767" w:type="pct"/>
            <w:vAlign w:val="center"/>
          </w:tcPr>
          <w:p w14:paraId="0A99558A" w14:textId="77777777" w:rsidR="00530490" w:rsidRPr="009D14FC" w:rsidRDefault="00530490"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t>Possible Hazards:</w:t>
            </w:r>
          </w:p>
        </w:tc>
        <w:tc>
          <w:tcPr>
            <w:tcW w:w="421" w:type="pct"/>
            <w:tcBorders>
              <w:bottom w:val="single" w:sz="4" w:space="0" w:color="auto"/>
            </w:tcBorders>
            <w:vAlign w:val="center"/>
          </w:tcPr>
          <w:p w14:paraId="37734FDF" w14:textId="77777777" w:rsidR="00530490" w:rsidRPr="009D14FC" w:rsidRDefault="00530490" w:rsidP="00530490">
            <w:pPr>
              <w:pStyle w:val="Technical4"/>
              <w:tabs>
                <w:tab w:val="clear" w:pos="-720"/>
              </w:tabs>
              <w:suppressAutoHyphens w:val="0"/>
              <w:jc w:val="center"/>
              <w:rPr>
                <w:rFonts w:ascii="Arial" w:hAnsi="Arial" w:cs="Arial"/>
                <w:sz w:val="20"/>
                <w:lang w:val="en-AU"/>
              </w:rPr>
            </w:pPr>
            <w:r w:rsidRPr="009D14FC">
              <w:rPr>
                <w:rFonts w:ascii="Arial" w:hAnsi="Arial" w:cs="Arial"/>
                <w:sz w:val="20"/>
                <w:lang w:val="en-AU"/>
              </w:rPr>
              <w:t>Risk Score</w:t>
            </w:r>
          </w:p>
        </w:tc>
        <w:tc>
          <w:tcPr>
            <w:tcW w:w="2232" w:type="pct"/>
            <w:gridSpan w:val="4"/>
            <w:vAlign w:val="center"/>
          </w:tcPr>
          <w:p w14:paraId="5DCBF574" w14:textId="77777777" w:rsidR="00530490" w:rsidRPr="009D14FC" w:rsidRDefault="00530490"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t>Safety Controls:</w:t>
            </w:r>
          </w:p>
        </w:tc>
        <w:tc>
          <w:tcPr>
            <w:tcW w:w="389" w:type="pct"/>
            <w:tcBorders>
              <w:bottom w:val="single" w:sz="4" w:space="0" w:color="auto"/>
            </w:tcBorders>
            <w:vAlign w:val="center"/>
          </w:tcPr>
          <w:p w14:paraId="74943C01" w14:textId="77777777" w:rsidR="00530490" w:rsidRPr="00B87F36" w:rsidRDefault="00530490" w:rsidP="00530490">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Residual Risk</w:t>
            </w:r>
          </w:p>
        </w:tc>
        <w:tc>
          <w:tcPr>
            <w:tcW w:w="494" w:type="pct"/>
            <w:vAlign w:val="center"/>
          </w:tcPr>
          <w:p w14:paraId="75CEDC89" w14:textId="77777777" w:rsidR="00530490" w:rsidRPr="00B87F36" w:rsidRDefault="00530490" w:rsidP="00530490">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Responsible Person</w:t>
            </w:r>
          </w:p>
        </w:tc>
      </w:tr>
      <w:tr w:rsidR="00530490" w:rsidRPr="00B87F36" w14:paraId="6522663C" w14:textId="77777777" w:rsidTr="004B7C07">
        <w:trPr>
          <w:cantSplit/>
          <w:trHeight w:val="486"/>
        </w:trPr>
        <w:tc>
          <w:tcPr>
            <w:tcW w:w="697" w:type="pct"/>
            <w:vMerge w:val="restart"/>
            <w:vAlign w:val="center"/>
          </w:tcPr>
          <w:p w14:paraId="70C40E91" w14:textId="65DEE7E7" w:rsidR="00530490" w:rsidRPr="00992F69" w:rsidRDefault="00530490" w:rsidP="004B7C07">
            <w:pPr>
              <w:rPr>
                <w:rFonts w:cs="Arial"/>
                <w:b/>
                <w:szCs w:val="20"/>
              </w:rPr>
            </w:pPr>
            <w:r w:rsidRPr="004A6CC6">
              <w:rPr>
                <w:rFonts w:cs="Arial"/>
                <w:szCs w:val="20"/>
              </w:rPr>
              <w:t>EWP/equipment delivery</w:t>
            </w:r>
          </w:p>
        </w:tc>
        <w:tc>
          <w:tcPr>
            <w:tcW w:w="767" w:type="pct"/>
            <w:vAlign w:val="center"/>
          </w:tcPr>
          <w:p w14:paraId="798DF7F6" w14:textId="6E2A4C6E" w:rsidR="00530490" w:rsidRPr="004A6CC6" w:rsidRDefault="00530490" w:rsidP="004B7C07">
            <w:pPr>
              <w:rPr>
                <w:rFonts w:cs="Arial"/>
                <w:szCs w:val="20"/>
              </w:rPr>
            </w:pPr>
            <w:r w:rsidRPr="004A6CC6">
              <w:rPr>
                <w:rFonts w:cs="Arial"/>
                <w:szCs w:val="20"/>
              </w:rPr>
              <w:t>Traffic hazard</w:t>
            </w:r>
          </w:p>
          <w:p w14:paraId="2C6FC651" w14:textId="566EA049" w:rsidR="00530490" w:rsidRPr="004A6CC6" w:rsidRDefault="00530490" w:rsidP="004B7C07">
            <w:pPr>
              <w:rPr>
                <w:rFonts w:cs="Arial"/>
                <w:b/>
                <w:szCs w:val="20"/>
              </w:rPr>
            </w:pPr>
            <w:r w:rsidRPr="004A6CC6">
              <w:rPr>
                <w:rFonts w:cs="Arial"/>
                <w:szCs w:val="20"/>
              </w:rPr>
              <w:t>Collision with vehicles</w:t>
            </w:r>
          </w:p>
        </w:tc>
        <w:tc>
          <w:tcPr>
            <w:tcW w:w="421" w:type="pct"/>
            <w:shd w:val="clear" w:color="auto" w:fill="FFFF00"/>
            <w:vAlign w:val="center"/>
          </w:tcPr>
          <w:p w14:paraId="1DA82CFA" w14:textId="1D511A65" w:rsidR="00530490" w:rsidRDefault="00530490" w:rsidP="004B7C07">
            <w:pPr>
              <w:jc w:val="center"/>
              <w:rPr>
                <w:rFonts w:cs="Arial"/>
                <w:szCs w:val="20"/>
              </w:rPr>
            </w:pPr>
            <w:r>
              <w:rPr>
                <w:rFonts w:cs="Arial"/>
                <w:szCs w:val="20"/>
              </w:rPr>
              <w:t>Medium</w:t>
            </w:r>
          </w:p>
          <w:p w14:paraId="5717CBCB" w14:textId="18459254" w:rsidR="00530490" w:rsidRPr="00AF1217" w:rsidRDefault="00530490" w:rsidP="004B7C07">
            <w:pPr>
              <w:jc w:val="center"/>
              <w:rPr>
                <w:rFonts w:cs="Arial"/>
                <w:b/>
                <w:szCs w:val="20"/>
              </w:rPr>
            </w:pPr>
            <w:r>
              <w:rPr>
                <w:rFonts w:cs="Arial"/>
                <w:szCs w:val="20"/>
              </w:rPr>
              <w:t>(3)</w:t>
            </w:r>
          </w:p>
        </w:tc>
        <w:tc>
          <w:tcPr>
            <w:tcW w:w="2232" w:type="pct"/>
            <w:gridSpan w:val="4"/>
            <w:vAlign w:val="center"/>
          </w:tcPr>
          <w:p w14:paraId="3EC536FE" w14:textId="77777777" w:rsidR="007D43F3" w:rsidRDefault="007D43F3" w:rsidP="00530490">
            <w:pPr>
              <w:rPr>
                <w:rFonts w:cs="Arial"/>
                <w:szCs w:val="20"/>
              </w:rPr>
            </w:pPr>
          </w:p>
          <w:p w14:paraId="69F9DA0D" w14:textId="73E8A314" w:rsidR="00530490" w:rsidRPr="004A6CC6" w:rsidRDefault="00530490" w:rsidP="00530490">
            <w:pPr>
              <w:rPr>
                <w:rFonts w:cs="Arial"/>
                <w:szCs w:val="20"/>
              </w:rPr>
            </w:pPr>
            <w:r w:rsidRPr="004A6CC6">
              <w:rPr>
                <w:rFonts w:cs="Arial"/>
                <w:szCs w:val="20"/>
              </w:rPr>
              <w:t>Competent ticketed person to redirect traffic as necessary.</w:t>
            </w:r>
          </w:p>
          <w:p w14:paraId="312F04B5" w14:textId="77777777" w:rsidR="00530490" w:rsidRPr="004A6CC6" w:rsidRDefault="00530490" w:rsidP="00530490">
            <w:pPr>
              <w:rPr>
                <w:rFonts w:cs="Arial"/>
                <w:szCs w:val="20"/>
              </w:rPr>
            </w:pPr>
            <w:r w:rsidRPr="004A6CC6">
              <w:rPr>
                <w:rFonts w:cs="Arial"/>
                <w:szCs w:val="20"/>
              </w:rPr>
              <w:t>Approved high visibility uniforms or vests as per AS</w:t>
            </w:r>
            <w:r>
              <w:rPr>
                <w:rFonts w:cs="Arial"/>
                <w:szCs w:val="20"/>
              </w:rPr>
              <w:t>/NZS</w:t>
            </w:r>
            <w:r w:rsidRPr="004A6CC6">
              <w:rPr>
                <w:rFonts w:cs="Arial"/>
                <w:szCs w:val="20"/>
              </w:rPr>
              <w:t xml:space="preserve"> 1716 to be </w:t>
            </w:r>
            <w:proofErr w:type="gramStart"/>
            <w:r w:rsidRPr="004A6CC6">
              <w:rPr>
                <w:rFonts w:cs="Arial"/>
                <w:szCs w:val="20"/>
              </w:rPr>
              <w:t>worn at all times</w:t>
            </w:r>
            <w:proofErr w:type="gramEnd"/>
            <w:r w:rsidRPr="004A6CC6">
              <w:rPr>
                <w:rFonts w:cs="Arial"/>
                <w:szCs w:val="20"/>
              </w:rPr>
              <w:t>.</w:t>
            </w:r>
          </w:p>
          <w:p w14:paraId="46F217B1" w14:textId="73D46160" w:rsidR="00530490" w:rsidRPr="004A6CC6" w:rsidRDefault="00530490" w:rsidP="00530490">
            <w:pPr>
              <w:autoSpaceDE w:val="0"/>
              <w:autoSpaceDN w:val="0"/>
              <w:adjustRightInd w:val="0"/>
              <w:rPr>
                <w:rFonts w:cs="Arial"/>
                <w:szCs w:val="20"/>
              </w:rPr>
            </w:pPr>
            <w:r w:rsidRPr="004A6CC6">
              <w:rPr>
                <w:rFonts w:cs="Arial"/>
                <w:szCs w:val="20"/>
              </w:rPr>
              <w:t>Supervisor to monitor traffic movements</w:t>
            </w:r>
          </w:p>
        </w:tc>
        <w:tc>
          <w:tcPr>
            <w:tcW w:w="389" w:type="pct"/>
            <w:shd w:val="clear" w:color="auto" w:fill="00FA00"/>
            <w:vAlign w:val="center"/>
          </w:tcPr>
          <w:p w14:paraId="5C054A36" w14:textId="5383E805" w:rsidR="00530490" w:rsidRPr="007D21E9" w:rsidRDefault="00530490" w:rsidP="004B7C07">
            <w:pPr>
              <w:jc w:val="center"/>
              <w:rPr>
                <w:rFonts w:cs="Arial"/>
                <w:szCs w:val="20"/>
              </w:rPr>
            </w:pPr>
            <w:r w:rsidRPr="007D21E9">
              <w:rPr>
                <w:rFonts w:cs="Arial"/>
                <w:szCs w:val="20"/>
              </w:rPr>
              <w:t>Low</w:t>
            </w:r>
          </w:p>
          <w:p w14:paraId="5083BF2F" w14:textId="51FCD2EE" w:rsidR="00530490" w:rsidRPr="00AF1217" w:rsidRDefault="00530490" w:rsidP="004B7C07">
            <w:pPr>
              <w:jc w:val="center"/>
              <w:rPr>
                <w:rFonts w:cs="Arial"/>
                <w:b/>
                <w:szCs w:val="20"/>
              </w:rPr>
            </w:pPr>
            <w:r w:rsidRPr="007D21E9">
              <w:rPr>
                <w:rFonts w:cs="Arial"/>
              </w:rPr>
              <w:t>(2)</w:t>
            </w:r>
          </w:p>
        </w:tc>
        <w:tc>
          <w:tcPr>
            <w:tcW w:w="494" w:type="pct"/>
            <w:vAlign w:val="center"/>
          </w:tcPr>
          <w:p w14:paraId="694A5EC4" w14:textId="2A1056B5" w:rsidR="00530490" w:rsidRPr="004A6CC6" w:rsidRDefault="007D43F3" w:rsidP="004B7C07">
            <w:pPr>
              <w:jc w:val="center"/>
              <w:rPr>
                <w:rFonts w:cs="Arial"/>
                <w:szCs w:val="20"/>
              </w:rPr>
            </w:pPr>
            <w:r>
              <w:rPr>
                <w:rFonts w:cs="Arial"/>
                <w:szCs w:val="20"/>
              </w:rPr>
              <w:t>Workers and S</w:t>
            </w:r>
            <w:r w:rsidRPr="004A6CC6">
              <w:rPr>
                <w:rFonts w:cs="Arial"/>
                <w:szCs w:val="20"/>
              </w:rPr>
              <w:t>upervisor</w:t>
            </w:r>
          </w:p>
        </w:tc>
      </w:tr>
      <w:tr w:rsidR="00530490" w:rsidRPr="00B87F36" w14:paraId="7FD0EE92" w14:textId="77777777" w:rsidTr="004B7C07">
        <w:trPr>
          <w:cantSplit/>
          <w:trHeight w:val="486"/>
        </w:trPr>
        <w:tc>
          <w:tcPr>
            <w:tcW w:w="697" w:type="pct"/>
            <w:vMerge/>
            <w:vAlign w:val="center"/>
          </w:tcPr>
          <w:p w14:paraId="34880B39" w14:textId="77777777" w:rsidR="00530490" w:rsidRDefault="00530490" w:rsidP="004B7C07">
            <w:pPr>
              <w:rPr>
                <w:rFonts w:cs="Arial"/>
                <w:szCs w:val="20"/>
              </w:rPr>
            </w:pPr>
          </w:p>
        </w:tc>
        <w:tc>
          <w:tcPr>
            <w:tcW w:w="767" w:type="pct"/>
            <w:vAlign w:val="center"/>
          </w:tcPr>
          <w:p w14:paraId="6223656B" w14:textId="3E52A552" w:rsidR="00530490" w:rsidRPr="004A6CC6" w:rsidRDefault="00530490" w:rsidP="004B7C07">
            <w:pPr>
              <w:rPr>
                <w:rFonts w:cs="Arial"/>
                <w:b/>
                <w:szCs w:val="20"/>
              </w:rPr>
            </w:pPr>
            <w:r w:rsidRPr="004A6CC6">
              <w:rPr>
                <w:rFonts w:cs="Arial"/>
                <w:szCs w:val="20"/>
              </w:rPr>
              <w:t xml:space="preserve">Manual handling </w:t>
            </w:r>
          </w:p>
        </w:tc>
        <w:tc>
          <w:tcPr>
            <w:tcW w:w="421" w:type="pct"/>
            <w:shd w:val="clear" w:color="auto" w:fill="FFFF00"/>
            <w:vAlign w:val="center"/>
          </w:tcPr>
          <w:p w14:paraId="104A1672" w14:textId="621DFC6B" w:rsidR="00530490" w:rsidRDefault="00530490" w:rsidP="004B7C07">
            <w:pPr>
              <w:jc w:val="center"/>
              <w:rPr>
                <w:rFonts w:cs="Arial"/>
                <w:szCs w:val="20"/>
              </w:rPr>
            </w:pPr>
            <w:r>
              <w:rPr>
                <w:rFonts w:cs="Arial"/>
                <w:szCs w:val="20"/>
              </w:rPr>
              <w:t>Medium</w:t>
            </w:r>
          </w:p>
          <w:p w14:paraId="02F6A04D" w14:textId="400B6646" w:rsidR="00530490" w:rsidRPr="00AF1217" w:rsidRDefault="00530490" w:rsidP="004B7C07">
            <w:pPr>
              <w:jc w:val="center"/>
              <w:rPr>
                <w:rFonts w:cs="Arial"/>
                <w:b/>
                <w:szCs w:val="20"/>
              </w:rPr>
            </w:pPr>
            <w:r>
              <w:rPr>
                <w:rFonts w:cs="Arial"/>
                <w:szCs w:val="20"/>
              </w:rPr>
              <w:t>(3)</w:t>
            </w:r>
          </w:p>
        </w:tc>
        <w:tc>
          <w:tcPr>
            <w:tcW w:w="2232" w:type="pct"/>
            <w:gridSpan w:val="4"/>
            <w:vAlign w:val="center"/>
          </w:tcPr>
          <w:p w14:paraId="4BFDC91D" w14:textId="28FC7A05" w:rsidR="00530490" w:rsidRPr="004A6CC6" w:rsidRDefault="00530490" w:rsidP="00530490">
            <w:pPr>
              <w:rPr>
                <w:rFonts w:cs="Arial"/>
                <w:szCs w:val="20"/>
              </w:rPr>
            </w:pPr>
            <w:r>
              <w:rPr>
                <w:rFonts w:cs="Arial"/>
                <w:szCs w:val="20"/>
              </w:rPr>
              <w:t>Workers</w:t>
            </w:r>
            <w:r w:rsidRPr="004A6CC6">
              <w:rPr>
                <w:rFonts w:cs="Arial"/>
                <w:szCs w:val="20"/>
              </w:rPr>
              <w:t xml:space="preserve"> to follow correct manual handling procedures:</w:t>
            </w:r>
          </w:p>
          <w:p w14:paraId="62194D5D" w14:textId="77777777" w:rsidR="00530490" w:rsidRPr="004A6CC6" w:rsidRDefault="00530490" w:rsidP="00530490">
            <w:pPr>
              <w:rPr>
                <w:rFonts w:cs="Arial"/>
                <w:szCs w:val="20"/>
              </w:rPr>
            </w:pPr>
            <w:r w:rsidRPr="004A6CC6">
              <w:rPr>
                <w:rFonts w:cs="Arial"/>
                <w:szCs w:val="20"/>
              </w:rPr>
              <w:t>Only lift objects within your safe lifting limit (use team lifts where needed)</w:t>
            </w:r>
          </w:p>
          <w:p w14:paraId="4A706910" w14:textId="7FB9D9A0" w:rsidR="00530490" w:rsidRPr="004A6CC6" w:rsidRDefault="00530490" w:rsidP="00530490">
            <w:pPr>
              <w:autoSpaceDE w:val="0"/>
              <w:autoSpaceDN w:val="0"/>
              <w:adjustRightInd w:val="0"/>
              <w:rPr>
                <w:rFonts w:cs="Arial"/>
                <w:szCs w:val="20"/>
              </w:rPr>
            </w:pPr>
            <w:r w:rsidRPr="004A6CC6">
              <w:rPr>
                <w:rFonts w:cs="Arial"/>
                <w:szCs w:val="20"/>
              </w:rPr>
              <w:t>Clear a path, assess the load, get a good grip, ensure a wide stance, bend the knees, keep the spine strait, use the legs to lift, do not twist the trunk, use a smooth action, brace the stomach muscles and lower safely.</w:t>
            </w:r>
          </w:p>
        </w:tc>
        <w:tc>
          <w:tcPr>
            <w:tcW w:w="389" w:type="pct"/>
            <w:shd w:val="clear" w:color="auto" w:fill="00FA00"/>
            <w:vAlign w:val="center"/>
          </w:tcPr>
          <w:p w14:paraId="66D20F80" w14:textId="01A59032" w:rsidR="00530490" w:rsidRPr="007D21E9" w:rsidRDefault="00530490" w:rsidP="004B7C07">
            <w:pPr>
              <w:jc w:val="center"/>
              <w:rPr>
                <w:rFonts w:cs="Arial"/>
                <w:szCs w:val="20"/>
              </w:rPr>
            </w:pPr>
            <w:r w:rsidRPr="007D21E9">
              <w:rPr>
                <w:rFonts w:cs="Arial"/>
                <w:szCs w:val="20"/>
              </w:rPr>
              <w:t>Low</w:t>
            </w:r>
          </w:p>
          <w:p w14:paraId="557B6268" w14:textId="23A9939E" w:rsidR="00530490" w:rsidRPr="00AF1217" w:rsidRDefault="00530490" w:rsidP="004B7C07">
            <w:pPr>
              <w:jc w:val="center"/>
              <w:rPr>
                <w:rFonts w:cs="Arial"/>
                <w:b/>
                <w:szCs w:val="20"/>
              </w:rPr>
            </w:pPr>
            <w:r w:rsidRPr="007D21E9">
              <w:rPr>
                <w:rFonts w:cs="Arial"/>
              </w:rPr>
              <w:t>(2)</w:t>
            </w:r>
          </w:p>
        </w:tc>
        <w:tc>
          <w:tcPr>
            <w:tcW w:w="494" w:type="pct"/>
            <w:vAlign w:val="center"/>
          </w:tcPr>
          <w:p w14:paraId="797B0738" w14:textId="237E471B" w:rsidR="00530490" w:rsidRPr="004A6CC6" w:rsidRDefault="00530490" w:rsidP="004B7C07">
            <w:pPr>
              <w:jc w:val="center"/>
              <w:rPr>
                <w:rFonts w:cs="Arial"/>
                <w:szCs w:val="20"/>
              </w:rPr>
            </w:pPr>
            <w:r>
              <w:rPr>
                <w:rFonts w:cs="Arial"/>
                <w:szCs w:val="20"/>
              </w:rPr>
              <w:t>Workers</w:t>
            </w:r>
          </w:p>
        </w:tc>
      </w:tr>
      <w:tr w:rsidR="00530490" w:rsidRPr="00B87F36" w14:paraId="5C74E95A" w14:textId="77777777" w:rsidTr="004B7C07">
        <w:trPr>
          <w:cantSplit/>
          <w:trHeight w:val="486"/>
        </w:trPr>
        <w:tc>
          <w:tcPr>
            <w:tcW w:w="697" w:type="pct"/>
            <w:vAlign w:val="center"/>
          </w:tcPr>
          <w:p w14:paraId="3F032528" w14:textId="59865E86" w:rsidR="00530490" w:rsidRDefault="00530490" w:rsidP="004B7C07">
            <w:pPr>
              <w:rPr>
                <w:rFonts w:cs="Arial"/>
                <w:szCs w:val="20"/>
              </w:rPr>
            </w:pPr>
            <w:r w:rsidRPr="004A6CC6">
              <w:rPr>
                <w:rFonts w:cs="Arial"/>
                <w:szCs w:val="20"/>
              </w:rPr>
              <w:t>Pre-inspection of EWP and work area</w:t>
            </w:r>
          </w:p>
        </w:tc>
        <w:tc>
          <w:tcPr>
            <w:tcW w:w="767" w:type="pct"/>
            <w:vAlign w:val="center"/>
          </w:tcPr>
          <w:p w14:paraId="76B546F8" w14:textId="38D77C92" w:rsidR="00530490" w:rsidRPr="004A6CC6" w:rsidRDefault="00530490" w:rsidP="004B7C07">
            <w:pPr>
              <w:rPr>
                <w:rFonts w:cs="Arial"/>
                <w:b/>
                <w:szCs w:val="20"/>
              </w:rPr>
            </w:pPr>
            <w:r w:rsidRPr="004A6CC6">
              <w:rPr>
                <w:rFonts w:cs="Arial"/>
                <w:szCs w:val="20"/>
              </w:rPr>
              <w:t xml:space="preserve">Not completing pre-start checklist. </w:t>
            </w:r>
            <w:r>
              <w:rPr>
                <w:rFonts w:cs="Arial"/>
                <w:szCs w:val="20"/>
              </w:rPr>
              <w:t>Workers</w:t>
            </w:r>
            <w:r w:rsidRPr="004A6CC6">
              <w:rPr>
                <w:rFonts w:cs="Arial"/>
                <w:szCs w:val="20"/>
              </w:rPr>
              <w:t xml:space="preserve"> not informed of hazards</w:t>
            </w:r>
          </w:p>
        </w:tc>
        <w:tc>
          <w:tcPr>
            <w:tcW w:w="421" w:type="pct"/>
            <w:shd w:val="clear" w:color="auto" w:fill="FFFF00"/>
            <w:vAlign w:val="center"/>
          </w:tcPr>
          <w:p w14:paraId="4E38F04B" w14:textId="726F43C1" w:rsidR="00530490" w:rsidRDefault="00530490" w:rsidP="004B7C07">
            <w:pPr>
              <w:jc w:val="center"/>
              <w:rPr>
                <w:rFonts w:cs="Arial"/>
                <w:szCs w:val="20"/>
              </w:rPr>
            </w:pPr>
            <w:r>
              <w:rPr>
                <w:rFonts w:cs="Arial"/>
                <w:szCs w:val="20"/>
              </w:rPr>
              <w:t>Medium</w:t>
            </w:r>
          </w:p>
          <w:p w14:paraId="79675997" w14:textId="77777777" w:rsidR="00530490" w:rsidRPr="009D14FC" w:rsidRDefault="00530490" w:rsidP="004B7C07">
            <w:pPr>
              <w:jc w:val="center"/>
              <w:rPr>
                <w:rFonts w:cs="Arial"/>
                <w:szCs w:val="20"/>
              </w:rPr>
            </w:pPr>
            <w:r>
              <w:rPr>
                <w:rFonts w:cs="Arial"/>
                <w:szCs w:val="20"/>
              </w:rPr>
              <w:t>(3)</w:t>
            </w:r>
          </w:p>
          <w:p w14:paraId="23709753" w14:textId="46DAAD58" w:rsidR="00530490" w:rsidRPr="00AF1217" w:rsidRDefault="00530490" w:rsidP="004B7C07">
            <w:pPr>
              <w:jc w:val="center"/>
              <w:rPr>
                <w:rFonts w:cs="Arial"/>
                <w:b/>
                <w:szCs w:val="20"/>
              </w:rPr>
            </w:pPr>
          </w:p>
        </w:tc>
        <w:tc>
          <w:tcPr>
            <w:tcW w:w="2232" w:type="pct"/>
            <w:gridSpan w:val="4"/>
            <w:vAlign w:val="center"/>
          </w:tcPr>
          <w:p w14:paraId="375D8E12" w14:textId="77777777" w:rsidR="007D43F3" w:rsidRDefault="007D43F3" w:rsidP="00530490">
            <w:pPr>
              <w:rPr>
                <w:rFonts w:cs="Arial"/>
                <w:szCs w:val="20"/>
              </w:rPr>
            </w:pPr>
          </w:p>
          <w:p w14:paraId="64A6BF51" w14:textId="2EDB8A83" w:rsidR="00530490" w:rsidRPr="004A6CC6" w:rsidRDefault="00530490" w:rsidP="00530490">
            <w:pPr>
              <w:rPr>
                <w:rFonts w:cs="Arial"/>
                <w:szCs w:val="20"/>
              </w:rPr>
            </w:pPr>
            <w:r w:rsidRPr="004A6CC6">
              <w:rPr>
                <w:rFonts w:cs="Arial"/>
                <w:szCs w:val="20"/>
              </w:rPr>
              <w:t>Daily Pre-start Checklists to be completed and logged &amp; signed by operator</w:t>
            </w:r>
          </w:p>
          <w:p w14:paraId="6C06819B" w14:textId="77777777" w:rsidR="00530490" w:rsidRPr="004A6CC6" w:rsidRDefault="00530490" w:rsidP="00530490">
            <w:pPr>
              <w:tabs>
                <w:tab w:val="num" w:pos="720"/>
              </w:tabs>
              <w:rPr>
                <w:rFonts w:cs="Arial"/>
                <w:szCs w:val="20"/>
              </w:rPr>
            </w:pPr>
            <w:r w:rsidRPr="004A6CC6">
              <w:rPr>
                <w:rFonts w:cs="Arial"/>
                <w:szCs w:val="20"/>
              </w:rPr>
              <w:t xml:space="preserve">Complete tool box </w:t>
            </w:r>
            <w:proofErr w:type="gramStart"/>
            <w:r w:rsidRPr="004A6CC6">
              <w:rPr>
                <w:rFonts w:cs="Arial"/>
                <w:szCs w:val="20"/>
              </w:rPr>
              <w:t>talk</w:t>
            </w:r>
            <w:proofErr w:type="gramEnd"/>
            <w:r w:rsidRPr="004A6CC6">
              <w:rPr>
                <w:rFonts w:cs="Arial"/>
                <w:szCs w:val="20"/>
              </w:rPr>
              <w:t xml:space="preserve"> and sign SWI</w:t>
            </w:r>
          </w:p>
          <w:p w14:paraId="50A708D3" w14:textId="77777777" w:rsidR="00530490" w:rsidRPr="004A6CC6" w:rsidRDefault="00530490" w:rsidP="00530490">
            <w:pPr>
              <w:rPr>
                <w:rFonts w:cs="Arial"/>
                <w:szCs w:val="20"/>
              </w:rPr>
            </w:pPr>
            <w:r w:rsidRPr="004A6CC6">
              <w:rPr>
                <w:rFonts w:cs="Arial"/>
                <w:szCs w:val="20"/>
              </w:rPr>
              <w:t>View Traffic Control Plan and permits as required</w:t>
            </w:r>
          </w:p>
          <w:p w14:paraId="316A0F1D" w14:textId="330A67B0" w:rsidR="00530490" w:rsidRPr="004A6CC6" w:rsidRDefault="00530490" w:rsidP="00530490">
            <w:pPr>
              <w:autoSpaceDE w:val="0"/>
              <w:autoSpaceDN w:val="0"/>
              <w:adjustRightInd w:val="0"/>
              <w:rPr>
                <w:rFonts w:cs="Arial"/>
                <w:szCs w:val="20"/>
              </w:rPr>
            </w:pPr>
            <w:r w:rsidRPr="004A6CC6">
              <w:rPr>
                <w:rFonts w:cs="Arial"/>
                <w:szCs w:val="20"/>
              </w:rPr>
              <w:t>Set up EWP in accordance with manufacturer’s recommendations</w:t>
            </w:r>
          </w:p>
        </w:tc>
        <w:tc>
          <w:tcPr>
            <w:tcW w:w="389" w:type="pct"/>
            <w:shd w:val="clear" w:color="auto" w:fill="00FA00"/>
            <w:vAlign w:val="center"/>
          </w:tcPr>
          <w:p w14:paraId="3FFCA3C2" w14:textId="6984C5ED" w:rsidR="00530490" w:rsidRPr="007D21E9" w:rsidRDefault="00530490" w:rsidP="004B7C07">
            <w:pPr>
              <w:jc w:val="center"/>
              <w:rPr>
                <w:rFonts w:cs="Arial"/>
                <w:szCs w:val="20"/>
              </w:rPr>
            </w:pPr>
            <w:r w:rsidRPr="007D21E9">
              <w:rPr>
                <w:rFonts w:cs="Arial"/>
                <w:szCs w:val="20"/>
              </w:rPr>
              <w:t>Low</w:t>
            </w:r>
          </w:p>
          <w:p w14:paraId="4CD29BB5" w14:textId="5A231DFF" w:rsidR="00530490" w:rsidRPr="00AF1217" w:rsidRDefault="00530490" w:rsidP="004B7C07">
            <w:pPr>
              <w:jc w:val="center"/>
              <w:rPr>
                <w:rFonts w:cs="Arial"/>
                <w:b/>
                <w:szCs w:val="20"/>
              </w:rPr>
            </w:pPr>
            <w:r w:rsidRPr="007D21E9">
              <w:rPr>
                <w:rFonts w:cs="Arial"/>
              </w:rPr>
              <w:t>(2)</w:t>
            </w:r>
          </w:p>
        </w:tc>
        <w:tc>
          <w:tcPr>
            <w:tcW w:w="494" w:type="pct"/>
            <w:vAlign w:val="center"/>
          </w:tcPr>
          <w:p w14:paraId="46AC563B" w14:textId="40DD48AE" w:rsidR="00530490" w:rsidRPr="004A6CC6" w:rsidRDefault="007D43F3" w:rsidP="004B7C07">
            <w:pPr>
              <w:jc w:val="center"/>
              <w:rPr>
                <w:rFonts w:cs="Arial"/>
                <w:szCs w:val="20"/>
              </w:rPr>
            </w:pPr>
            <w:r>
              <w:rPr>
                <w:rFonts w:cs="Arial"/>
                <w:szCs w:val="20"/>
              </w:rPr>
              <w:t>Workers and S</w:t>
            </w:r>
            <w:r w:rsidRPr="004A6CC6">
              <w:rPr>
                <w:rFonts w:cs="Arial"/>
                <w:szCs w:val="20"/>
              </w:rPr>
              <w:t>upervisor</w:t>
            </w:r>
          </w:p>
        </w:tc>
      </w:tr>
      <w:tr w:rsidR="00530490" w:rsidRPr="00B87F36" w14:paraId="4091E354" w14:textId="77777777" w:rsidTr="004B7C07">
        <w:trPr>
          <w:cantSplit/>
          <w:trHeight w:val="486"/>
        </w:trPr>
        <w:tc>
          <w:tcPr>
            <w:tcW w:w="697" w:type="pct"/>
            <w:vMerge w:val="restart"/>
            <w:vAlign w:val="center"/>
          </w:tcPr>
          <w:p w14:paraId="4DD76071" w14:textId="78B8AAD7" w:rsidR="00530490" w:rsidRDefault="00530490" w:rsidP="004B7C07">
            <w:pPr>
              <w:rPr>
                <w:rFonts w:cs="Arial"/>
                <w:szCs w:val="20"/>
              </w:rPr>
            </w:pPr>
            <w:r w:rsidRPr="004A6CC6">
              <w:rPr>
                <w:rFonts w:cs="Arial"/>
                <w:szCs w:val="20"/>
              </w:rPr>
              <w:t>Set up EWP</w:t>
            </w:r>
          </w:p>
        </w:tc>
        <w:tc>
          <w:tcPr>
            <w:tcW w:w="767" w:type="pct"/>
            <w:vAlign w:val="center"/>
          </w:tcPr>
          <w:p w14:paraId="5A9B9BC7" w14:textId="2380EF74" w:rsidR="00530490" w:rsidRPr="004A6CC6" w:rsidRDefault="00530490" w:rsidP="004B7C07">
            <w:pPr>
              <w:rPr>
                <w:rFonts w:cs="Arial"/>
                <w:b/>
                <w:szCs w:val="20"/>
              </w:rPr>
            </w:pPr>
            <w:r w:rsidRPr="004A6CC6">
              <w:rPr>
                <w:rFonts w:cs="Arial"/>
                <w:szCs w:val="20"/>
              </w:rPr>
              <w:t>Persons being struck by EWP</w:t>
            </w:r>
          </w:p>
        </w:tc>
        <w:tc>
          <w:tcPr>
            <w:tcW w:w="421" w:type="pct"/>
            <w:shd w:val="clear" w:color="auto" w:fill="FFFF00"/>
            <w:vAlign w:val="center"/>
          </w:tcPr>
          <w:p w14:paraId="44C0C637" w14:textId="2D9E6735" w:rsidR="00530490" w:rsidRDefault="00530490" w:rsidP="004B7C07">
            <w:pPr>
              <w:jc w:val="center"/>
              <w:rPr>
                <w:rFonts w:cs="Arial"/>
                <w:szCs w:val="20"/>
              </w:rPr>
            </w:pPr>
            <w:r>
              <w:rPr>
                <w:rFonts w:cs="Arial"/>
                <w:szCs w:val="20"/>
              </w:rPr>
              <w:t>Medium</w:t>
            </w:r>
          </w:p>
          <w:p w14:paraId="1EB3FB22" w14:textId="5EC5F2FD" w:rsidR="00530490" w:rsidRPr="00AF1217" w:rsidRDefault="00530490" w:rsidP="004B7C07">
            <w:pPr>
              <w:jc w:val="center"/>
              <w:rPr>
                <w:rFonts w:cs="Arial"/>
                <w:b/>
                <w:szCs w:val="20"/>
              </w:rPr>
            </w:pPr>
            <w:r>
              <w:rPr>
                <w:rFonts w:cs="Arial"/>
                <w:szCs w:val="20"/>
              </w:rPr>
              <w:t>(3)</w:t>
            </w:r>
          </w:p>
        </w:tc>
        <w:tc>
          <w:tcPr>
            <w:tcW w:w="2232" w:type="pct"/>
            <w:gridSpan w:val="4"/>
            <w:vAlign w:val="center"/>
          </w:tcPr>
          <w:p w14:paraId="383E92A8" w14:textId="77777777" w:rsidR="007D43F3" w:rsidRDefault="007D43F3" w:rsidP="00530490">
            <w:pPr>
              <w:rPr>
                <w:rFonts w:cs="Arial"/>
                <w:szCs w:val="20"/>
              </w:rPr>
            </w:pPr>
          </w:p>
          <w:p w14:paraId="1D963BA0" w14:textId="1B201126" w:rsidR="00530490" w:rsidRPr="004A6CC6" w:rsidRDefault="00530490" w:rsidP="00530490">
            <w:pPr>
              <w:rPr>
                <w:rFonts w:cs="Arial"/>
                <w:szCs w:val="20"/>
              </w:rPr>
            </w:pPr>
            <w:r w:rsidRPr="004A6CC6">
              <w:rPr>
                <w:rFonts w:cs="Arial"/>
                <w:szCs w:val="20"/>
              </w:rPr>
              <w:t xml:space="preserve">Only trained and competent </w:t>
            </w:r>
            <w:r>
              <w:rPr>
                <w:rFonts w:cs="Arial"/>
                <w:szCs w:val="20"/>
              </w:rPr>
              <w:t>workers</w:t>
            </w:r>
            <w:r w:rsidRPr="004A6CC6">
              <w:rPr>
                <w:rFonts w:cs="Arial"/>
                <w:szCs w:val="20"/>
              </w:rPr>
              <w:t xml:space="preserve"> to operate EWP</w:t>
            </w:r>
          </w:p>
          <w:p w14:paraId="277A3807" w14:textId="77777777" w:rsidR="00530490" w:rsidRPr="004A6CC6" w:rsidRDefault="00530490" w:rsidP="00530490">
            <w:pPr>
              <w:rPr>
                <w:rFonts w:cs="Arial"/>
                <w:szCs w:val="20"/>
              </w:rPr>
            </w:pPr>
            <w:r w:rsidRPr="004A6CC6">
              <w:rPr>
                <w:rFonts w:cs="Arial"/>
                <w:szCs w:val="20"/>
              </w:rPr>
              <w:t>EWP to be equipped with audible and visual alarms when travelling</w:t>
            </w:r>
          </w:p>
          <w:p w14:paraId="16C42249" w14:textId="77777777" w:rsidR="00530490" w:rsidRPr="004A6CC6" w:rsidRDefault="00530490" w:rsidP="00530490">
            <w:pPr>
              <w:rPr>
                <w:rFonts w:cs="Arial"/>
                <w:szCs w:val="20"/>
              </w:rPr>
            </w:pPr>
            <w:r w:rsidRPr="004A6CC6">
              <w:rPr>
                <w:rFonts w:cs="Arial"/>
                <w:szCs w:val="20"/>
              </w:rPr>
              <w:t xml:space="preserve">Approved safety vests to be </w:t>
            </w:r>
            <w:proofErr w:type="gramStart"/>
            <w:r w:rsidRPr="004A6CC6">
              <w:rPr>
                <w:rFonts w:cs="Arial"/>
                <w:szCs w:val="20"/>
              </w:rPr>
              <w:t>worn at all times</w:t>
            </w:r>
            <w:proofErr w:type="gramEnd"/>
            <w:r w:rsidRPr="004A6CC6">
              <w:rPr>
                <w:rFonts w:cs="Arial"/>
                <w:szCs w:val="20"/>
              </w:rPr>
              <w:t xml:space="preserve">. </w:t>
            </w:r>
          </w:p>
          <w:p w14:paraId="7D6417C4" w14:textId="77777777" w:rsidR="00530490" w:rsidRPr="004A6CC6" w:rsidRDefault="00530490" w:rsidP="00530490">
            <w:pPr>
              <w:rPr>
                <w:rFonts w:cs="Arial"/>
                <w:szCs w:val="20"/>
              </w:rPr>
            </w:pPr>
            <w:r w:rsidRPr="004A6CC6">
              <w:rPr>
                <w:rFonts w:cs="Arial"/>
                <w:szCs w:val="20"/>
              </w:rPr>
              <w:t>Use additional spotter where necessary</w:t>
            </w:r>
          </w:p>
          <w:p w14:paraId="03F0C4D3" w14:textId="77777777" w:rsidR="00530490" w:rsidRPr="004A6CC6" w:rsidRDefault="00530490" w:rsidP="00530490">
            <w:pPr>
              <w:rPr>
                <w:rFonts w:cs="Arial"/>
                <w:szCs w:val="20"/>
              </w:rPr>
            </w:pPr>
            <w:r w:rsidRPr="004A6CC6">
              <w:rPr>
                <w:rFonts w:cs="Arial"/>
                <w:szCs w:val="20"/>
              </w:rPr>
              <w:t xml:space="preserve">Ensure clear communication between </w:t>
            </w:r>
            <w:r>
              <w:rPr>
                <w:rFonts w:cs="Arial"/>
                <w:szCs w:val="20"/>
              </w:rPr>
              <w:t>workers</w:t>
            </w:r>
            <w:r w:rsidRPr="004A6CC6">
              <w:rPr>
                <w:rFonts w:cs="Arial"/>
                <w:szCs w:val="20"/>
              </w:rPr>
              <w:t xml:space="preserve"> and EWP operator</w:t>
            </w:r>
          </w:p>
          <w:p w14:paraId="46BB87A0" w14:textId="77777777" w:rsidR="00530490" w:rsidRPr="004A6CC6" w:rsidRDefault="00530490" w:rsidP="00530490">
            <w:pPr>
              <w:rPr>
                <w:rFonts w:cs="Arial"/>
                <w:szCs w:val="20"/>
              </w:rPr>
            </w:pPr>
            <w:r w:rsidRPr="004A6CC6">
              <w:rPr>
                <w:rFonts w:cs="Arial"/>
                <w:szCs w:val="20"/>
              </w:rPr>
              <w:t>Barricade area from public access</w:t>
            </w:r>
          </w:p>
          <w:p w14:paraId="79B61905" w14:textId="234EEF13" w:rsidR="00530490" w:rsidRPr="004A6CC6" w:rsidRDefault="00530490" w:rsidP="00530490">
            <w:pPr>
              <w:autoSpaceDE w:val="0"/>
              <w:autoSpaceDN w:val="0"/>
              <w:adjustRightInd w:val="0"/>
              <w:rPr>
                <w:rFonts w:cs="Arial"/>
                <w:szCs w:val="20"/>
              </w:rPr>
            </w:pPr>
            <w:r w:rsidRPr="004A6CC6">
              <w:rPr>
                <w:rFonts w:cs="Arial"/>
                <w:szCs w:val="20"/>
              </w:rPr>
              <w:t xml:space="preserve">Ground </w:t>
            </w:r>
            <w:r>
              <w:rPr>
                <w:rFonts w:cs="Arial"/>
                <w:szCs w:val="20"/>
              </w:rPr>
              <w:t>workers</w:t>
            </w:r>
            <w:r w:rsidRPr="004A6CC6">
              <w:rPr>
                <w:rFonts w:cs="Arial"/>
                <w:szCs w:val="20"/>
              </w:rPr>
              <w:t xml:space="preserve"> to remain clear of moving plant</w:t>
            </w:r>
          </w:p>
        </w:tc>
        <w:tc>
          <w:tcPr>
            <w:tcW w:w="389" w:type="pct"/>
            <w:shd w:val="clear" w:color="auto" w:fill="00FA00"/>
            <w:vAlign w:val="center"/>
          </w:tcPr>
          <w:p w14:paraId="6565B63C" w14:textId="07A14C6D" w:rsidR="00530490" w:rsidRPr="007D21E9" w:rsidRDefault="00530490" w:rsidP="004B7C07">
            <w:pPr>
              <w:jc w:val="center"/>
              <w:rPr>
                <w:rFonts w:cs="Arial"/>
                <w:szCs w:val="20"/>
              </w:rPr>
            </w:pPr>
            <w:r w:rsidRPr="007D21E9">
              <w:rPr>
                <w:rFonts w:cs="Arial"/>
                <w:szCs w:val="20"/>
              </w:rPr>
              <w:t>Low</w:t>
            </w:r>
          </w:p>
          <w:p w14:paraId="59EAD491" w14:textId="0A0CF5CA" w:rsidR="00530490" w:rsidRPr="00AF1217" w:rsidRDefault="00530490" w:rsidP="004B7C07">
            <w:pPr>
              <w:jc w:val="center"/>
              <w:rPr>
                <w:rFonts w:cs="Arial"/>
                <w:b/>
                <w:szCs w:val="20"/>
              </w:rPr>
            </w:pPr>
            <w:r w:rsidRPr="007D21E9">
              <w:rPr>
                <w:rFonts w:cs="Arial"/>
              </w:rPr>
              <w:t>(2)</w:t>
            </w:r>
          </w:p>
        </w:tc>
        <w:tc>
          <w:tcPr>
            <w:tcW w:w="494" w:type="pct"/>
            <w:vAlign w:val="center"/>
          </w:tcPr>
          <w:p w14:paraId="20E9B357" w14:textId="043A1D72" w:rsidR="00530490" w:rsidRPr="004A6CC6" w:rsidRDefault="007D43F3" w:rsidP="004B7C07">
            <w:pPr>
              <w:jc w:val="center"/>
              <w:rPr>
                <w:rFonts w:cs="Arial"/>
                <w:szCs w:val="20"/>
              </w:rPr>
            </w:pPr>
            <w:r>
              <w:rPr>
                <w:rFonts w:cs="Arial"/>
                <w:szCs w:val="20"/>
              </w:rPr>
              <w:t>Workers and S</w:t>
            </w:r>
            <w:r w:rsidRPr="004A6CC6">
              <w:rPr>
                <w:rFonts w:cs="Arial"/>
                <w:szCs w:val="20"/>
              </w:rPr>
              <w:t>upervisor</w:t>
            </w:r>
          </w:p>
        </w:tc>
      </w:tr>
      <w:tr w:rsidR="00530490" w:rsidRPr="00B87F36" w14:paraId="50707D4C" w14:textId="77777777" w:rsidTr="004B7C07">
        <w:trPr>
          <w:cantSplit/>
          <w:trHeight w:val="486"/>
        </w:trPr>
        <w:tc>
          <w:tcPr>
            <w:tcW w:w="697" w:type="pct"/>
            <w:vMerge/>
            <w:vAlign w:val="center"/>
          </w:tcPr>
          <w:p w14:paraId="7F735CD4" w14:textId="77777777" w:rsidR="00530490" w:rsidRDefault="00530490" w:rsidP="004B7C07">
            <w:pPr>
              <w:rPr>
                <w:rFonts w:cs="Arial"/>
                <w:szCs w:val="20"/>
              </w:rPr>
            </w:pPr>
          </w:p>
        </w:tc>
        <w:tc>
          <w:tcPr>
            <w:tcW w:w="767" w:type="pct"/>
            <w:vAlign w:val="center"/>
          </w:tcPr>
          <w:p w14:paraId="07BD2143" w14:textId="50BBC617" w:rsidR="00530490" w:rsidRPr="004A6CC6" w:rsidRDefault="00530490" w:rsidP="004B7C07">
            <w:pPr>
              <w:rPr>
                <w:rFonts w:cs="Arial"/>
                <w:b/>
                <w:szCs w:val="20"/>
              </w:rPr>
            </w:pPr>
            <w:r w:rsidRPr="004A6CC6">
              <w:rPr>
                <w:rFonts w:cs="Arial"/>
                <w:szCs w:val="20"/>
              </w:rPr>
              <w:t>Machine failure causing injury to workers and surrounding persons</w:t>
            </w:r>
          </w:p>
        </w:tc>
        <w:tc>
          <w:tcPr>
            <w:tcW w:w="421" w:type="pct"/>
            <w:shd w:val="clear" w:color="auto" w:fill="FFFF00"/>
            <w:vAlign w:val="center"/>
          </w:tcPr>
          <w:p w14:paraId="5F17CA77" w14:textId="1F58DFE0" w:rsidR="00530490" w:rsidRDefault="00530490" w:rsidP="004B7C07">
            <w:pPr>
              <w:jc w:val="center"/>
              <w:rPr>
                <w:rFonts w:cs="Arial"/>
                <w:szCs w:val="20"/>
              </w:rPr>
            </w:pPr>
            <w:r>
              <w:rPr>
                <w:rFonts w:cs="Arial"/>
                <w:szCs w:val="20"/>
              </w:rPr>
              <w:t>Medium</w:t>
            </w:r>
          </w:p>
          <w:p w14:paraId="7DB1BEB5" w14:textId="6B07B0D2" w:rsidR="00530490" w:rsidRPr="00AF1217" w:rsidRDefault="00530490" w:rsidP="004B7C07">
            <w:pPr>
              <w:jc w:val="center"/>
              <w:rPr>
                <w:rFonts w:cs="Arial"/>
                <w:b/>
                <w:szCs w:val="20"/>
              </w:rPr>
            </w:pPr>
            <w:r>
              <w:rPr>
                <w:rFonts w:cs="Arial"/>
                <w:szCs w:val="20"/>
              </w:rPr>
              <w:t>(3)</w:t>
            </w:r>
          </w:p>
        </w:tc>
        <w:tc>
          <w:tcPr>
            <w:tcW w:w="2232" w:type="pct"/>
            <w:gridSpan w:val="4"/>
            <w:vAlign w:val="center"/>
          </w:tcPr>
          <w:p w14:paraId="1C10D5CC" w14:textId="538D052E" w:rsidR="00530490" w:rsidRPr="004A6CC6" w:rsidRDefault="00530490" w:rsidP="00530490">
            <w:pPr>
              <w:rPr>
                <w:rFonts w:cs="Arial"/>
                <w:szCs w:val="20"/>
              </w:rPr>
            </w:pPr>
            <w:r w:rsidRPr="004A6CC6">
              <w:rPr>
                <w:rFonts w:cs="Arial"/>
                <w:szCs w:val="20"/>
              </w:rPr>
              <w:t>Set up EWP in accordance with manufacturer’s recommendations</w:t>
            </w:r>
          </w:p>
          <w:p w14:paraId="4CE6C0A9" w14:textId="77777777" w:rsidR="00530490" w:rsidRPr="004A6CC6" w:rsidRDefault="00530490" w:rsidP="00530490">
            <w:pPr>
              <w:rPr>
                <w:rFonts w:cs="Arial"/>
                <w:szCs w:val="20"/>
              </w:rPr>
            </w:pPr>
            <w:r w:rsidRPr="004A6CC6">
              <w:rPr>
                <w:rFonts w:cs="Arial"/>
                <w:szCs w:val="20"/>
              </w:rPr>
              <w:t>Daily maintenance check of function and operation safety</w:t>
            </w:r>
          </w:p>
          <w:p w14:paraId="4B79ED29" w14:textId="77777777" w:rsidR="00530490" w:rsidRPr="004A6CC6" w:rsidRDefault="00530490" w:rsidP="00530490">
            <w:pPr>
              <w:rPr>
                <w:rFonts w:cs="Arial"/>
                <w:szCs w:val="20"/>
              </w:rPr>
            </w:pPr>
            <w:r w:rsidRPr="004A6CC6">
              <w:rPr>
                <w:rFonts w:cs="Arial"/>
                <w:szCs w:val="20"/>
              </w:rPr>
              <w:t xml:space="preserve">Only trained and competent </w:t>
            </w:r>
            <w:r>
              <w:rPr>
                <w:rFonts w:cs="Arial"/>
                <w:szCs w:val="20"/>
              </w:rPr>
              <w:t>workers</w:t>
            </w:r>
            <w:r w:rsidRPr="004A6CC6">
              <w:rPr>
                <w:rFonts w:cs="Arial"/>
                <w:szCs w:val="20"/>
              </w:rPr>
              <w:t xml:space="preserve"> to be involved in operating &amp; maintaining plant</w:t>
            </w:r>
          </w:p>
          <w:p w14:paraId="1F8C089A" w14:textId="77777777" w:rsidR="00530490" w:rsidRPr="004A6CC6" w:rsidRDefault="00530490" w:rsidP="00530490">
            <w:pPr>
              <w:rPr>
                <w:rFonts w:cs="Arial"/>
                <w:szCs w:val="20"/>
              </w:rPr>
            </w:pPr>
            <w:r w:rsidRPr="004A6CC6">
              <w:rPr>
                <w:rFonts w:cs="Arial"/>
                <w:szCs w:val="20"/>
              </w:rPr>
              <w:t xml:space="preserve">Supervision to be provided to all new </w:t>
            </w:r>
            <w:r>
              <w:rPr>
                <w:rFonts w:cs="Arial"/>
                <w:szCs w:val="20"/>
              </w:rPr>
              <w:t>workers</w:t>
            </w:r>
          </w:p>
          <w:p w14:paraId="5A32B317" w14:textId="77777777" w:rsidR="00530490" w:rsidRPr="004A6CC6" w:rsidRDefault="00530490" w:rsidP="00530490">
            <w:pPr>
              <w:rPr>
                <w:rFonts w:cs="Arial"/>
                <w:szCs w:val="20"/>
              </w:rPr>
            </w:pPr>
            <w:r w:rsidRPr="004A6CC6">
              <w:rPr>
                <w:rFonts w:cs="Arial"/>
                <w:szCs w:val="20"/>
              </w:rPr>
              <w:t xml:space="preserve">Park machine on hard ground </w:t>
            </w:r>
            <w:proofErr w:type="gramStart"/>
            <w:r w:rsidRPr="004A6CC6">
              <w:rPr>
                <w:rFonts w:cs="Arial"/>
                <w:szCs w:val="20"/>
              </w:rPr>
              <w:t>at all times</w:t>
            </w:r>
            <w:proofErr w:type="gramEnd"/>
            <w:r w:rsidRPr="004A6CC6">
              <w:rPr>
                <w:rFonts w:cs="Arial"/>
                <w:szCs w:val="20"/>
              </w:rPr>
              <w:t>.</w:t>
            </w:r>
          </w:p>
          <w:p w14:paraId="660D6D91" w14:textId="77777777" w:rsidR="00530490" w:rsidRPr="004A6CC6" w:rsidRDefault="00530490" w:rsidP="00530490">
            <w:pPr>
              <w:rPr>
                <w:rFonts w:cs="Arial"/>
                <w:szCs w:val="20"/>
              </w:rPr>
            </w:pPr>
            <w:r w:rsidRPr="004A6CC6">
              <w:rPr>
                <w:rFonts w:cs="Arial"/>
                <w:szCs w:val="20"/>
              </w:rPr>
              <w:t xml:space="preserve">Operator to set up machine to AS2550.5-2002 Manufacturers manual &amp; specs </w:t>
            </w:r>
          </w:p>
          <w:p w14:paraId="26EE2EE0" w14:textId="2C314951" w:rsidR="00530490" w:rsidRPr="004A6CC6" w:rsidRDefault="00530490" w:rsidP="00530490">
            <w:pPr>
              <w:autoSpaceDE w:val="0"/>
              <w:autoSpaceDN w:val="0"/>
              <w:adjustRightInd w:val="0"/>
              <w:rPr>
                <w:rFonts w:cs="Arial"/>
                <w:szCs w:val="20"/>
              </w:rPr>
            </w:pPr>
            <w:r w:rsidRPr="004A6CC6">
              <w:rPr>
                <w:rFonts w:cs="Arial"/>
                <w:szCs w:val="20"/>
              </w:rPr>
              <w:t>Machine level &amp; clear of excavation or embankment i.e. outside of slip zone</w:t>
            </w:r>
          </w:p>
        </w:tc>
        <w:tc>
          <w:tcPr>
            <w:tcW w:w="389" w:type="pct"/>
            <w:shd w:val="clear" w:color="auto" w:fill="00FA00"/>
            <w:vAlign w:val="center"/>
          </w:tcPr>
          <w:p w14:paraId="1B8494A3" w14:textId="0B3C955F" w:rsidR="00530490" w:rsidRPr="007D21E9" w:rsidRDefault="00530490" w:rsidP="004B7C07">
            <w:pPr>
              <w:jc w:val="center"/>
              <w:rPr>
                <w:rFonts w:cs="Arial"/>
                <w:szCs w:val="20"/>
              </w:rPr>
            </w:pPr>
            <w:r w:rsidRPr="007D21E9">
              <w:rPr>
                <w:rFonts w:cs="Arial"/>
                <w:szCs w:val="20"/>
              </w:rPr>
              <w:t>Low</w:t>
            </w:r>
          </w:p>
          <w:p w14:paraId="1A890A70" w14:textId="48470030" w:rsidR="00530490" w:rsidRPr="00AF1217" w:rsidRDefault="00530490" w:rsidP="004B7C07">
            <w:pPr>
              <w:jc w:val="center"/>
              <w:rPr>
                <w:rFonts w:cs="Arial"/>
                <w:b/>
                <w:szCs w:val="20"/>
              </w:rPr>
            </w:pPr>
            <w:r w:rsidRPr="007D21E9">
              <w:rPr>
                <w:rFonts w:cs="Arial"/>
              </w:rPr>
              <w:t>(2)</w:t>
            </w:r>
          </w:p>
        </w:tc>
        <w:tc>
          <w:tcPr>
            <w:tcW w:w="494" w:type="pct"/>
            <w:vAlign w:val="center"/>
          </w:tcPr>
          <w:p w14:paraId="166233F8" w14:textId="448856E9" w:rsidR="00530490" w:rsidRPr="004A6CC6" w:rsidRDefault="007D43F3" w:rsidP="004B7C07">
            <w:pPr>
              <w:jc w:val="center"/>
              <w:rPr>
                <w:rFonts w:cs="Arial"/>
                <w:szCs w:val="20"/>
              </w:rPr>
            </w:pPr>
            <w:r>
              <w:rPr>
                <w:rFonts w:cs="Arial"/>
                <w:szCs w:val="20"/>
              </w:rPr>
              <w:t>Workers and S</w:t>
            </w:r>
            <w:r w:rsidRPr="004A6CC6">
              <w:rPr>
                <w:rFonts w:cs="Arial"/>
                <w:szCs w:val="20"/>
              </w:rPr>
              <w:t>upervisor</w:t>
            </w:r>
          </w:p>
        </w:tc>
      </w:tr>
      <w:tr w:rsidR="00530490" w:rsidRPr="00323DBA" w14:paraId="6B3D054B" w14:textId="77777777" w:rsidTr="00530490">
        <w:trPr>
          <w:cantSplit/>
          <w:trHeight w:val="355"/>
        </w:trPr>
        <w:tc>
          <w:tcPr>
            <w:tcW w:w="697" w:type="pct"/>
            <w:vAlign w:val="center"/>
          </w:tcPr>
          <w:p w14:paraId="0FFD8E5A" w14:textId="77777777" w:rsidR="00530490" w:rsidRPr="009D14FC" w:rsidRDefault="00530490"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lastRenderedPageBreak/>
              <w:t xml:space="preserve">Procedure </w:t>
            </w:r>
          </w:p>
          <w:p w14:paraId="0D4AD709" w14:textId="77777777" w:rsidR="00530490" w:rsidRPr="009D14FC" w:rsidRDefault="00530490"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t>(In Steps):</w:t>
            </w:r>
          </w:p>
        </w:tc>
        <w:tc>
          <w:tcPr>
            <w:tcW w:w="767" w:type="pct"/>
            <w:vAlign w:val="center"/>
          </w:tcPr>
          <w:p w14:paraId="0B281A90" w14:textId="77777777" w:rsidR="00530490" w:rsidRPr="009D14FC" w:rsidRDefault="00530490"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t>Possible Hazards:</w:t>
            </w:r>
          </w:p>
        </w:tc>
        <w:tc>
          <w:tcPr>
            <w:tcW w:w="421" w:type="pct"/>
            <w:tcBorders>
              <w:bottom w:val="single" w:sz="4" w:space="0" w:color="auto"/>
            </w:tcBorders>
            <w:vAlign w:val="center"/>
          </w:tcPr>
          <w:p w14:paraId="1C8FB2D3" w14:textId="77777777" w:rsidR="00530490" w:rsidRPr="009D14FC" w:rsidRDefault="00530490" w:rsidP="00530490">
            <w:pPr>
              <w:pStyle w:val="Technical4"/>
              <w:tabs>
                <w:tab w:val="clear" w:pos="-720"/>
              </w:tabs>
              <w:suppressAutoHyphens w:val="0"/>
              <w:jc w:val="center"/>
              <w:rPr>
                <w:rFonts w:ascii="Arial" w:hAnsi="Arial" w:cs="Arial"/>
                <w:sz w:val="20"/>
                <w:lang w:val="en-AU"/>
              </w:rPr>
            </w:pPr>
            <w:r w:rsidRPr="009D14FC">
              <w:rPr>
                <w:rFonts w:ascii="Arial" w:hAnsi="Arial" w:cs="Arial"/>
                <w:sz w:val="20"/>
                <w:lang w:val="en-AU"/>
              </w:rPr>
              <w:t>Risk Score</w:t>
            </w:r>
          </w:p>
        </w:tc>
        <w:tc>
          <w:tcPr>
            <w:tcW w:w="2232" w:type="pct"/>
            <w:gridSpan w:val="4"/>
            <w:vAlign w:val="center"/>
          </w:tcPr>
          <w:p w14:paraId="4FCBF815" w14:textId="77777777" w:rsidR="00530490" w:rsidRPr="009D14FC" w:rsidRDefault="00530490"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t>Safety Controls:</w:t>
            </w:r>
          </w:p>
        </w:tc>
        <w:tc>
          <w:tcPr>
            <w:tcW w:w="389" w:type="pct"/>
            <w:tcBorders>
              <w:bottom w:val="single" w:sz="4" w:space="0" w:color="auto"/>
            </w:tcBorders>
            <w:vAlign w:val="center"/>
          </w:tcPr>
          <w:p w14:paraId="5EF916A4" w14:textId="77777777" w:rsidR="00530490" w:rsidRPr="00B87F36" w:rsidRDefault="00530490" w:rsidP="00530490">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Residual Risk</w:t>
            </w:r>
          </w:p>
        </w:tc>
        <w:tc>
          <w:tcPr>
            <w:tcW w:w="494" w:type="pct"/>
            <w:vAlign w:val="center"/>
          </w:tcPr>
          <w:p w14:paraId="14E689B1" w14:textId="77777777" w:rsidR="00530490" w:rsidRPr="00B87F36" w:rsidRDefault="00530490" w:rsidP="00530490">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Responsible Person</w:t>
            </w:r>
          </w:p>
        </w:tc>
      </w:tr>
      <w:tr w:rsidR="00530490" w:rsidRPr="00B87F36" w14:paraId="011C3411" w14:textId="77777777" w:rsidTr="004B7C07">
        <w:trPr>
          <w:cantSplit/>
          <w:trHeight w:val="486"/>
        </w:trPr>
        <w:tc>
          <w:tcPr>
            <w:tcW w:w="697" w:type="pct"/>
            <w:vMerge w:val="restart"/>
            <w:vAlign w:val="center"/>
          </w:tcPr>
          <w:p w14:paraId="10C2B5B1" w14:textId="434E5CA8" w:rsidR="00530490" w:rsidRDefault="00530490" w:rsidP="004B7C07">
            <w:pPr>
              <w:rPr>
                <w:rFonts w:cs="Arial"/>
                <w:szCs w:val="20"/>
              </w:rPr>
            </w:pPr>
            <w:r w:rsidRPr="004A6CC6">
              <w:rPr>
                <w:rFonts w:cs="Arial"/>
                <w:szCs w:val="20"/>
              </w:rPr>
              <w:t>Set up EWP</w:t>
            </w:r>
          </w:p>
        </w:tc>
        <w:tc>
          <w:tcPr>
            <w:tcW w:w="767" w:type="pct"/>
            <w:vAlign w:val="center"/>
          </w:tcPr>
          <w:p w14:paraId="18C10C8A" w14:textId="71E1D75D" w:rsidR="00530490" w:rsidRPr="004A6CC6" w:rsidRDefault="00530490" w:rsidP="004B7C07">
            <w:pPr>
              <w:rPr>
                <w:rFonts w:cs="Arial"/>
                <w:b/>
                <w:szCs w:val="20"/>
              </w:rPr>
            </w:pPr>
            <w:r w:rsidRPr="004A6CC6">
              <w:rPr>
                <w:rFonts w:cs="Arial"/>
                <w:szCs w:val="20"/>
              </w:rPr>
              <w:t>EWP tipping or rolling</w:t>
            </w:r>
          </w:p>
        </w:tc>
        <w:tc>
          <w:tcPr>
            <w:tcW w:w="421" w:type="pct"/>
            <w:shd w:val="clear" w:color="auto" w:fill="FFFF00"/>
            <w:vAlign w:val="center"/>
          </w:tcPr>
          <w:p w14:paraId="4955817A" w14:textId="310248DB" w:rsidR="00530490" w:rsidRDefault="00530490" w:rsidP="004B7C07">
            <w:pPr>
              <w:jc w:val="center"/>
              <w:rPr>
                <w:rFonts w:cs="Arial"/>
                <w:szCs w:val="20"/>
              </w:rPr>
            </w:pPr>
            <w:r>
              <w:rPr>
                <w:rFonts w:cs="Arial"/>
                <w:szCs w:val="20"/>
              </w:rPr>
              <w:t>Medium</w:t>
            </w:r>
          </w:p>
          <w:p w14:paraId="410AB751" w14:textId="3D7B00D6" w:rsidR="00530490" w:rsidRPr="004B7C07" w:rsidRDefault="00530490" w:rsidP="004B7C07">
            <w:pPr>
              <w:jc w:val="center"/>
              <w:rPr>
                <w:rFonts w:cs="Arial"/>
                <w:szCs w:val="20"/>
              </w:rPr>
            </w:pPr>
            <w:r>
              <w:rPr>
                <w:rFonts w:cs="Arial"/>
                <w:szCs w:val="20"/>
              </w:rPr>
              <w:t>(4)</w:t>
            </w:r>
          </w:p>
        </w:tc>
        <w:tc>
          <w:tcPr>
            <w:tcW w:w="2232" w:type="pct"/>
            <w:gridSpan w:val="4"/>
          </w:tcPr>
          <w:p w14:paraId="1E44C81D" w14:textId="77777777" w:rsidR="007D43F3" w:rsidRDefault="007D43F3" w:rsidP="007D43F3">
            <w:pPr>
              <w:pStyle w:val="NormalTableHeading"/>
              <w:spacing w:before="0" w:after="0"/>
              <w:rPr>
                <w:rFonts w:ascii="Arial" w:hAnsi="Arial" w:cs="Arial"/>
                <w:b w:val="0"/>
                <w:color w:val="auto"/>
                <w:sz w:val="20"/>
              </w:rPr>
            </w:pPr>
          </w:p>
          <w:p w14:paraId="3ED526E7" w14:textId="2C60F286" w:rsidR="00530490" w:rsidRPr="004A6CC6" w:rsidRDefault="00530490" w:rsidP="007D43F3">
            <w:pPr>
              <w:pStyle w:val="NormalTableHeading"/>
              <w:spacing w:before="0" w:after="0"/>
              <w:rPr>
                <w:rFonts w:ascii="Arial" w:hAnsi="Arial" w:cs="Arial"/>
                <w:b w:val="0"/>
                <w:color w:val="auto"/>
                <w:sz w:val="20"/>
              </w:rPr>
            </w:pPr>
            <w:r w:rsidRPr="004A6CC6">
              <w:rPr>
                <w:rFonts w:ascii="Arial" w:hAnsi="Arial" w:cs="Arial"/>
                <w:b w:val="0"/>
                <w:color w:val="auto"/>
                <w:sz w:val="20"/>
              </w:rPr>
              <w:t>Prior to operation, inspect the entire work site and all ground conditions where the EWP will travel.</w:t>
            </w:r>
          </w:p>
          <w:p w14:paraId="1242380C" w14:textId="77777777" w:rsidR="00530490" w:rsidRPr="004A6CC6" w:rsidRDefault="00530490" w:rsidP="007D43F3">
            <w:pPr>
              <w:pStyle w:val="NormalTableHeading"/>
              <w:spacing w:before="0" w:after="0"/>
              <w:rPr>
                <w:rFonts w:ascii="Arial" w:hAnsi="Arial" w:cs="Arial"/>
                <w:b w:val="0"/>
                <w:color w:val="auto"/>
                <w:sz w:val="20"/>
              </w:rPr>
            </w:pPr>
            <w:r w:rsidRPr="004A6CC6">
              <w:rPr>
                <w:rFonts w:ascii="Arial" w:hAnsi="Arial" w:cs="Arial"/>
                <w:b w:val="0"/>
                <w:color w:val="auto"/>
                <w:sz w:val="20"/>
              </w:rPr>
              <w:t>Do not exceed maximum weight capacity of machine.</w:t>
            </w:r>
          </w:p>
          <w:p w14:paraId="116CECD1" w14:textId="77777777" w:rsidR="00530490" w:rsidRPr="004A6CC6" w:rsidRDefault="00530490" w:rsidP="007D43F3">
            <w:pPr>
              <w:pStyle w:val="NormalTableHeading"/>
              <w:spacing w:before="0" w:after="0"/>
              <w:rPr>
                <w:rFonts w:ascii="Arial" w:hAnsi="Arial" w:cs="Arial"/>
                <w:b w:val="0"/>
                <w:color w:val="auto"/>
                <w:sz w:val="20"/>
              </w:rPr>
            </w:pPr>
            <w:r w:rsidRPr="004A6CC6">
              <w:rPr>
                <w:rFonts w:ascii="Arial" w:hAnsi="Arial" w:cs="Arial"/>
                <w:b w:val="0"/>
                <w:color w:val="auto"/>
                <w:sz w:val="20"/>
              </w:rPr>
              <w:t xml:space="preserve">Do not drive when elevated. </w:t>
            </w:r>
          </w:p>
          <w:p w14:paraId="1AC5DA35" w14:textId="77777777" w:rsidR="00530490" w:rsidRPr="004A6CC6" w:rsidRDefault="00530490" w:rsidP="007D43F3">
            <w:pPr>
              <w:pStyle w:val="NormalTableHeading"/>
              <w:spacing w:before="0" w:after="0"/>
              <w:rPr>
                <w:rFonts w:ascii="Arial" w:hAnsi="Arial" w:cs="Arial"/>
                <w:b w:val="0"/>
                <w:color w:val="auto"/>
                <w:sz w:val="20"/>
              </w:rPr>
            </w:pPr>
            <w:r w:rsidRPr="004A6CC6">
              <w:rPr>
                <w:rFonts w:ascii="Arial" w:hAnsi="Arial" w:cs="Arial"/>
                <w:b w:val="0"/>
                <w:color w:val="auto"/>
                <w:sz w:val="20"/>
              </w:rPr>
              <w:t>Do not use, elevate or leave elevated in high winds that exceed the machines maximum wind rating.</w:t>
            </w:r>
          </w:p>
          <w:p w14:paraId="3350D349" w14:textId="77777777" w:rsidR="00530490" w:rsidRPr="004A6CC6" w:rsidRDefault="00530490" w:rsidP="007D43F3">
            <w:pPr>
              <w:pStyle w:val="NormalTableHeading"/>
              <w:spacing w:before="0" w:after="0"/>
              <w:rPr>
                <w:rFonts w:ascii="Arial" w:hAnsi="Arial" w:cs="Arial"/>
                <w:b w:val="0"/>
                <w:color w:val="auto"/>
                <w:sz w:val="20"/>
              </w:rPr>
            </w:pPr>
            <w:r w:rsidRPr="004A6CC6">
              <w:rPr>
                <w:rFonts w:ascii="Arial" w:hAnsi="Arial" w:cs="Arial"/>
                <w:b w:val="0"/>
                <w:color w:val="auto"/>
                <w:sz w:val="20"/>
              </w:rPr>
              <w:t>Do not attach sail hazards such as signs, banners, shade cloth etc. to the EWP, and exercise caution when carrying large surface area materials in the EWP e.g. roofing sheets and plasterboard etc. as this will increase the exposed wind area of the machine and may cause the plant to tip over in windy conditions.</w:t>
            </w:r>
          </w:p>
          <w:p w14:paraId="3EC65B8E" w14:textId="77777777" w:rsidR="00530490" w:rsidRPr="004A6CC6" w:rsidRDefault="00530490" w:rsidP="007D43F3">
            <w:pPr>
              <w:pStyle w:val="NormalTableHeading"/>
              <w:spacing w:before="0" w:after="0"/>
              <w:rPr>
                <w:rFonts w:ascii="Arial" w:hAnsi="Arial" w:cs="Arial"/>
                <w:b w:val="0"/>
                <w:color w:val="auto"/>
                <w:sz w:val="20"/>
              </w:rPr>
            </w:pPr>
            <w:r w:rsidRPr="004A6CC6">
              <w:rPr>
                <w:rFonts w:ascii="Arial" w:hAnsi="Arial" w:cs="Arial"/>
                <w:b w:val="0"/>
                <w:color w:val="auto"/>
                <w:sz w:val="20"/>
              </w:rPr>
              <w:t xml:space="preserve">Do not perform work that will subject the EWP to a side force greater that the machines rated side loading e.g. pushing and pulling on a fixed structure when working from </w:t>
            </w:r>
            <w:proofErr w:type="gramStart"/>
            <w:r w:rsidRPr="004A6CC6">
              <w:rPr>
                <w:rFonts w:ascii="Arial" w:hAnsi="Arial" w:cs="Arial"/>
                <w:b w:val="0"/>
                <w:color w:val="auto"/>
                <w:sz w:val="20"/>
              </w:rPr>
              <w:t>a</w:t>
            </w:r>
            <w:proofErr w:type="gramEnd"/>
            <w:r w:rsidRPr="004A6CC6">
              <w:rPr>
                <w:rFonts w:ascii="Arial" w:hAnsi="Arial" w:cs="Arial"/>
                <w:b w:val="0"/>
                <w:color w:val="auto"/>
                <w:sz w:val="20"/>
              </w:rPr>
              <w:t xml:space="preserve"> EWP.</w:t>
            </w:r>
          </w:p>
          <w:p w14:paraId="5AB32DBA" w14:textId="77777777" w:rsidR="00530490" w:rsidRPr="004A6CC6" w:rsidRDefault="00530490" w:rsidP="007D43F3">
            <w:pPr>
              <w:rPr>
                <w:rFonts w:cs="Arial"/>
                <w:szCs w:val="20"/>
              </w:rPr>
            </w:pPr>
            <w:r w:rsidRPr="004A6CC6">
              <w:rPr>
                <w:rFonts w:cs="Arial"/>
                <w:szCs w:val="20"/>
              </w:rPr>
              <w:t xml:space="preserve">If one or more of the wheels are not making full contact with the ground exercise extreme caution. </w:t>
            </w:r>
          </w:p>
          <w:p w14:paraId="53276635" w14:textId="26EE1BED" w:rsidR="00530490" w:rsidRPr="004A6CC6" w:rsidRDefault="00530490" w:rsidP="007D43F3">
            <w:pPr>
              <w:autoSpaceDE w:val="0"/>
              <w:autoSpaceDN w:val="0"/>
              <w:adjustRightInd w:val="0"/>
              <w:rPr>
                <w:rFonts w:cs="Arial"/>
                <w:szCs w:val="20"/>
              </w:rPr>
            </w:pPr>
            <w:r w:rsidRPr="004A6CC6">
              <w:rPr>
                <w:rFonts w:cs="Arial"/>
                <w:szCs w:val="20"/>
              </w:rPr>
              <w:t>Fully lower the EWP and position machine so all wheels are in full contact with the ground.</w:t>
            </w:r>
          </w:p>
        </w:tc>
        <w:tc>
          <w:tcPr>
            <w:tcW w:w="389" w:type="pct"/>
            <w:shd w:val="clear" w:color="auto" w:fill="00FA00"/>
            <w:vAlign w:val="center"/>
          </w:tcPr>
          <w:p w14:paraId="185596B9" w14:textId="353C3FF9" w:rsidR="00530490" w:rsidRPr="007D21E9" w:rsidRDefault="00530490" w:rsidP="004B7C07">
            <w:pPr>
              <w:jc w:val="center"/>
              <w:rPr>
                <w:rFonts w:cs="Arial"/>
                <w:szCs w:val="20"/>
              </w:rPr>
            </w:pPr>
            <w:r w:rsidRPr="007D21E9">
              <w:rPr>
                <w:rFonts w:cs="Arial"/>
                <w:szCs w:val="20"/>
              </w:rPr>
              <w:t>Low</w:t>
            </w:r>
          </w:p>
          <w:p w14:paraId="2988D98B" w14:textId="2683F579" w:rsidR="00530490" w:rsidRPr="00AF1217" w:rsidRDefault="00530490" w:rsidP="004B7C07">
            <w:pPr>
              <w:jc w:val="center"/>
              <w:rPr>
                <w:rFonts w:cs="Arial"/>
                <w:b/>
                <w:szCs w:val="20"/>
              </w:rPr>
            </w:pPr>
            <w:r w:rsidRPr="007D21E9">
              <w:rPr>
                <w:rFonts w:cs="Arial"/>
              </w:rPr>
              <w:t>(2)</w:t>
            </w:r>
          </w:p>
        </w:tc>
        <w:tc>
          <w:tcPr>
            <w:tcW w:w="494" w:type="pct"/>
            <w:vAlign w:val="center"/>
          </w:tcPr>
          <w:p w14:paraId="020E7E9E" w14:textId="3452C5D2" w:rsidR="00530490" w:rsidRPr="004A6CC6" w:rsidRDefault="00530490" w:rsidP="004B7C07">
            <w:pPr>
              <w:jc w:val="center"/>
              <w:rPr>
                <w:rFonts w:cs="Arial"/>
                <w:szCs w:val="20"/>
              </w:rPr>
            </w:pPr>
            <w:r>
              <w:rPr>
                <w:rFonts w:cs="Arial"/>
                <w:szCs w:val="20"/>
              </w:rPr>
              <w:t>Workers</w:t>
            </w:r>
          </w:p>
        </w:tc>
      </w:tr>
      <w:tr w:rsidR="00530490" w:rsidRPr="00B87F36" w14:paraId="30B699D9" w14:textId="77777777" w:rsidTr="004B7C07">
        <w:trPr>
          <w:cantSplit/>
          <w:trHeight w:val="486"/>
        </w:trPr>
        <w:tc>
          <w:tcPr>
            <w:tcW w:w="697" w:type="pct"/>
            <w:vMerge/>
            <w:vAlign w:val="center"/>
          </w:tcPr>
          <w:p w14:paraId="41503466" w14:textId="4258902B" w:rsidR="00530490" w:rsidRDefault="00530490" w:rsidP="004B7C07">
            <w:pPr>
              <w:rPr>
                <w:rFonts w:cs="Arial"/>
                <w:szCs w:val="20"/>
              </w:rPr>
            </w:pPr>
          </w:p>
        </w:tc>
        <w:tc>
          <w:tcPr>
            <w:tcW w:w="767" w:type="pct"/>
            <w:vAlign w:val="center"/>
          </w:tcPr>
          <w:p w14:paraId="3CF706F8" w14:textId="019F47CE" w:rsidR="00530490" w:rsidRPr="004A6CC6" w:rsidRDefault="00530490" w:rsidP="004B7C07">
            <w:pPr>
              <w:rPr>
                <w:rFonts w:cs="Arial"/>
                <w:b/>
                <w:szCs w:val="20"/>
              </w:rPr>
            </w:pPr>
            <w:r w:rsidRPr="004A6CC6">
              <w:rPr>
                <w:rFonts w:cs="Arial"/>
                <w:szCs w:val="20"/>
              </w:rPr>
              <w:t>Contact with overhead power lines, infrastructure or persons</w:t>
            </w:r>
          </w:p>
        </w:tc>
        <w:tc>
          <w:tcPr>
            <w:tcW w:w="421" w:type="pct"/>
            <w:shd w:val="clear" w:color="auto" w:fill="FF0000"/>
            <w:vAlign w:val="center"/>
          </w:tcPr>
          <w:p w14:paraId="14349EEB" w14:textId="23A8E5FF" w:rsidR="00530490" w:rsidRDefault="00530490" w:rsidP="004B7C07">
            <w:pPr>
              <w:jc w:val="center"/>
              <w:rPr>
                <w:rFonts w:cs="Arial"/>
                <w:szCs w:val="20"/>
              </w:rPr>
            </w:pPr>
            <w:r>
              <w:rPr>
                <w:rFonts w:cs="Arial"/>
                <w:szCs w:val="20"/>
              </w:rPr>
              <w:t>High</w:t>
            </w:r>
          </w:p>
          <w:p w14:paraId="6BD330BB" w14:textId="16402F48" w:rsidR="00530490" w:rsidRPr="00AF1217" w:rsidRDefault="00530490" w:rsidP="004B7C07">
            <w:pPr>
              <w:jc w:val="center"/>
              <w:rPr>
                <w:rFonts w:cs="Arial"/>
                <w:b/>
                <w:szCs w:val="20"/>
              </w:rPr>
            </w:pPr>
            <w:r>
              <w:rPr>
                <w:rFonts w:cs="Arial"/>
                <w:szCs w:val="20"/>
              </w:rPr>
              <w:t>(9)</w:t>
            </w:r>
          </w:p>
        </w:tc>
        <w:tc>
          <w:tcPr>
            <w:tcW w:w="2232" w:type="pct"/>
            <w:gridSpan w:val="4"/>
          </w:tcPr>
          <w:p w14:paraId="3D746465" w14:textId="77777777" w:rsidR="007D43F3" w:rsidRDefault="007D43F3" w:rsidP="007D43F3">
            <w:pPr>
              <w:rPr>
                <w:rFonts w:cs="Arial"/>
                <w:szCs w:val="20"/>
              </w:rPr>
            </w:pPr>
          </w:p>
          <w:p w14:paraId="52D27C58" w14:textId="4FBDBFD0" w:rsidR="00530490" w:rsidRPr="004A6CC6" w:rsidRDefault="00530490" w:rsidP="007D43F3">
            <w:pPr>
              <w:rPr>
                <w:rFonts w:cs="Arial"/>
                <w:szCs w:val="20"/>
              </w:rPr>
            </w:pPr>
            <w:r w:rsidRPr="004A6CC6">
              <w:rPr>
                <w:rFonts w:cs="Arial"/>
                <w:szCs w:val="20"/>
              </w:rPr>
              <w:t xml:space="preserve">Complete survey of site with before entering and plan path of travel to ensure all obstacles are avoided. </w:t>
            </w:r>
          </w:p>
          <w:p w14:paraId="44DCF44E" w14:textId="77777777" w:rsidR="00530490" w:rsidRPr="004A6CC6" w:rsidRDefault="00530490" w:rsidP="007D43F3">
            <w:pPr>
              <w:rPr>
                <w:rFonts w:cs="Arial"/>
                <w:szCs w:val="20"/>
              </w:rPr>
            </w:pPr>
            <w:r w:rsidRPr="004A6CC6">
              <w:rPr>
                <w:rFonts w:cs="Arial"/>
                <w:szCs w:val="20"/>
              </w:rPr>
              <w:t xml:space="preserve">Approved Uniform with high visibility to be </w:t>
            </w:r>
            <w:proofErr w:type="gramStart"/>
            <w:r w:rsidRPr="004A6CC6">
              <w:rPr>
                <w:rFonts w:cs="Arial"/>
                <w:szCs w:val="20"/>
              </w:rPr>
              <w:t>worn at all times</w:t>
            </w:r>
            <w:proofErr w:type="gramEnd"/>
            <w:r w:rsidRPr="004A6CC6">
              <w:rPr>
                <w:rFonts w:cs="Arial"/>
                <w:szCs w:val="20"/>
              </w:rPr>
              <w:t>.</w:t>
            </w:r>
          </w:p>
          <w:p w14:paraId="6B953F68" w14:textId="77777777" w:rsidR="00530490" w:rsidRPr="004A6CC6" w:rsidRDefault="00530490" w:rsidP="007D43F3">
            <w:pPr>
              <w:rPr>
                <w:rFonts w:cs="Arial"/>
                <w:szCs w:val="20"/>
              </w:rPr>
            </w:pPr>
            <w:r w:rsidRPr="004A6CC6">
              <w:rPr>
                <w:rFonts w:cs="Arial"/>
                <w:szCs w:val="20"/>
              </w:rPr>
              <w:t>Spotter to be used to ensure EWP remains safe distance from power lines.</w:t>
            </w:r>
          </w:p>
          <w:p w14:paraId="57AE6846" w14:textId="77777777" w:rsidR="00530490" w:rsidRPr="004A6CC6" w:rsidRDefault="00530490" w:rsidP="007D43F3">
            <w:pPr>
              <w:rPr>
                <w:rFonts w:cs="Arial"/>
                <w:szCs w:val="20"/>
              </w:rPr>
            </w:pPr>
            <w:r w:rsidRPr="004A6CC6">
              <w:rPr>
                <w:rFonts w:cs="Arial"/>
                <w:szCs w:val="20"/>
              </w:rPr>
              <w:t xml:space="preserve">Ensure clear communication between </w:t>
            </w:r>
            <w:r>
              <w:rPr>
                <w:rFonts w:cs="Arial"/>
                <w:szCs w:val="20"/>
              </w:rPr>
              <w:t>workers</w:t>
            </w:r>
            <w:r w:rsidRPr="004A6CC6">
              <w:rPr>
                <w:rFonts w:cs="Arial"/>
                <w:szCs w:val="20"/>
              </w:rPr>
              <w:t xml:space="preserve"> and </w:t>
            </w:r>
            <w:r>
              <w:rPr>
                <w:rFonts w:cs="Arial"/>
                <w:szCs w:val="20"/>
              </w:rPr>
              <w:t>workers</w:t>
            </w:r>
            <w:r w:rsidRPr="004A6CC6">
              <w:rPr>
                <w:rFonts w:cs="Arial"/>
                <w:szCs w:val="20"/>
              </w:rPr>
              <w:t>.</w:t>
            </w:r>
          </w:p>
          <w:p w14:paraId="58E32A0F" w14:textId="77777777" w:rsidR="00530490" w:rsidRPr="004A6CC6" w:rsidRDefault="00530490" w:rsidP="007D43F3">
            <w:pPr>
              <w:rPr>
                <w:rFonts w:cs="Arial"/>
                <w:szCs w:val="20"/>
              </w:rPr>
            </w:pPr>
            <w:r w:rsidRPr="004A6CC6">
              <w:rPr>
                <w:rFonts w:cs="Arial"/>
                <w:szCs w:val="20"/>
              </w:rPr>
              <w:t>Barricade area from public access</w:t>
            </w:r>
          </w:p>
          <w:p w14:paraId="1DD1591E" w14:textId="77777777" w:rsidR="00530490" w:rsidRPr="004A6CC6" w:rsidRDefault="00530490" w:rsidP="007D43F3">
            <w:pPr>
              <w:rPr>
                <w:rFonts w:cs="Arial"/>
                <w:szCs w:val="20"/>
              </w:rPr>
            </w:pPr>
            <w:r w:rsidRPr="004A6CC6">
              <w:rPr>
                <w:rFonts w:cs="Arial"/>
                <w:szCs w:val="20"/>
              </w:rPr>
              <w:t xml:space="preserve">Ground </w:t>
            </w:r>
            <w:r>
              <w:rPr>
                <w:rFonts w:cs="Arial"/>
                <w:szCs w:val="20"/>
              </w:rPr>
              <w:t>workers</w:t>
            </w:r>
            <w:r w:rsidRPr="004A6CC6">
              <w:rPr>
                <w:rFonts w:cs="Arial"/>
                <w:szCs w:val="20"/>
              </w:rPr>
              <w:t xml:space="preserve"> to remain clear of moving plant.</w:t>
            </w:r>
          </w:p>
          <w:p w14:paraId="03549B4F" w14:textId="77777777" w:rsidR="00530490" w:rsidRPr="004A6CC6" w:rsidRDefault="00530490" w:rsidP="007D43F3">
            <w:pPr>
              <w:rPr>
                <w:rFonts w:cs="Arial"/>
                <w:szCs w:val="20"/>
              </w:rPr>
            </w:pPr>
            <w:r w:rsidRPr="004A6CC6">
              <w:rPr>
                <w:rFonts w:cs="Arial"/>
                <w:szCs w:val="20"/>
              </w:rPr>
              <w:t>Operator to stay alert and maintain safe distance from persons/structures</w:t>
            </w:r>
          </w:p>
          <w:p w14:paraId="5FD6DD25" w14:textId="0C6F8D1B" w:rsidR="00530490" w:rsidRPr="004A6CC6" w:rsidRDefault="00530490" w:rsidP="007D43F3">
            <w:pPr>
              <w:rPr>
                <w:rFonts w:cs="Arial"/>
                <w:szCs w:val="20"/>
              </w:rPr>
            </w:pPr>
            <w:r w:rsidRPr="004A6CC6">
              <w:rPr>
                <w:rFonts w:cs="Arial"/>
                <w:szCs w:val="20"/>
              </w:rPr>
              <w:t>EWP to operate safe distances from electrical services</w:t>
            </w:r>
            <w:r>
              <w:rPr>
                <w:rFonts w:cs="Arial"/>
                <w:szCs w:val="20"/>
              </w:rPr>
              <w:t xml:space="preserve">, </w:t>
            </w:r>
            <w:r w:rsidRPr="004A6CC6">
              <w:rPr>
                <w:rFonts w:cs="Arial"/>
                <w:szCs w:val="20"/>
              </w:rPr>
              <w:t xml:space="preserve">infrastructure and people </w:t>
            </w:r>
            <w:proofErr w:type="gramStart"/>
            <w:r w:rsidRPr="004A6CC6">
              <w:rPr>
                <w:rFonts w:cs="Arial"/>
                <w:szCs w:val="20"/>
              </w:rPr>
              <w:t>at all times</w:t>
            </w:r>
            <w:proofErr w:type="gramEnd"/>
            <w:r w:rsidRPr="004A6CC6">
              <w:rPr>
                <w:rFonts w:cs="Arial"/>
                <w:szCs w:val="20"/>
              </w:rPr>
              <w:t xml:space="preserve"> as per AS2550.5-2002</w:t>
            </w:r>
          </w:p>
          <w:p w14:paraId="50EEBE2B" w14:textId="77777777" w:rsidR="00530490" w:rsidRPr="004A6CC6" w:rsidRDefault="00530490" w:rsidP="007D43F3">
            <w:pPr>
              <w:numPr>
                <w:ilvl w:val="0"/>
                <w:numId w:val="5"/>
              </w:numPr>
              <w:ind w:firstLine="0"/>
              <w:rPr>
                <w:rFonts w:cs="Arial"/>
                <w:szCs w:val="20"/>
              </w:rPr>
            </w:pPr>
            <w:r w:rsidRPr="004A6CC6">
              <w:rPr>
                <w:rFonts w:cs="Arial"/>
                <w:szCs w:val="20"/>
              </w:rPr>
              <w:t>3m clearance up to 132,000V</w:t>
            </w:r>
          </w:p>
          <w:p w14:paraId="72024D69" w14:textId="77777777" w:rsidR="00530490" w:rsidRPr="004A6CC6" w:rsidRDefault="00530490" w:rsidP="007D43F3">
            <w:pPr>
              <w:numPr>
                <w:ilvl w:val="0"/>
                <w:numId w:val="5"/>
              </w:numPr>
              <w:ind w:firstLine="0"/>
              <w:rPr>
                <w:rFonts w:cs="Arial"/>
                <w:szCs w:val="20"/>
              </w:rPr>
            </w:pPr>
            <w:r w:rsidRPr="004A6CC6">
              <w:rPr>
                <w:rFonts w:cs="Arial"/>
                <w:szCs w:val="20"/>
              </w:rPr>
              <w:t>6m clearance 132,000V to 330,000V</w:t>
            </w:r>
          </w:p>
          <w:p w14:paraId="20017191" w14:textId="5E5A1EB3" w:rsidR="00530490" w:rsidRPr="00530490" w:rsidRDefault="00530490" w:rsidP="007D43F3">
            <w:pPr>
              <w:numPr>
                <w:ilvl w:val="0"/>
                <w:numId w:val="5"/>
              </w:numPr>
              <w:ind w:firstLine="0"/>
              <w:rPr>
                <w:rFonts w:cs="Arial"/>
                <w:szCs w:val="20"/>
              </w:rPr>
            </w:pPr>
            <w:r w:rsidRPr="004A6CC6">
              <w:rPr>
                <w:rFonts w:cs="Arial"/>
                <w:szCs w:val="20"/>
              </w:rPr>
              <w:t>8m + clearance for over 330,000V</w:t>
            </w:r>
          </w:p>
        </w:tc>
        <w:tc>
          <w:tcPr>
            <w:tcW w:w="389" w:type="pct"/>
            <w:shd w:val="clear" w:color="auto" w:fill="00FA00"/>
            <w:vAlign w:val="center"/>
          </w:tcPr>
          <w:p w14:paraId="02D79389" w14:textId="55E38364" w:rsidR="00530490" w:rsidRPr="007D21E9" w:rsidRDefault="00530490" w:rsidP="004B7C07">
            <w:pPr>
              <w:jc w:val="center"/>
              <w:rPr>
                <w:rFonts w:cs="Arial"/>
                <w:szCs w:val="20"/>
              </w:rPr>
            </w:pPr>
            <w:r w:rsidRPr="007D21E9">
              <w:rPr>
                <w:rFonts w:cs="Arial"/>
                <w:szCs w:val="20"/>
              </w:rPr>
              <w:t>Low</w:t>
            </w:r>
          </w:p>
          <w:p w14:paraId="726E966C" w14:textId="2343A638" w:rsidR="00530490" w:rsidRPr="00AF1217" w:rsidRDefault="00530490" w:rsidP="004B7C07">
            <w:pPr>
              <w:jc w:val="center"/>
              <w:rPr>
                <w:rFonts w:cs="Arial"/>
                <w:b/>
                <w:szCs w:val="20"/>
              </w:rPr>
            </w:pPr>
            <w:r w:rsidRPr="007D21E9">
              <w:rPr>
                <w:rFonts w:cs="Arial"/>
              </w:rPr>
              <w:t>(2)</w:t>
            </w:r>
          </w:p>
        </w:tc>
        <w:tc>
          <w:tcPr>
            <w:tcW w:w="494" w:type="pct"/>
            <w:vAlign w:val="center"/>
          </w:tcPr>
          <w:p w14:paraId="178DA9C5" w14:textId="371ED92F" w:rsidR="00530490" w:rsidRPr="004A6CC6" w:rsidRDefault="00530490" w:rsidP="004B7C07">
            <w:pPr>
              <w:jc w:val="center"/>
              <w:rPr>
                <w:rFonts w:cs="Arial"/>
                <w:szCs w:val="20"/>
              </w:rPr>
            </w:pPr>
            <w:r>
              <w:rPr>
                <w:rFonts w:cs="Arial"/>
                <w:szCs w:val="20"/>
              </w:rPr>
              <w:t>Workers</w:t>
            </w:r>
          </w:p>
        </w:tc>
      </w:tr>
      <w:tr w:rsidR="00530490" w:rsidRPr="00323DBA" w14:paraId="4048C389" w14:textId="77777777" w:rsidTr="00530490">
        <w:trPr>
          <w:cantSplit/>
          <w:trHeight w:val="355"/>
        </w:trPr>
        <w:tc>
          <w:tcPr>
            <w:tcW w:w="697" w:type="pct"/>
            <w:vAlign w:val="center"/>
          </w:tcPr>
          <w:p w14:paraId="59DDB9AC" w14:textId="77777777" w:rsidR="00530490" w:rsidRPr="009D14FC" w:rsidRDefault="00530490"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lastRenderedPageBreak/>
              <w:t xml:space="preserve">Procedure </w:t>
            </w:r>
          </w:p>
          <w:p w14:paraId="2A28DFE4" w14:textId="77777777" w:rsidR="00530490" w:rsidRPr="009D14FC" w:rsidRDefault="00530490"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t>(In Steps):</w:t>
            </w:r>
          </w:p>
        </w:tc>
        <w:tc>
          <w:tcPr>
            <w:tcW w:w="767" w:type="pct"/>
            <w:vAlign w:val="center"/>
          </w:tcPr>
          <w:p w14:paraId="7D21F096" w14:textId="77777777" w:rsidR="00530490" w:rsidRPr="009D14FC" w:rsidRDefault="00530490"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t>Possible Hazards:</w:t>
            </w:r>
          </w:p>
        </w:tc>
        <w:tc>
          <w:tcPr>
            <w:tcW w:w="421" w:type="pct"/>
            <w:tcBorders>
              <w:bottom w:val="single" w:sz="4" w:space="0" w:color="auto"/>
            </w:tcBorders>
            <w:vAlign w:val="center"/>
          </w:tcPr>
          <w:p w14:paraId="1A17A4A1" w14:textId="77777777" w:rsidR="00530490" w:rsidRPr="009D14FC" w:rsidRDefault="00530490" w:rsidP="00530490">
            <w:pPr>
              <w:pStyle w:val="Technical4"/>
              <w:tabs>
                <w:tab w:val="clear" w:pos="-720"/>
              </w:tabs>
              <w:suppressAutoHyphens w:val="0"/>
              <w:jc w:val="center"/>
              <w:rPr>
                <w:rFonts w:ascii="Arial" w:hAnsi="Arial" w:cs="Arial"/>
                <w:sz w:val="20"/>
                <w:lang w:val="en-AU"/>
              </w:rPr>
            </w:pPr>
            <w:r w:rsidRPr="009D14FC">
              <w:rPr>
                <w:rFonts w:ascii="Arial" w:hAnsi="Arial" w:cs="Arial"/>
                <w:sz w:val="20"/>
                <w:lang w:val="en-AU"/>
              </w:rPr>
              <w:t>Risk Score</w:t>
            </w:r>
          </w:p>
        </w:tc>
        <w:tc>
          <w:tcPr>
            <w:tcW w:w="2232" w:type="pct"/>
            <w:gridSpan w:val="4"/>
            <w:vAlign w:val="center"/>
          </w:tcPr>
          <w:p w14:paraId="18136AF7" w14:textId="77777777" w:rsidR="00530490" w:rsidRPr="009D14FC" w:rsidRDefault="00530490"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t>Safety Controls:</w:t>
            </w:r>
          </w:p>
        </w:tc>
        <w:tc>
          <w:tcPr>
            <w:tcW w:w="389" w:type="pct"/>
            <w:tcBorders>
              <w:bottom w:val="single" w:sz="4" w:space="0" w:color="auto"/>
            </w:tcBorders>
            <w:vAlign w:val="center"/>
          </w:tcPr>
          <w:p w14:paraId="3BFB3B3B" w14:textId="77777777" w:rsidR="00530490" w:rsidRPr="00B87F36" w:rsidRDefault="00530490" w:rsidP="00530490">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Residual Risk</w:t>
            </w:r>
          </w:p>
        </w:tc>
        <w:tc>
          <w:tcPr>
            <w:tcW w:w="494" w:type="pct"/>
            <w:vAlign w:val="center"/>
          </w:tcPr>
          <w:p w14:paraId="301C146F" w14:textId="77777777" w:rsidR="00530490" w:rsidRPr="00B87F36" w:rsidRDefault="00530490" w:rsidP="00530490">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Responsible Person</w:t>
            </w:r>
          </w:p>
        </w:tc>
      </w:tr>
      <w:tr w:rsidR="00530490" w:rsidRPr="00B87F36" w14:paraId="623909F8" w14:textId="77777777" w:rsidTr="004B7C07">
        <w:trPr>
          <w:cantSplit/>
          <w:trHeight w:val="486"/>
        </w:trPr>
        <w:tc>
          <w:tcPr>
            <w:tcW w:w="697" w:type="pct"/>
            <w:vAlign w:val="center"/>
          </w:tcPr>
          <w:p w14:paraId="66EE43EC" w14:textId="03B319F7" w:rsidR="00530490" w:rsidRPr="004A6CC6" w:rsidRDefault="00530490" w:rsidP="004B7C07">
            <w:pPr>
              <w:rPr>
                <w:rFonts w:cs="Arial"/>
                <w:szCs w:val="20"/>
              </w:rPr>
            </w:pPr>
            <w:r w:rsidRPr="004A6CC6">
              <w:rPr>
                <w:rFonts w:cs="Arial"/>
                <w:szCs w:val="20"/>
              </w:rPr>
              <w:t>Drive EWP into position</w:t>
            </w:r>
          </w:p>
        </w:tc>
        <w:tc>
          <w:tcPr>
            <w:tcW w:w="767" w:type="pct"/>
            <w:vAlign w:val="center"/>
          </w:tcPr>
          <w:p w14:paraId="5DB08F79" w14:textId="72FF9DF6" w:rsidR="00530490" w:rsidRPr="004A6CC6" w:rsidRDefault="00530490" w:rsidP="004B7C07">
            <w:pPr>
              <w:rPr>
                <w:rFonts w:cs="Arial"/>
                <w:szCs w:val="20"/>
              </w:rPr>
            </w:pPr>
            <w:r w:rsidRPr="004A6CC6">
              <w:rPr>
                <w:rFonts w:cs="Arial"/>
                <w:szCs w:val="20"/>
              </w:rPr>
              <w:t>Contact with overhead powerlines and electricity causing electrocution</w:t>
            </w:r>
          </w:p>
        </w:tc>
        <w:tc>
          <w:tcPr>
            <w:tcW w:w="421" w:type="pct"/>
            <w:tcBorders>
              <w:bottom w:val="single" w:sz="4" w:space="0" w:color="auto"/>
            </w:tcBorders>
            <w:shd w:val="clear" w:color="auto" w:fill="FF0000"/>
            <w:vAlign w:val="center"/>
          </w:tcPr>
          <w:p w14:paraId="57A87FB9" w14:textId="30995458" w:rsidR="00530490" w:rsidRDefault="00530490" w:rsidP="004B7C07">
            <w:pPr>
              <w:jc w:val="center"/>
              <w:rPr>
                <w:rFonts w:cs="Arial"/>
                <w:szCs w:val="20"/>
              </w:rPr>
            </w:pPr>
            <w:r>
              <w:rPr>
                <w:rFonts w:cs="Arial"/>
                <w:szCs w:val="20"/>
              </w:rPr>
              <w:t>High</w:t>
            </w:r>
          </w:p>
          <w:p w14:paraId="597CED85" w14:textId="5AE62D70" w:rsidR="00530490" w:rsidRPr="00C15BBD" w:rsidRDefault="00530490" w:rsidP="004B7C07">
            <w:pPr>
              <w:jc w:val="center"/>
              <w:rPr>
                <w:rFonts w:cs="Arial"/>
                <w:szCs w:val="20"/>
              </w:rPr>
            </w:pPr>
            <w:r>
              <w:rPr>
                <w:rFonts w:cs="Arial"/>
                <w:szCs w:val="20"/>
              </w:rPr>
              <w:t>(9)</w:t>
            </w:r>
          </w:p>
        </w:tc>
        <w:tc>
          <w:tcPr>
            <w:tcW w:w="2232" w:type="pct"/>
            <w:gridSpan w:val="4"/>
          </w:tcPr>
          <w:p w14:paraId="55CD75C3" w14:textId="4AD507BD" w:rsidR="00530490" w:rsidRPr="004A6CC6" w:rsidRDefault="00530490" w:rsidP="007D43F3">
            <w:pPr>
              <w:rPr>
                <w:rFonts w:cs="Arial"/>
                <w:b/>
                <w:bCs/>
                <w:szCs w:val="20"/>
              </w:rPr>
            </w:pPr>
            <w:r>
              <w:rPr>
                <w:rFonts w:cs="Arial"/>
                <w:b/>
                <w:bCs/>
                <w:szCs w:val="20"/>
              </w:rPr>
              <w:t>Electrical Distances Noted</w:t>
            </w:r>
            <w:r w:rsidRPr="004A6CC6">
              <w:rPr>
                <w:rFonts w:cs="Arial"/>
                <w:b/>
                <w:bCs/>
                <w:szCs w:val="20"/>
              </w:rPr>
              <w:t xml:space="preserve"> as Per AS 2550.1</w:t>
            </w:r>
          </w:p>
          <w:p w14:paraId="462BA609" w14:textId="77777777" w:rsidR="00530490" w:rsidRPr="004A6CC6" w:rsidRDefault="00530490" w:rsidP="007D43F3">
            <w:pPr>
              <w:rPr>
                <w:rFonts w:cs="Arial"/>
                <w:b/>
                <w:bCs/>
                <w:szCs w:val="20"/>
              </w:rPr>
            </w:pPr>
          </w:p>
          <w:p w14:paraId="28B0FBFB" w14:textId="138D8C33" w:rsidR="00530490" w:rsidRPr="004A6CC6" w:rsidRDefault="00530490" w:rsidP="007D43F3">
            <w:pPr>
              <w:rPr>
                <w:rFonts w:cs="Arial"/>
                <w:szCs w:val="20"/>
              </w:rPr>
            </w:pPr>
            <w:r>
              <w:rPr>
                <w:rFonts w:cs="Arial"/>
                <w:noProof/>
                <w:szCs w:val="20"/>
                <w:lang w:val="en-US"/>
              </w:rPr>
              <w:drawing>
                <wp:inline distT="0" distB="0" distL="0" distR="0" wp14:anchorId="38484DB4" wp14:editId="6E522FA6">
                  <wp:extent cx="3268301" cy="3947102"/>
                  <wp:effectExtent l="0" t="0" r="0" b="3175"/>
                  <wp:docPr id="3" name="Picture 3" descr="2050 Crane wire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050 Crane wires 2"/>
                          <pic:cNvPicPr>
                            <a:picLocks noChangeAspect="1" noChangeArrowheads="1"/>
                          </pic:cNvPicPr>
                        </pic:nvPicPr>
                        <pic:blipFill>
                          <a:blip r:embed="rId11">
                            <a:extLst>
                              <a:ext uri="{28A0092B-C50C-407E-A947-70E740481C1C}">
                                <a14:useLocalDpi xmlns:a14="http://schemas.microsoft.com/office/drawing/2010/main" val="0"/>
                              </a:ext>
                            </a:extLst>
                          </a:blip>
                          <a:srcRect b="17044"/>
                          <a:stretch>
                            <a:fillRect/>
                          </a:stretch>
                        </pic:blipFill>
                        <pic:spPr bwMode="auto">
                          <a:xfrm>
                            <a:off x="0" y="0"/>
                            <a:ext cx="3273687" cy="3953607"/>
                          </a:xfrm>
                          <a:prstGeom prst="rect">
                            <a:avLst/>
                          </a:prstGeom>
                          <a:noFill/>
                          <a:ln>
                            <a:noFill/>
                          </a:ln>
                        </pic:spPr>
                      </pic:pic>
                    </a:graphicData>
                  </a:graphic>
                </wp:inline>
              </w:drawing>
            </w:r>
          </w:p>
        </w:tc>
        <w:tc>
          <w:tcPr>
            <w:tcW w:w="389" w:type="pct"/>
            <w:tcBorders>
              <w:bottom w:val="single" w:sz="4" w:space="0" w:color="auto"/>
            </w:tcBorders>
            <w:shd w:val="clear" w:color="auto" w:fill="00FA00"/>
            <w:vAlign w:val="center"/>
          </w:tcPr>
          <w:p w14:paraId="01766F13" w14:textId="535BE06D" w:rsidR="00530490" w:rsidRPr="007D21E9" w:rsidRDefault="00530490" w:rsidP="004B7C07">
            <w:pPr>
              <w:jc w:val="center"/>
              <w:rPr>
                <w:rFonts w:cs="Arial"/>
                <w:szCs w:val="20"/>
              </w:rPr>
            </w:pPr>
            <w:r w:rsidRPr="007D21E9">
              <w:rPr>
                <w:rFonts w:cs="Arial"/>
                <w:szCs w:val="20"/>
              </w:rPr>
              <w:t>Low</w:t>
            </w:r>
          </w:p>
          <w:p w14:paraId="28BF9EE8" w14:textId="378FCE25" w:rsidR="00530490" w:rsidRPr="004A6CC6" w:rsidRDefault="00530490" w:rsidP="004B7C07">
            <w:pPr>
              <w:jc w:val="center"/>
              <w:rPr>
                <w:rFonts w:cs="Arial"/>
                <w:szCs w:val="20"/>
              </w:rPr>
            </w:pPr>
            <w:r w:rsidRPr="007D21E9">
              <w:rPr>
                <w:rFonts w:cs="Arial"/>
              </w:rPr>
              <w:t>(2)</w:t>
            </w:r>
          </w:p>
        </w:tc>
        <w:tc>
          <w:tcPr>
            <w:tcW w:w="494" w:type="pct"/>
            <w:vAlign w:val="center"/>
          </w:tcPr>
          <w:p w14:paraId="5A3FF223" w14:textId="35D02388" w:rsidR="00530490" w:rsidRPr="004A6CC6" w:rsidRDefault="00530490" w:rsidP="004B7C07">
            <w:pPr>
              <w:autoSpaceDE w:val="0"/>
              <w:autoSpaceDN w:val="0"/>
              <w:adjustRightInd w:val="0"/>
              <w:jc w:val="center"/>
              <w:rPr>
                <w:rFonts w:cs="Arial"/>
                <w:szCs w:val="20"/>
              </w:rPr>
            </w:pPr>
            <w:r>
              <w:rPr>
                <w:rFonts w:cs="Arial"/>
                <w:szCs w:val="20"/>
              </w:rPr>
              <w:t>Workers</w:t>
            </w:r>
          </w:p>
        </w:tc>
      </w:tr>
      <w:tr w:rsidR="00530490" w:rsidRPr="00B87F36" w14:paraId="3B18538C" w14:textId="77777777" w:rsidTr="004B7C07">
        <w:trPr>
          <w:cantSplit/>
          <w:trHeight w:val="486"/>
        </w:trPr>
        <w:tc>
          <w:tcPr>
            <w:tcW w:w="697" w:type="pct"/>
            <w:vAlign w:val="center"/>
          </w:tcPr>
          <w:p w14:paraId="172535B6" w14:textId="3C01C8A3" w:rsidR="00530490" w:rsidRPr="004A6CC6" w:rsidRDefault="00530490" w:rsidP="004B7C07">
            <w:pPr>
              <w:rPr>
                <w:rFonts w:cs="Arial"/>
                <w:szCs w:val="20"/>
              </w:rPr>
            </w:pPr>
            <w:r w:rsidRPr="004A6CC6">
              <w:rPr>
                <w:rFonts w:cs="Arial"/>
                <w:szCs w:val="20"/>
              </w:rPr>
              <w:t>Operate</w:t>
            </w:r>
          </w:p>
          <w:p w14:paraId="4F76EB2A" w14:textId="098A4862" w:rsidR="00530490" w:rsidRPr="004A6CC6" w:rsidRDefault="00530490" w:rsidP="004B7C07">
            <w:pPr>
              <w:rPr>
                <w:rFonts w:cs="Arial"/>
                <w:szCs w:val="20"/>
              </w:rPr>
            </w:pPr>
            <w:r w:rsidRPr="004A6CC6">
              <w:rPr>
                <w:rFonts w:cs="Arial"/>
                <w:szCs w:val="20"/>
              </w:rPr>
              <w:t>EWP</w:t>
            </w:r>
          </w:p>
        </w:tc>
        <w:tc>
          <w:tcPr>
            <w:tcW w:w="767" w:type="pct"/>
            <w:vAlign w:val="center"/>
          </w:tcPr>
          <w:p w14:paraId="20288094" w14:textId="243D9443" w:rsidR="00530490" w:rsidRPr="004A6CC6" w:rsidRDefault="00530490" w:rsidP="004B7C07">
            <w:pPr>
              <w:rPr>
                <w:rFonts w:cs="Arial"/>
                <w:szCs w:val="20"/>
              </w:rPr>
            </w:pPr>
            <w:r w:rsidRPr="004A6CC6">
              <w:rPr>
                <w:rFonts w:cs="Arial"/>
                <w:szCs w:val="20"/>
              </w:rPr>
              <w:t>Individuals may be crushed when lowering or raising EWP</w:t>
            </w:r>
          </w:p>
        </w:tc>
        <w:tc>
          <w:tcPr>
            <w:tcW w:w="421" w:type="pct"/>
            <w:shd w:val="clear" w:color="auto" w:fill="FF0000"/>
            <w:vAlign w:val="center"/>
          </w:tcPr>
          <w:p w14:paraId="50598CAD" w14:textId="2D025398" w:rsidR="00530490" w:rsidRDefault="00530490" w:rsidP="004B7C07">
            <w:pPr>
              <w:jc w:val="center"/>
              <w:rPr>
                <w:rFonts w:cs="Arial"/>
                <w:szCs w:val="20"/>
              </w:rPr>
            </w:pPr>
            <w:r>
              <w:rPr>
                <w:rFonts w:cs="Arial"/>
                <w:szCs w:val="20"/>
              </w:rPr>
              <w:t>High</w:t>
            </w:r>
          </w:p>
          <w:p w14:paraId="4CD96AD5" w14:textId="1676A96F" w:rsidR="00530490" w:rsidRPr="00C15BBD" w:rsidRDefault="00530490" w:rsidP="004B7C07">
            <w:pPr>
              <w:jc w:val="center"/>
              <w:rPr>
                <w:rFonts w:cs="Arial"/>
                <w:szCs w:val="20"/>
              </w:rPr>
            </w:pPr>
            <w:r>
              <w:rPr>
                <w:rFonts w:cs="Arial"/>
                <w:szCs w:val="20"/>
              </w:rPr>
              <w:t>(6)</w:t>
            </w:r>
          </w:p>
        </w:tc>
        <w:tc>
          <w:tcPr>
            <w:tcW w:w="2232" w:type="pct"/>
            <w:gridSpan w:val="4"/>
            <w:vAlign w:val="center"/>
          </w:tcPr>
          <w:p w14:paraId="61A02DB9" w14:textId="78BDE2BE" w:rsidR="00530490" w:rsidRPr="004A6CC6" w:rsidRDefault="00530490" w:rsidP="00530490">
            <w:pPr>
              <w:pStyle w:val="NormalTableHeading"/>
              <w:spacing w:before="0" w:after="0"/>
              <w:rPr>
                <w:rFonts w:ascii="Arial" w:hAnsi="Arial" w:cs="Arial"/>
                <w:b w:val="0"/>
                <w:color w:val="auto"/>
                <w:sz w:val="20"/>
              </w:rPr>
            </w:pPr>
            <w:r w:rsidRPr="004A6CC6">
              <w:rPr>
                <w:rFonts w:ascii="Arial" w:hAnsi="Arial" w:cs="Arial"/>
                <w:b w:val="0"/>
                <w:color w:val="auto"/>
                <w:sz w:val="20"/>
              </w:rPr>
              <w:t>Operator must ensure that all personnel are cleared from the area prior to raising or lowering the EWP.</w:t>
            </w:r>
          </w:p>
          <w:p w14:paraId="4BE448A4" w14:textId="11912696" w:rsidR="00530490" w:rsidRPr="004A6CC6" w:rsidRDefault="00530490" w:rsidP="00530490">
            <w:pPr>
              <w:rPr>
                <w:rFonts w:cs="Arial"/>
                <w:szCs w:val="20"/>
              </w:rPr>
            </w:pPr>
            <w:r w:rsidRPr="004A6CC6">
              <w:rPr>
                <w:rFonts w:cs="Arial"/>
                <w:szCs w:val="20"/>
              </w:rPr>
              <w:t>Keep hands and body parts clear of moving machinery.</w:t>
            </w:r>
          </w:p>
        </w:tc>
        <w:tc>
          <w:tcPr>
            <w:tcW w:w="389" w:type="pct"/>
            <w:shd w:val="clear" w:color="auto" w:fill="00FA00"/>
            <w:vAlign w:val="center"/>
          </w:tcPr>
          <w:p w14:paraId="28D175A6" w14:textId="39BC133F" w:rsidR="00530490" w:rsidRPr="007D21E9" w:rsidRDefault="00530490" w:rsidP="004B7C07">
            <w:pPr>
              <w:jc w:val="center"/>
              <w:rPr>
                <w:rFonts w:cs="Arial"/>
                <w:szCs w:val="20"/>
              </w:rPr>
            </w:pPr>
            <w:r w:rsidRPr="007D21E9">
              <w:rPr>
                <w:rFonts w:cs="Arial"/>
                <w:szCs w:val="20"/>
              </w:rPr>
              <w:t>Low</w:t>
            </w:r>
          </w:p>
          <w:p w14:paraId="0FC39E90" w14:textId="069B1E13" w:rsidR="00530490" w:rsidRPr="004A6CC6" w:rsidRDefault="00530490" w:rsidP="004B7C07">
            <w:pPr>
              <w:jc w:val="center"/>
              <w:rPr>
                <w:rFonts w:cs="Arial"/>
                <w:szCs w:val="20"/>
              </w:rPr>
            </w:pPr>
            <w:r w:rsidRPr="007D21E9">
              <w:rPr>
                <w:rFonts w:cs="Arial"/>
              </w:rPr>
              <w:t>(2)</w:t>
            </w:r>
          </w:p>
        </w:tc>
        <w:tc>
          <w:tcPr>
            <w:tcW w:w="494" w:type="pct"/>
            <w:vAlign w:val="center"/>
          </w:tcPr>
          <w:p w14:paraId="5EA6ABC3" w14:textId="32DBE391" w:rsidR="00530490" w:rsidRPr="004A6CC6" w:rsidRDefault="007D43F3" w:rsidP="004B7C07">
            <w:pPr>
              <w:jc w:val="center"/>
              <w:rPr>
                <w:rFonts w:cs="Arial"/>
                <w:szCs w:val="20"/>
              </w:rPr>
            </w:pPr>
            <w:r>
              <w:rPr>
                <w:rFonts w:cs="Arial"/>
                <w:szCs w:val="20"/>
              </w:rPr>
              <w:t>Workers and S</w:t>
            </w:r>
            <w:r w:rsidRPr="004A6CC6">
              <w:rPr>
                <w:rFonts w:cs="Arial"/>
                <w:szCs w:val="20"/>
              </w:rPr>
              <w:t>upervisor</w:t>
            </w:r>
          </w:p>
        </w:tc>
      </w:tr>
      <w:tr w:rsidR="007D43F3" w:rsidRPr="00323DBA" w14:paraId="28FD34B3" w14:textId="77777777" w:rsidTr="00530490">
        <w:trPr>
          <w:cantSplit/>
          <w:trHeight w:val="355"/>
        </w:trPr>
        <w:tc>
          <w:tcPr>
            <w:tcW w:w="697" w:type="pct"/>
            <w:vAlign w:val="center"/>
          </w:tcPr>
          <w:p w14:paraId="07D2AEAA" w14:textId="77777777" w:rsidR="007D43F3" w:rsidRPr="009D14FC" w:rsidRDefault="007D43F3" w:rsidP="00530490">
            <w:pPr>
              <w:pStyle w:val="Technical4"/>
              <w:tabs>
                <w:tab w:val="clear" w:pos="-720"/>
              </w:tabs>
              <w:suppressAutoHyphens w:val="0"/>
              <w:rPr>
                <w:rFonts w:ascii="Arial" w:hAnsi="Arial" w:cs="Arial"/>
                <w:sz w:val="20"/>
                <w:lang w:val="en-AU"/>
              </w:rPr>
            </w:pPr>
          </w:p>
        </w:tc>
        <w:tc>
          <w:tcPr>
            <w:tcW w:w="767" w:type="pct"/>
            <w:vAlign w:val="center"/>
          </w:tcPr>
          <w:p w14:paraId="38836BED" w14:textId="77777777" w:rsidR="007D43F3" w:rsidRPr="009D14FC" w:rsidRDefault="007D43F3" w:rsidP="00530490">
            <w:pPr>
              <w:pStyle w:val="Technical4"/>
              <w:tabs>
                <w:tab w:val="clear" w:pos="-720"/>
              </w:tabs>
              <w:suppressAutoHyphens w:val="0"/>
              <w:rPr>
                <w:rFonts w:ascii="Arial" w:hAnsi="Arial" w:cs="Arial"/>
                <w:sz w:val="20"/>
                <w:lang w:val="en-AU"/>
              </w:rPr>
            </w:pPr>
          </w:p>
        </w:tc>
        <w:tc>
          <w:tcPr>
            <w:tcW w:w="421" w:type="pct"/>
            <w:tcBorders>
              <w:bottom w:val="single" w:sz="4" w:space="0" w:color="auto"/>
            </w:tcBorders>
            <w:vAlign w:val="center"/>
          </w:tcPr>
          <w:p w14:paraId="24D03778" w14:textId="77777777" w:rsidR="007D43F3" w:rsidRPr="009D14FC" w:rsidRDefault="007D43F3" w:rsidP="00530490">
            <w:pPr>
              <w:pStyle w:val="Technical4"/>
              <w:tabs>
                <w:tab w:val="clear" w:pos="-720"/>
              </w:tabs>
              <w:suppressAutoHyphens w:val="0"/>
              <w:jc w:val="center"/>
              <w:rPr>
                <w:rFonts w:ascii="Arial" w:hAnsi="Arial" w:cs="Arial"/>
                <w:sz w:val="20"/>
                <w:lang w:val="en-AU"/>
              </w:rPr>
            </w:pPr>
          </w:p>
        </w:tc>
        <w:tc>
          <w:tcPr>
            <w:tcW w:w="2232" w:type="pct"/>
            <w:gridSpan w:val="4"/>
            <w:vAlign w:val="center"/>
          </w:tcPr>
          <w:p w14:paraId="45713068" w14:textId="77777777" w:rsidR="007D43F3" w:rsidRDefault="007D43F3" w:rsidP="00530490">
            <w:pPr>
              <w:pStyle w:val="Technical4"/>
              <w:tabs>
                <w:tab w:val="clear" w:pos="-720"/>
              </w:tabs>
              <w:suppressAutoHyphens w:val="0"/>
              <w:rPr>
                <w:rFonts w:ascii="Arial" w:hAnsi="Arial" w:cs="Arial"/>
                <w:sz w:val="20"/>
                <w:lang w:val="en-AU"/>
              </w:rPr>
            </w:pPr>
          </w:p>
          <w:p w14:paraId="62ECBE4C" w14:textId="14DB8B06" w:rsidR="007D43F3" w:rsidRPr="009D14FC" w:rsidRDefault="007D43F3" w:rsidP="00530490">
            <w:pPr>
              <w:pStyle w:val="Technical4"/>
              <w:tabs>
                <w:tab w:val="clear" w:pos="-720"/>
              </w:tabs>
              <w:suppressAutoHyphens w:val="0"/>
              <w:rPr>
                <w:rFonts w:ascii="Arial" w:hAnsi="Arial" w:cs="Arial"/>
                <w:sz w:val="20"/>
                <w:lang w:val="en-AU"/>
              </w:rPr>
            </w:pPr>
          </w:p>
        </w:tc>
        <w:tc>
          <w:tcPr>
            <w:tcW w:w="389" w:type="pct"/>
            <w:tcBorders>
              <w:bottom w:val="single" w:sz="4" w:space="0" w:color="auto"/>
            </w:tcBorders>
            <w:vAlign w:val="center"/>
          </w:tcPr>
          <w:p w14:paraId="2F4D634B" w14:textId="77777777" w:rsidR="007D43F3" w:rsidRPr="00B87F36" w:rsidRDefault="007D43F3" w:rsidP="00530490">
            <w:pPr>
              <w:pStyle w:val="Technical4"/>
              <w:tabs>
                <w:tab w:val="clear" w:pos="-720"/>
              </w:tabs>
              <w:suppressAutoHyphens w:val="0"/>
              <w:jc w:val="center"/>
              <w:rPr>
                <w:rFonts w:ascii="Arial" w:hAnsi="Arial" w:cs="Arial"/>
                <w:sz w:val="20"/>
                <w:lang w:val="en-AU"/>
              </w:rPr>
            </w:pPr>
          </w:p>
        </w:tc>
        <w:tc>
          <w:tcPr>
            <w:tcW w:w="494" w:type="pct"/>
            <w:vAlign w:val="center"/>
          </w:tcPr>
          <w:p w14:paraId="46E70D7C" w14:textId="77777777" w:rsidR="007D43F3" w:rsidRPr="00B87F36" w:rsidRDefault="007D43F3" w:rsidP="00530490">
            <w:pPr>
              <w:pStyle w:val="Technical4"/>
              <w:tabs>
                <w:tab w:val="clear" w:pos="-720"/>
              </w:tabs>
              <w:suppressAutoHyphens w:val="0"/>
              <w:jc w:val="center"/>
              <w:rPr>
                <w:rFonts w:ascii="Arial" w:hAnsi="Arial" w:cs="Arial"/>
                <w:sz w:val="20"/>
                <w:lang w:val="en-AU"/>
              </w:rPr>
            </w:pPr>
          </w:p>
        </w:tc>
      </w:tr>
      <w:tr w:rsidR="00530490" w:rsidRPr="00323DBA" w14:paraId="6ADD73D0" w14:textId="77777777" w:rsidTr="00530490">
        <w:trPr>
          <w:cantSplit/>
          <w:trHeight w:val="355"/>
        </w:trPr>
        <w:tc>
          <w:tcPr>
            <w:tcW w:w="697" w:type="pct"/>
            <w:vAlign w:val="center"/>
          </w:tcPr>
          <w:p w14:paraId="4282371C" w14:textId="77777777" w:rsidR="00530490" w:rsidRPr="009D14FC" w:rsidRDefault="00530490"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lastRenderedPageBreak/>
              <w:t xml:space="preserve">Procedure </w:t>
            </w:r>
          </w:p>
          <w:p w14:paraId="18890CEF" w14:textId="77777777" w:rsidR="00530490" w:rsidRPr="009D14FC" w:rsidRDefault="00530490"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t>(In Steps):</w:t>
            </w:r>
          </w:p>
        </w:tc>
        <w:tc>
          <w:tcPr>
            <w:tcW w:w="767" w:type="pct"/>
            <w:vAlign w:val="center"/>
          </w:tcPr>
          <w:p w14:paraId="5CC1E58B" w14:textId="77777777" w:rsidR="00530490" w:rsidRPr="009D14FC" w:rsidRDefault="00530490"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t>Possible Hazards:</w:t>
            </w:r>
          </w:p>
        </w:tc>
        <w:tc>
          <w:tcPr>
            <w:tcW w:w="421" w:type="pct"/>
            <w:tcBorders>
              <w:bottom w:val="single" w:sz="4" w:space="0" w:color="auto"/>
            </w:tcBorders>
            <w:vAlign w:val="center"/>
          </w:tcPr>
          <w:p w14:paraId="158FF298" w14:textId="77777777" w:rsidR="00530490" w:rsidRPr="009D14FC" w:rsidRDefault="00530490" w:rsidP="00530490">
            <w:pPr>
              <w:pStyle w:val="Technical4"/>
              <w:tabs>
                <w:tab w:val="clear" w:pos="-720"/>
              </w:tabs>
              <w:suppressAutoHyphens w:val="0"/>
              <w:jc w:val="center"/>
              <w:rPr>
                <w:rFonts w:ascii="Arial" w:hAnsi="Arial" w:cs="Arial"/>
                <w:sz w:val="20"/>
                <w:lang w:val="en-AU"/>
              </w:rPr>
            </w:pPr>
            <w:r w:rsidRPr="009D14FC">
              <w:rPr>
                <w:rFonts w:ascii="Arial" w:hAnsi="Arial" w:cs="Arial"/>
                <w:sz w:val="20"/>
                <w:lang w:val="en-AU"/>
              </w:rPr>
              <w:t>Risk Score</w:t>
            </w:r>
          </w:p>
        </w:tc>
        <w:tc>
          <w:tcPr>
            <w:tcW w:w="2232" w:type="pct"/>
            <w:gridSpan w:val="4"/>
            <w:vAlign w:val="center"/>
          </w:tcPr>
          <w:p w14:paraId="4E5A76AD" w14:textId="77777777" w:rsidR="00530490" w:rsidRPr="009D14FC" w:rsidRDefault="00530490"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t>Safety Controls:</w:t>
            </w:r>
          </w:p>
        </w:tc>
        <w:tc>
          <w:tcPr>
            <w:tcW w:w="389" w:type="pct"/>
            <w:tcBorders>
              <w:bottom w:val="single" w:sz="4" w:space="0" w:color="auto"/>
            </w:tcBorders>
            <w:vAlign w:val="center"/>
          </w:tcPr>
          <w:p w14:paraId="7F87B34B" w14:textId="77777777" w:rsidR="00530490" w:rsidRPr="00B87F36" w:rsidRDefault="00530490" w:rsidP="00530490">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Residual Risk</w:t>
            </w:r>
          </w:p>
        </w:tc>
        <w:tc>
          <w:tcPr>
            <w:tcW w:w="494" w:type="pct"/>
            <w:vAlign w:val="center"/>
          </w:tcPr>
          <w:p w14:paraId="13F64C65" w14:textId="77777777" w:rsidR="00530490" w:rsidRPr="00B87F36" w:rsidRDefault="00530490" w:rsidP="00530490">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Responsible Person</w:t>
            </w:r>
          </w:p>
        </w:tc>
      </w:tr>
      <w:tr w:rsidR="007D43F3" w:rsidRPr="00B87F36" w14:paraId="6EC72CB1" w14:textId="77777777" w:rsidTr="004B7C07">
        <w:trPr>
          <w:cantSplit/>
          <w:trHeight w:val="486"/>
        </w:trPr>
        <w:tc>
          <w:tcPr>
            <w:tcW w:w="697" w:type="pct"/>
            <w:vMerge w:val="restart"/>
            <w:vAlign w:val="center"/>
          </w:tcPr>
          <w:p w14:paraId="4B421E19" w14:textId="225AEDB5" w:rsidR="007D43F3" w:rsidRPr="004A6CC6" w:rsidRDefault="007D43F3" w:rsidP="004B7C07">
            <w:pPr>
              <w:rPr>
                <w:rFonts w:cs="Arial"/>
                <w:szCs w:val="20"/>
              </w:rPr>
            </w:pPr>
            <w:r w:rsidRPr="004A6CC6">
              <w:rPr>
                <w:rFonts w:cs="Arial"/>
                <w:szCs w:val="20"/>
              </w:rPr>
              <w:t>O</w:t>
            </w:r>
            <w:r>
              <w:rPr>
                <w:rFonts w:cs="Arial"/>
                <w:szCs w:val="20"/>
              </w:rPr>
              <w:t>p</w:t>
            </w:r>
            <w:r w:rsidRPr="004A6CC6">
              <w:rPr>
                <w:rFonts w:cs="Arial"/>
                <w:szCs w:val="20"/>
              </w:rPr>
              <w:t>erate</w:t>
            </w:r>
          </w:p>
          <w:p w14:paraId="15D5D9D5" w14:textId="2555C4B3" w:rsidR="007D43F3" w:rsidRPr="004A6CC6" w:rsidRDefault="007D43F3" w:rsidP="004B7C07">
            <w:pPr>
              <w:rPr>
                <w:rFonts w:cs="Arial"/>
                <w:szCs w:val="20"/>
              </w:rPr>
            </w:pPr>
            <w:r w:rsidRPr="004A6CC6">
              <w:rPr>
                <w:rFonts w:cs="Arial"/>
                <w:szCs w:val="20"/>
              </w:rPr>
              <w:t>EWP</w:t>
            </w:r>
          </w:p>
        </w:tc>
        <w:tc>
          <w:tcPr>
            <w:tcW w:w="767" w:type="pct"/>
            <w:vAlign w:val="center"/>
          </w:tcPr>
          <w:p w14:paraId="48128F21" w14:textId="09448653" w:rsidR="007D43F3" w:rsidRPr="004A6CC6" w:rsidRDefault="007D43F3" w:rsidP="004B7C07">
            <w:pPr>
              <w:rPr>
                <w:rFonts w:cs="Arial"/>
                <w:szCs w:val="20"/>
              </w:rPr>
            </w:pPr>
            <w:r w:rsidRPr="004A6CC6">
              <w:rPr>
                <w:rFonts w:cs="Arial"/>
                <w:szCs w:val="20"/>
              </w:rPr>
              <w:t>Parts of the plant collapsing</w:t>
            </w:r>
          </w:p>
        </w:tc>
        <w:tc>
          <w:tcPr>
            <w:tcW w:w="421" w:type="pct"/>
            <w:tcBorders>
              <w:bottom w:val="single" w:sz="4" w:space="0" w:color="auto"/>
            </w:tcBorders>
            <w:shd w:val="clear" w:color="auto" w:fill="FFFF00"/>
            <w:vAlign w:val="center"/>
          </w:tcPr>
          <w:p w14:paraId="1E72C76A" w14:textId="06E33746" w:rsidR="007D43F3" w:rsidRDefault="007D43F3" w:rsidP="004B7C07">
            <w:pPr>
              <w:jc w:val="center"/>
              <w:rPr>
                <w:rFonts w:cs="Arial"/>
                <w:szCs w:val="20"/>
              </w:rPr>
            </w:pPr>
            <w:r>
              <w:rPr>
                <w:rFonts w:cs="Arial"/>
                <w:szCs w:val="20"/>
              </w:rPr>
              <w:t>Medium</w:t>
            </w:r>
          </w:p>
          <w:p w14:paraId="0B09BB29" w14:textId="43E73DAC" w:rsidR="007D43F3" w:rsidRPr="00C15BBD" w:rsidRDefault="007D43F3" w:rsidP="004B7C07">
            <w:pPr>
              <w:jc w:val="center"/>
              <w:rPr>
                <w:rFonts w:cs="Arial"/>
                <w:szCs w:val="20"/>
              </w:rPr>
            </w:pPr>
            <w:r>
              <w:rPr>
                <w:rFonts w:cs="Arial"/>
                <w:szCs w:val="20"/>
              </w:rPr>
              <w:t>(3)</w:t>
            </w:r>
          </w:p>
        </w:tc>
        <w:tc>
          <w:tcPr>
            <w:tcW w:w="2232" w:type="pct"/>
            <w:gridSpan w:val="4"/>
            <w:vAlign w:val="center"/>
          </w:tcPr>
          <w:p w14:paraId="67982403" w14:textId="77777777" w:rsidR="007D43F3" w:rsidRDefault="007D43F3" w:rsidP="00530490">
            <w:pPr>
              <w:pStyle w:val="NormalTableHeading"/>
              <w:spacing w:before="0" w:after="0"/>
              <w:rPr>
                <w:rFonts w:ascii="Arial" w:hAnsi="Arial" w:cs="Arial"/>
                <w:b w:val="0"/>
                <w:color w:val="auto"/>
                <w:sz w:val="20"/>
              </w:rPr>
            </w:pPr>
          </w:p>
          <w:p w14:paraId="0F5DC307" w14:textId="572CAA8F" w:rsidR="007D43F3" w:rsidRPr="00530490" w:rsidRDefault="007D43F3" w:rsidP="00530490">
            <w:pPr>
              <w:pStyle w:val="NormalTableHeading"/>
              <w:spacing w:before="0" w:after="0"/>
              <w:rPr>
                <w:rFonts w:ascii="Arial" w:hAnsi="Arial" w:cs="Arial"/>
                <w:b w:val="0"/>
                <w:sz w:val="20"/>
              </w:rPr>
            </w:pPr>
            <w:r w:rsidRPr="00530490">
              <w:rPr>
                <w:rFonts w:ascii="Arial" w:hAnsi="Arial" w:cs="Arial"/>
                <w:b w:val="0"/>
                <w:color w:val="auto"/>
                <w:sz w:val="20"/>
              </w:rPr>
              <w:t xml:space="preserve">Ensure no personnel work through EWPs or underneath any part of the EWP. </w:t>
            </w:r>
            <w:r w:rsidRPr="00530490">
              <w:rPr>
                <w:rFonts w:ascii="Arial" w:hAnsi="Arial" w:cs="Arial"/>
                <w:b w:val="0"/>
                <w:sz w:val="20"/>
              </w:rPr>
              <w:t>Never walk or work under raised hydraulics.</w:t>
            </w:r>
            <w:r w:rsidRPr="00530490">
              <w:rPr>
                <w:rFonts w:ascii="Arial" w:hAnsi="Arial" w:cs="Arial"/>
                <w:b w:val="0"/>
                <w:sz w:val="20"/>
              </w:rPr>
              <w:tab/>
            </w:r>
          </w:p>
        </w:tc>
        <w:tc>
          <w:tcPr>
            <w:tcW w:w="389" w:type="pct"/>
            <w:shd w:val="clear" w:color="auto" w:fill="00FA00"/>
            <w:vAlign w:val="center"/>
          </w:tcPr>
          <w:p w14:paraId="5742D059" w14:textId="5F0D6142" w:rsidR="007D43F3" w:rsidRPr="007D21E9" w:rsidRDefault="007D43F3" w:rsidP="004B7C07">
            <w:pPr>
              <w:jc w:val="center"/>
              <w:rPr>
                <w:rFonts w:cs="Arial"/>
                <w:szCs w:val="20"/>
              </w:rPr>
            </w:pPr>
            <w:r w:rsidRPr="007D21E9">
              <w:rPr>
                <w:rFonts w:cs="Arial"/>
                <w:szCs w:val="20"/>
              </w:rPr>
              <w:t>Low</w:t>
            </w:r>
          </w:p>
          <w:p w14:paraId="1B0FA0B0" w14:textId="393FBCA6" w:rsidR="007D43F3" w:rsidRPr="004A6CC6" w:rsidRDefault="007D43F3" w:rsidP="004B7C07">
            <w:pPr>
              <w:jc w:val="center"/>
              <w:rPr>
                <w:rFonts w:cs="Arial"/>
                <w:szCs w:val="20"/>
              </w:rPr>
            </w:pPr>
            <w:r w:rsidRPr="007D21E9">
              <w:rPr>
                <w:rFonts w:cs="Arial"/>
              </w:rPr>
              <w:t>(2)</w:t>
            </w:r>
          </w:p>
        </w:tc>
        <w:tc>
          <w:tcPr>
            <w:tcW w:w="494" w:type="pct"/>
            <w:vAlign w:val="center"/>
          </w:tcPr>
          <w:p w14:paraId="41943BCE" w14:textId="4FAE1406" w:rsidR="007D43F3" w:rsidRPr="004A6CC6" w:rsidRDefault="007D43F3" w:rsidP="004B7C07">
            <w:pPr>
              <w:autoSpaceDE w:val="0"/>
              <w:autoSpaceDN w:val="0"/>
              <w:adjustRightInd w:val="0"/>
              <w:jc w:val="center"/>
              <w:rPr>
                <w:rFonts w:cs="Arial"/>
                <w:szCs w:val="20"/>
              </w:rPr>
            </w:pPr>
            <w:r>
              <w:rPr>
                <w:rFonts w:cs="Arial"/>
                <w:szCs w:val="20"/>
              </w:rPr>
              <w:t>Workers</w:t>
            </w:r>
          </w:p>
        </w:tc>
      </w:tr>
      <w:tr w:rsidR="007D43F3" w:rsidRPr="00B87F36" w14:paraId="484F35B4" w14:textId="77777777" w:rsidTr="004B7C07">
        <w:trPr>
          <w:cantSplit/>
          <w:trHeight w:val="486"/>
        </w:trPr>
        <w:tc>
          <w:tcPr>
            <w:tcW w:w="697" w:type="pct"/>
            <w:vMerge/>
            <w:vAlign w:val="center"/>
          </w:tcPr>
          <w:p w14:paraId="195C0A13" w14:textId="77777777" w:rsidR="007D43F3" w:rsidRPr="004A6CC6" w:rsidRDefault="007D43F3" w:rsidP="004B7C07">
            <w:pPr>
              <w:rPr>
                <w:rFonts w:cs="Arial"/>
                <w:szCs w:val="20"/>
              </w:rPr>
            </w:pPr>
          </w:p>
        </w:tc>
        <w:tc>
          <w:tcPr>
            <w:tcW w:w="767" w:type="pct"/>
            <w:vAlign w:val="center"/>
          </w:tcPr>
          <w:p w14:paraId="7AFB2AC7" w14:textId="549D4728" w:rsidR="007D43F3" w:rsidRPr="004A6CC6" w:rsidRDefault="007D43F3" w:rsidP="004B7C07">
            <w:pPr>
              <w:rPr>
                <w:rFonts w:cs="Arial"/>
                <w:szCs w:val="20"/>
              </w:rPr>
            </w:pPr>
            <w:r w:rsidRPr="004A6CC6">
              <w:rPr>
                <w:rFonts w:cs="Arial"/>
                <w:szCs w:val="20"/>
              </w:rPr>
              <w:t>Being trapped between the plant and materials or fixed structures</w:t>
            </w:r>
          </w:p>
        </w:tc>
        <w:tc>
          <w:tcPr>
            <w:tcW w:w="421" w:type="pct"/>
            <w:tcBorders>
              <w:bottom w:val="single" w:sz="4" w:space="0" w:color="auto"/>
            </w:tcBorders>
            <w:shd w:val="clear" w:color="auto" w:fill="FFFF00"/>
            <w:vAlign w:val="center"/>
          </w:tcPr>
          <w:p w14:paraId="62D82DF4" w14:textId="173E381E" w:rsidR="007D43F3" w:rsidRDefault="007D43F3" w:rsidP="004B7C07">
            <w:pPr>
              <w:jc w:val="center"/>
              <w:rPr>
                <w:rFonts w:cs="Arial"/>
                <w:szCs w:val="20"/>
              </w:rPr>
            </w:pPr>
            <w:r>
              <w:rPr>
                <w:rFonts w:cs="Arial"/>
                <w:szCs w:val="20"/>
              </w:rPr>
              <w:t>Medium</w:t>
            </w:r>
          </w:p>
          <w:p w14:paraId="10A5171F" w14:textId="08423A3A" w:rsidR="007D43F3" w:rsidRPr="00C15BBD" w:rsidRDefault="007D43F3" w:rsidP="004B7C07">
            <w:pPr>
              <w:jc w:val="center"/>
              <w:rPr>
                <w:rFonts w:cs="Arial"/>
                <w:szCs w:val="20"/>
              </w:rPr>
            </w:pPr>
            <w:r>
              <w:rPr>
                <w:rFonts w:cs="Arial"/>
                <w:szCs w:val="20"/>
              </w:rPr>
              <w:t>(3)</w:t>
            </w:r>
          </w:p>
        </w:tc>
        <w:tc>
          <w:tcPr>
            <w:tcW w:w="2232" w:type="pct"/>
            <w:gridSpan w:val="4"/>
            <w:vAlign w:val="center"/>
          </w:tcPr>
          <w:p w14:paraId="278C9494" w14:textId="77777777" w:rsidR="007D43F3" w:rsidRDefault="007D43F3" w:rsidP="00530490">
            <w:pPr>
              <w:pStyle w:val="NormalTableHeading"/>
              <w:spacing w:before="0" w:after="0"/>
              <w:rPr>
                <w:rFonts w:ascii="Arial" w:hAnsi="Arial" w:cs="Arial"/>
                <w:b w:val="0"/>
                <w:color w:val="auto"/>
                <w:sz w:val="20"/>
              </w:rPr>
            </w:pPr>
          </w:p>
          <w:p w14:paraId="5A123EE3" w14:textId="072B69F5" w:rsidR="007D43F3" w:rsidRPr="004A6CC6" w:rsidRDefault="007D43F3" w:rsidP="00530490">
            <w:pPr>
              <w:pStyle w:val="NormalTableHeading"/>
              <w:spacing w:before="0" w:after="0"/>
              <w:rPr>
                <w:rFonts w:ascii="Arial" w:hAnsi="Arial" w:cs="Arial"/>
                <w:b w:val="0"/>
                <w:color w:val="auto"/>
                <w:sz w:val="20"/>
              </w:rPr>
            </w:pPr>
            <w:r w:rsidRPr="004A6CC6">
              <w:rPr>
                <w:rFonts w:ascii="Arial" w:hAnsi="Arial" w:cs="Arial"/>
                <w:b w:val="0"/>
                <w:color w:val="auto"/>
                <w:sz w:val="20"/>
              </w:rPr>
              <w:t>Avoid congested work areas.</w:t>
            </w:r>
          </w:p>
          <w:p w14:paraId="090378C3" w14:textId="77777777" w:rsidR="007D43F3" w:rsidRPr="004A6CC6" w:rsidRDefault="007D43F3" w:rsidP="00530490">
            <w:pPr>
              <w:pStyle w:val="NormalTableHeading"/>
              <w:spacing w:before="0" w:after="0"/>
              <w:rPr>
                <w:rFonts w:ascii="Arial" w:hAnsi="Arial" w:cs="Arial"/>
                <w:b w:val="0"/>
                <w:color w:val="auto"/>
                <w:sz w:val="20"/>
              </w:rPr>
            </w:pPr>
            <w:r w:rsidRPr="004A6CC6">
              <w:rPr>
                <w:rFonts w:ascii="Arial" w:hAnsi="Arial" w:cs="Arial"/>
                <w:b w:val="0"/>
                <w:color w:val="auto"/>
                <w:sz w:val="20"/>
              </w:rPr>
              <w:t>Remain within the confines of the EWP while operating</w:t>
            </w:r>
          </w:p>
          <w:p w14:paraId="653C92B3" w14:textId="77777777" w:rsidR="007D43F3" w:rsidRPr="004A6CC6" w:rsidRDefault="007D43F3" w:rsidP="00530490">
            <w:pPr>
              <w:pStyle w:val="NormalTableHeading"/>
              <w:spacing w:before="0" w:after="0"/>
              <w:rPr>
                <w:rFonts w:ascii="Arial" w:hAnsi="Arial" w:cs="Arial"/>
                <w:b w:val="0"/>
                <w:color w:val="auto"/>
                <w:sz w:val="20"/>
              </w:rPr>
            </w:pPr>
            <w:r w:rsidRPr="004A6CC6">
              <w:rPr>
                <w:rFonts w:ascii="Arial" w:hAnsi="Arial" w:cs="Arial"/>
                <w:b w:val="0"/>
                <w:color w:val="auto"/>
                <w:sz w:val="20"/>
              </w:rPr>
              <w:t>Ensure sufficient clearance between the EWP and overhead obstacles.</w:t>
            </w:r>
          </w:p>
          <w:p w14:paraId="2874B96F" w14:textId="5FD4D044" w:rsidR="007D43F3" w:rsidRPr="004A6CC6" w:rsidRDefault="007D43F3" w:rsidP="00530490">
            <w:pPr>
              <w:rPr>
                <w:rFonts w:cs="Arial"/>
                <w:szCs w:val="20"/>
              </w:rPr>
            </w:pPr>
            <w:r w:rsidRPr="004A6CC6">
              <w:rPr>
                <w:rFonts w:cs="Arial"/>
                <w:szCs w:val="20"/>
              </w:rPr>
              <w:t>Always wear a hard hat where overhead hazards are present</w:t>
            </w:r>
          </w:p>
        </w:tc>
        <w:tc>
          <w:tcPr>
            <w:tcW w:w="389" w:type="pct"/>
            <w:shd w:val="clear" w:color="auto" w:fill="00FA00"/>
            <w:vAlign w:val="center"/>
          </w:tcPr>
          <w:p w14:paraId="2DA2E523" w14:textId="346FAC07" w:rsidR="007D43F3" w:rsidRPr="007D21E9" w:rsidRDefault="007D43F3" w:rsidP="004B7C07">
            <w:pPr>
              <w:jc w:val="center"/>
              <w:rPr>
                <w:rFonts w:cs="Arial"/>
                <w:szCs w:val="20"/>
              </w:rPr>
            </w:pPr>
            <w:r w:rsidRPr="007D21E9">
              <w:rPr>
                <w:rFonts w:cs="Arial"/>
                <w:szCs w:val="20"/>
              </w:rPr>
              <w:t>Low</w:t>
            </w:r>
          </w:p>
          <w:p w14:paraId="20FAA181" w14:textId="5D3D4548" w:rsidR="007D43F3" w:rsidRPr="004A6CC6" w:rsidRDefault="007D43F3" w:rsidP="004B7C07">
            <w:pPr>
              <w:jc w:val="center"/>
              <w:rPr>
                <w:rFonts w:cs="Arial"/>
                <w:szCs w:val="20"/>
              </w:rPr>
            </w:pPr>
            <w:r w:rsidRPr="007D21E9">
              <w:rPr>
                <w:rFonts w:cs="Arial"/>
              </w:rPr>
              <w:t>(2)</w:t>
            </w:r>
          </w:p>
        </w:tc>
        <w:tc>
          <w:tcPr>
            <w:tcW w:w="494" w:type="pct"/>
            <w:vAlign w:val="center"/>
          </w:tcPr>
          <w:p w14:paraId="4A12A4F5" w14:textId="7D39E03D" w:rsidR="007D43F3" w:rsidRPr="004A6CC6" w:rsidRDefault="007D43F3" w:rsidP="004B7C07">
            <w:pPr>
              <w:autoSpaceDE w:val="0"/>
              <w:autoSpaceDN w:val="0"/>
              <w:adjustRightInd w:val="0"/>
              <w:jc w:val="center"/>
              <w:rPr>
                <w:rFonts w:cs="Arial"/>
                <w:szCs w:val="20"/>
              </w:rPr>
            </w:pPr>
            <w:r>
              <w:rPr>
                <w:rFonts w:cs="Arial"/>
                <w:szCs w:val="20"/>
              </w:rPr>
              <w:t>Workers</w:t>
            </w:r>
          </w:p>
        </w:tc>
      </w:tr>
      <w:tr w:rsidR="007D43F3" w:rsidRPr="00B87F36" w14:paraId="400EEEA3" w14:textId="77777777" w:rsidTr="004B7C07">
        <w:trPr>
          <w:cantSplit/>
          <w:trHeight w:val="486"/>
        </w:trPr>
        <w:tc>
          <w:tcPr>
            <w:tcW w:w="697" w:type="pct"/>
            <w:vMerge/>
            <w:vAlign w:val="center"/>
          </w:tcPr>
          <w:p w14:paraId="510E3B39" w14:textId="77777777" w:rsidR="007D43F3" w:rsidRPr="004A6CC6" w:rsidRDefault="007D43F3" w:rsidP="004B7C07">
            <w:pPr>
              <w:rPr>
                <w:rFonts w:cs="Arial"/>
                <w:szCs w:val="20"/>
              </w:rPr>
            </w:pPr>
          </w:p>
        </w:tc>
        <w:tc>
          <w:tcPr>
            <w:tcW w:w="767" w:type="pct"/>
            <w:vAlign w:val="center"/>
          </w:tcPr>
          <w:p w14:paraId="2A02DA97" w14:textId="45FC01E1" w:rsidR="007D43F3" w:rsidRPr="004A6CC6" w:rsidRDefault="007D43F3" w:rsidP="004B7C07">
            <w:pPr>
              <w:rPr>
                <w:rFonts w:cs="Arial"/>
                <w:szCs w:val="20"/>
              </w:rPr>
            </w:pPr>
            <w:r w:rsidRPr="004A6CC6">
              <w:rPr>
                <w:rFonts w:cs="Arial"/>
                <w:szCs w:val="20"/>
              </w:rPr>
              <w:t>Body parts may become entangled in moving parts</w:t>
            </w:r>
          </w:p>
        </w:tc>
        <w:tc>
          <w:tcPr>
            <w:tcW w:w="421" w:type="pct"/>
            <w:tcBorders>
              <w:bottom w:val="single" w:sz="4" w:space="0" w:color="auto"/>
            </w:tcBorders>
            <w:shd w:val="clear" w:color="auto" w:fill="FF0000"/>
            <w:vAlign w:val="center"/>
          </w:tcPr>
          <w:p w14:paraId="25277339" w14:textId="75293458" w:rsidR="007D43F3" w:rsidRDefault="007D43F3" w:rsidP="004B7C07">
            <w:pPr>
              <w:jc w:val="center"/>
              <w:rPr>
                <w:rFonts w:cs="Arial"/>
                <w:szCs w:val="20"/>
              </w:rPr>
            </w:pPr>
            <w:r>
              <w:rPr>
                <w:rFonts w:cs="Arial"/>
                <w:szCs w:val="20"/>
              </w:rPr>
              <w:t>High</w:t>
            </w:r>
          </w:p>
          <w:p w14:paraId="4A88A760" w14:textId="757C1B49" w:rsidR="007D43F3" w:rsidRPr="00C15BBD" w:rsidRDefault="007D43F3" w:rsidP="004B7C07">
            <w:pPr>
              <w:jc w:val="center"/>
              <w:rPr>
                <w:rFonts w:cs="Arial"/>
                <w:szCs w:val="20"/>
              </w:rPr>
            </w:pPr>
            <w:r>
              <w:rPr>
                <w:rFonts w:cs="Arial"/>
                <w:szCs w:val="20"/>
              </w:rPr>
              <w:t>(6)</w:t>
            </w:r>
          </w:p>
        </w:tc>
        <w:tc>
          <w:tcPr>
            <w:tcW w:w="2232" w:type="pct"/>
            <w:gridSpan w:val="4"/>
            <w:vAlign w:val="center"/>
          </w:tcPr>
          <w:p w14:paraId="6F692434" w14:textId="77777777" w:rsidR="007D43F3" w:rsidRDefault="007D43F3" w:rsidP="00530490">
            <w:pPr>
              <w:pStyle w:val="NormalTableHeading"/>
              <w:spacing w:before="0" w:after="0"/>
              <w:rPr>
                <w:rFonts w:ascii="Arial" w:hAnsi="Arial" w:cs="Arial"/>
                <w:b w:val="0"/>
                <w:color w:val="auto"/>
                <w:sz w:val="20"/>
              </w:rPr>
            </w:pPr>
          </w:p>
          <w:p w14:paraId="31A6D591" w14:textId="52AA6ECA" w:rsidR="007D43F3" w:rsidRPr="004A6CC6" w:rsidRDefault="007D43F3" w:rsidP="00530490">
            <w:pPr>
              <w:pStyle w:val="NormalTableHeading"/>
              <w:spacing w:before="0" w:after="0"/>
              <w:rPr>
                <w:rFonts w:ascii="Arial" w:hAnsi="Arial" w:cs="Arial"/>
                <w:b w:val="0"/>
                <w:color w:val="auto"/>
                <w:sz w:val="20"/>
              </w:rPr>
            </w:pPr>
            <w:r w:rsidRPr="004A6CC6">
              <w:rPr>
                <w:rFonts w:ascii="Arial" w:hAnsi="Arial" w:cs="Arial"/>
                <w:b w:val="0"/>
                <w:color w:val="auto"/>
                <w:sz w:val="20"/>
              </w:rPr>
              <w:t>Ensure work area is secure</w:t>
            </w:r>
          </w:p>
          <w:p w14:paraId="685BE939" w14:textId="77777777" w:rsidR="007D43F3" w:rsidRDefault="007D43F3" w:rsidP="00530490">
            <w:pPr>
              <w:rPr>
                <w:rFonts w:cs="Arial"/>
                <w:b/>
                <w:szCs w:val="20"/>
              </w:rPr>
            </w:pPr>
            <w:r w:rsidRPr="004A6CC6">
              <w:rPr>
                <w:rFonts w:cs="Arial"/>
                <w:szCs w:val="20"/>
              </w:rPr>
              <w:t>Keep personnel clear of moving parts</w:t>
            </w:r>
            <w:r>
              <w:rPr>
                <w:rFonts w:cs="Arial"/>
                <w:b/>
                <w:szCs w:val="20"/>
              </w:rPr>
              <w:t>.</w:t>
            </w:r>
          </w:p>
          <w:p w14:paraId="06032ED6" w14:textId="77777777" w:rsidR="007D43F3" w:rsidRDefault="007D43F3" w:rsidP="00530490">
            <w:pPr>
              <w:rPr>
                <w:rFonts w:cs="Arial"/>
                <w:szCs w:val="20"/>
              </w:rPr>
            </w:pPr>
            <w:r w:rsidRPr="004A6CC6">
              <w:rPr>
                <w:rFonts w:cs="Arial"/>
                <w:szCs w:val="20"/>
              </w:rPr>
              <w:t>Do not wear loose fitting clothing</w:t>
            </w:r>
          </w:p>
          <w:p w14:paraId="3CB9EBFC" w14:textId="77777777" w:rsidR="007D43F3" w:rsidRDefault="007D43F3" w:rsidP="00530490">
            <w:pPr>
              <w:rPr>
                <w:rFonts w:cs="Arial"/>
                <w:szCs w:val="20"/>
              </w:rPr>
            </w:pPr>
            <w:r w:rsidRPr="004A6CC6">
              <w:rPr>
                <w:rFonts w:cs="Arial"/>
                <w:szCs w:val="20"/>
              </w:rPr>
              <w:t xml:space="preserve">Awareness of operator/ other associated personnel- do not put body parts or limb through or between EWP arms unless </w:t>
            </w:r>
            <w:proofErr w:type="gramStart"/>
            <w:r w:rsidRPr="004A6CC6">
              <w:rPr>
                <w:rFonts w:cs="Arial"/>
                <w:szCs w:val="20"/>
              </w:rPr>
              <w:t>absolutely necessary</w:t>
            </w:r>
            <w:proofErr w:type="gramEnd"/>
            <w:r w:rsidRPr="004A6CC6">
              <w:rPr>
                <w:rFonts w:cs="Arial"/>
                <w:szCs w:val="20"/>
              </w:rPr>
              <w:t xml:space="preserve"> and safety locks are correctly in place.</w:t>
            </w:r>
          </w:p>
          <w:p w14:paraId="7789E384" w14:textId="15BC173B" w:rsidR="007D43F3" w:rsidRPr="004A6CC6" w:rsidRDefault="007D43F3" w:rsidP="00530490">
            <w:pPr>
              <w:rPr>
                <w:rFonts w:cs="Arial"/>
                <w:szCs w:val="20"/>
              </w:rPr>
            </w:pPr>
            <w:r w:rsidRPr="00530490">
              <w:rPr>
                <w:rFonts w:cs="Arial"/>
                <w:szCs w:val="20"/>
              </w:rPr>
              <w:t>Operator to ensure that work area is cl</w:t>
            </w:r>
            <w:r>
              <w:rPr>
                <w:rFonts w:cs="Arial"/>
                <w:szCs w:val="20"/>
              </w:rPr>
              <w:t>early defined and barricaded.</w:t>
            </w:r>
          </w:p>
        </w:tc>
        <w:tc>
          <w:tcPr>
            <w:tcW w:w="389" w:type="pct"/>
            <w:shd w:val="clear" w:color="auto" w:fill="00FA00"/>
            <w:vAlign w:val="center"/>
          </w:tcPr>
          <w:p w14:paraId="36E58998" w14:textId="712F98AF" w:rsidR="007D43F3" w:rsidRPr="007D21E9" w:rsidRDefault="007D43F3" w:rsidP="004B7C07">
            <w:pPr>
              <w:jc w:val="center"/>
              <w:rPr>
                <w:rFonts w:cs="Arial"/>
                <w:szCs w:val="20"/>
              </w:rPr>
            </w:pPr>
            <w:r w:rsidRPr="007D21E9">
              <w:rPr>
                <w:rFonts w:cs="Arial"/>
                <w:szCs w:val="20"/>
              </w:rPr>
              <w:t>Low</w:t>
            </w:r>
          </w:p>
          <w:p w14:paraId="7FEA3064" w14:textId="1EDC6FCD" w:rsidR="007D43F3" w:rsidRPr="004A6CC6" w:rsidRDefault="007D43F3" w:rsidP="004B7C07">
            <w:pPr>
              <w:jc w:val="center"/>
              <w:rPr>
                <w:rFonts w:cs="Arial"/>
                <w:szCs w:val="20"/>
              </w:rPr>
            </w:pPr>
            <w:r w:rsidRPr="007D21E9">
              <w:rPr>
                <w:rFonts w:cs="Arial"/>
              </w:rPr>
              <w:t>(2)</w:t>
            </w:r>
          </w:p>
        </w:tc>
        <w:tc>
          <w:tcPr>
            <w:tcW w:w="494" w:type="pct"/>
            <w:vAlign w:val="center"/>
          </w:tcPr>
          <w:p w14:paraId="564F6CD4" w14:textId="6899722B" w:rsidR="007D43F3" w:rsidRPr="004A6CC6" w:rsidRDefault="007D43F3" w:rsidP="004B7C07">
            <w:pPr>
              <w:autoSpaceDE w:val="0"/>
              <w:autoSpaceDN w:val="0"/>
              <w:adjustRightInd w:val="0"/>
              <w:jc w:val="center"/>
              <w:rPr>
                <w:rFonts w:cs="Arial"/>
                <w:szCs w:val="20"/>
              </w:rPr>
            </w:pPr>
            <w:r>
              <w:rPr>
                <w:rFonts w:cs="Arial"/>
                <w:szCs w:val="20"/>
              </w:rPr>
              <w:t>Workers</w:t>
            </w:r>
          </w:p>
        </w:tc>
      </w:tr>
      <w:tr w:rsidR="007D43F3" w:rsidRPr="00B87F36" w14:paraId="6C10D6F4" w14:textId="77777777" w:rsidTr="004B7C07">
        <w:trPr>
          <w:cantSplit/>
          <w:trHeight w:val="67"/>
        </w:trPr>
        <w:tc>
          <w:tcPr>
            <w:tcW w:w="697" w:type="pct"/>
            <w:vMerge/>
            <w:vAlign w:val="center"/>
          </w:tcPr>
          <w:p w14:paraId="145A7D59" w14:textId="77777777" w:rsidR="007D43F3" w:rsidRPr="004A6CC6" w:rsidRDefault="007D43F3" w:rsidP="004B7C07">
            <w:pPr>
              <w:rPr>
                <w:rFonts w:cs="Arial"/>
                <w:szCs w:val="20"/>
              </w:rPr>
            </w:pPr>
          </w:p>
        </w:tc>
        <w:tc>
          <w:tcPr>
            <w:tcW w:w="767" w:type="pct"/>
            <w:vAlign w:val="center"/>
          </w:tcPr>
          <w:p w14:paraId="6E877FB1" w14:textId="213C2BD0" w:rsidR="007D43F3" w:rsidRPr="004A6CC6" w:rsidRDefault="007D43F3" w:rsidP="004B7C07">
            <w:pPr>
              <w:rPr>
                <w:rFonts w:cs="Arial"/>
                <w:szCs w:val="20"/>
              </w:rPr>
            </w:pPr>
            <w:r w:rsidRPr="004A6CC6">
              <w:rPr>
                <w:rFonts w:cs="Arial"/>
                <w:szCs w:val="20"/>
              </w:rPr>
              <w:t>Exposure to inclement weather</w:t>
            </w:r>
          </w:p>
        </w:tc>
        <w:tc>
          <w:tcPr>
            <w:tcW w:w="421" w:type="pct"/>
            <w:tcBorders>
              <w:bottom w:val="single" w:sz="4" w:space="0" w:color="auto"/>
            </w:tcBorders>
            <w:shd w:val="clear" w:color="auto" w:fill="FFFF00"/>
            <w:vAlign w:val="center"/>
          </w:tcPr>
          <w:p w14:paraId="65D55F82" w14:textId="0C634313" w:rsidR="007D43F3" w:rsidRDefault="007D43F3" w:rsidP="004B7C07">
            <w:pPr>
              <w:jc w:val="center"/>
              <w:rPr>
                <w:rFonts w:cs="Arial"/>
                <w:szCs w:val="20"/>
              </w:rPr>
            </w:pPr>
            <w:r>
              <w:rPr>
                <w:rFonts w:cs="Arial"/>
                <w:szCs w:val="20"/>
              </w:rPr>
              <w:t>Medium</w:t>
            </w:r>
          </w:p>
          <w:p w14:paraId="5F3AAAA0" w14:textId="39082362" w:rsidR="007D43F3" w:rsidRPr="00C15BBD" w:rsidRDefault="007D43F3" w:rsidP="004B7C07">
            <w:pPr>
              <w:jc w:val="center"/>
              <w:rPr>
                <w:rFonts w:cs="Arial"/>
                <w:szCs w:val="20"/>
              </w:rPr>
            </w:pPr>
            <w:r>
              <w:rPr>
                <w:rFonts w:cs="Arial"/>
                <w:szCs w:val="20"/>
              </w:rPr>
              <w:t>(3)</w:t>
            </w:r>
          </w:p>
        </w:tc>
        <w:tc>
          <w:tcPr>
            <w:tcW w:w="2232" w:type="pct"/>
            <w:gridSpan w:val="4"/>
            <w:vAlign w:val="center"/>
          </w:tcPr>
          <w:p w14:paraId="68B0A9BE" w14:textId="602EAC3D" w:rsidR="007D43F3" w:rsidRPr="004A6CC6" w:rsidRDefault="007D43F3" w:rsidP="00530490">
            <w:pPr>
              <w:rPr>
                <w:rFonts w:cs="Arial"/>
                <w:szCs w:val="20"/>
              </w:rPr>
            </w:pPr>
            <w:r w:rsidRPr="004A6CC6">
              <w:rPr>
                <w:rFonts w:cs="Arial"/>
                <w:szCs w:val="20"/>
              </w:rPr>
              <w:t>Do not operate EWP in bad weather e.g. high winds heavy rain or lighting</w:t>
            </w:r>
            <w:r>
              <w:rPr>
                <w:rFonts w:cs="Arial"/>
                <w:szCs w:val="20"/>
              </w:rPr>
              <w:t>.</w:t>
            </w:r>
          </w:p>
        </w:tc>
        <w:tc>
          <w:tcPr>
            <w:tcW w:w="389" w:type="pct"/>
            <w:shd w:val="clear" w:color="auto" w:fill="00FA00"/>
            <w:vAlign w:val="center"/>
          </w:tcPr>
          <w:p w14:paraId="3B796EBB" w14:textId="338AFBA5" w:rsidR="007D43F3" w:rsidRPr="007D21E9" w:rsidRDefault="007D43F3" w:rsidP="004B7C07">
            <w:pPr>
              <w:jc w:val="center"/>
              <w:rPr>
                <w:rFonts w:cs="Arial"/>
                <w:szCs w:val="20"/>
              </w:rPr>
            </w:pPr>
            <w:r w:rsidRPr="007D21E9">
              <w:rPr>
                <w:rFonts w:cs="Arial"/>
                <w:szCs w:val="20"/>
              </w:rPr>
              <w:t>Low</w:t>
            </w:r>
          </w:p>
          <w:p w14:paraId="5C6CD442" w14:textId="3C99C3CA" w:rsidR="007D43F3" w:rsidRPr="004A6CC6" w:rsidRDefault="007D43F3" w:rsidP="004B7C07">
            <w:pPr>
              <w:jc w:val="center"/>
              <w:rPr>
                <w:rFonts w:cs="Arial"/>
                <w:szCs w:val="20"/>
              </w:rPr>
            </w:pPr>
            <w:r w:rsidRPr="007D21E9">
              <w:rPr>
                <w:rFonts w:cs="Arial"/>
              </w:rPr>
              <w:t>(2)</w:t>
            </w:r>
          </w:p>
        </w:tc>
        <w:tc>
          <w:tcPr>
            <w:tcW w:w="494" w:type="pct"/>
            <w:vAlign w:val="center"/>
          </w:tcPr>
          <w:p w14:paraId="5617D9F1" w14:textId="2F9EE384" w:rsidR="007D43F3" w:rsidRPr="004A6CC6" w:rsidRDefault="007D43F3" w:rsidP="004B7C07">
            <w:pPr>
              <w:jc w:val="center"/>
              <w:rPr>
                <w:rFonts w:cs="Arial"/>
                <w:szCs w:val="20"/>
              </w:rPr>
            </w:pPr>
            <w:r>
              <w:rPr>
                <w:rFonts w:cs="Arial"/>
                <w:szCs w:val="20"/>
              </w:rPr>
              <w:t>Workers and S</w:t>
            </w:r>
            <w:r w:rsidRPr="004A6CC6">
              <w:rPr>
                <w:rFonts w:cs="Arial"/>
                <w:szCs w:val="20"/>
              </w:rPr>
              <w:t>upervisor</w:t>
            </w:r>
          </w:p>
        </w:tc>
      </w:tr>
      <w:tr w:rsidR="007D43F3" w:rsidRPr="00B87F36" w14:paraId="3F2CEA53" w14:textId="77777777" w:rsidTr="004B7C07">
        <w:trPr>
          <w:cantSplit/>
          <w:trHeight w:val="486"/>
        </w:trPr>
        <w:tc>
          <w:tcPr>
            <w:tcW w:w="697" w:type="pct"/>
            <w:vMerge/>
            <w:vAlign w:val="center"/>
          </w:tcPr>
          <w:p w14:paraId="251DC8E5" w14:textId="77777777" w:rsidR="007D43F3" w:rsidRPr="004A6CC6" w:rsidRDefault="007D43F3" w:rsidP="004B7C07">
            <w:pPr>
              <w:rPr>
                <w:rFonts w:cs="Arial"/>
                <w:szCs w:val="20"/>
              </w:rPr>
            </w:pPr>
          </w:p>
        </w:tc>
        <w:tc>
          <w:tcPr>
            <w:tcW w:w="767" w:type="pct"/>
            <w:vAlign w:val="center"/>
          </w:tcPr>
          <w:p w14:paraId="02B0CAA4" w14:textId="19623149" w:rsidR="007D43F3" w:rsidRPr="004A6CC6" w:rsidRDefault="007D43F3" w:rsidP="004B7C07">
            <w:pPr>
              <w:rPr>
                <w:rFonts w:cs="Arial"/>
                <w:szCs w:val="20"/>
              </w:rPr>
            </w:pPr>
            <w:r w:rsidRPr="004A6CC6">
              <w:rPr>
                <w:rFonts w:cs="Arial"/>
                <w:szCs w:val="20"/>
              </w:rPr>
              <w:t>Tools or material may fall from platform</w:t>
            </w:r>
          </w:p>
        </w:tc>
        <w:tc>
          <w:tcPr>
            <w:tcW w:w="421" w:type="pct"/>
            <w:shd w:val="clear" w:color="auto" w:fill="FFFF00"/>
            <w:vAlign w:val="center"/>
          </w:tcPr>
          <w:p w14:paraId="3E30F269" w14:textId="4070D512" w:rsidR="007D43F3" w:rsidRDefault="007D43F3" w:rsidP="004B7C07">
            <w:pPr>
              <w:jc w:val="center"/>
              <w:rPr>
                <w:rFonts w:cs="Arial"/>
                <w:szCs w:val="20"/>
              </w:rPr>
            </w:pPr>
            <w:r>
              <w:rPr>
                <w:rFonts w:cs="Arial"/>
                <w:szCs w:val="20"/>
              </w:rPr>
              <w:t>Medium</w:t>
            </w:r>
          </w:p>
          <w:p w14:paraId="535ABA10" w14:textId="6667D94C" w:rsidR="007D43F3" w:rsidRPr="00C15BBD" w:rsidRDefault="007D43F3" w:rsidP="004B7C07">
            <w:pPr>
              <w:jc w:val="center"/>
              <w:rPr>
                <w:rFonts w:cs="Arial"/>
                <w:szCs w:val="20"/>
              </w:rPr>
            </w:pPr>
            <w:r>
              <w:rPr>
                <w:rFonts w:cs="Arial"/>
                <w:szCs w:val="20"/>
              </w:rPr>
              <w:t>(3)</w:t>
            </w:r>
          </w:p>
        </w:tc>
        <w:tc>
          <w:tcPr>
            <w:tcW w:w="2232" w:type="pct"/>
            <w:gridSpan w:val="4"/>
            <w:vAlign w:val="center"/>
          </w:tcPr>
          <w:p w14:paraId="596E9602" w14:textId="77777777" w:rsidR="007D43F3" w:rsidRDefault="007D43F3" w:rsidP="00530490">
            <w:pPr>
              <w:pStyle w:val="NormalTableHeading"/>
              <w:spacing w:before="0" w:after="0"/>
              <w:rPr>
                <w:rFonts w:ascii="Arial" w:hAnsi="Arial" w:cs="Arial"/>
                <w:b w:val="0"/>
                <w:color w:val="auto"/>
                <w:sz w:val="20"/>
              </w:rPr>
            </w:pPr>
          </w:p>
          <w:p w14:paraId="60F483E1" w14:textId="7D8B05E8" w:rsidR="007D43F3" w:rsidRPr="004A6CC6" w:rsidRDefault="007D43F3" w:rsidP="00530490">
            <w:pPr>
              <w:pStyle w:val="NormalTableHeading"/>
              <w:spacing w:before="0" w:after="0"/>
              <w:rPr>
                <w:rFonts w:ascii="Arial" w:hAnsi="Arial" w:cs="Arial"/>
                <w:b w:val="0"/>
                <w:color w:val="auto"/>
                <w:sz w:val="20"/>
              </w:rPr>
            </w:pPr>
            <w:r>
              <w:rPr>
                <w:rFonts w:ascii="Arial" w:hAnsi="Arial" w:cs="Arial"/>
                <w:b w:val="0"/>
                <w:color w:val="auto"/>
                <w:sz w:val="20"/>
              </w:rPr>
              <w:t>O</w:t>
            </w:r>
            <w:r w:rsidRPr="004A6CC6">
              <w:rPr>
                <w:rFonts w:ascii="Arial" w:hAnsi="Arial" w:cs="Arial"/>
                <w:b w:val="0"/>
                <w:color w:val="auto"/>
                <w:sz w:val="20"/>
              </w:rPr>
              <w:t>perator must ensure that the work area is appropriately barricaded off to prevent unintended access.</w:t>
            </w:r>
          </w:p>
          <w:p w14:paraId="5AA0D267" w14:textId="1F7435D8" w:rsidR="007D43F3" w:rsidRPr="004A6CC6" w:rsidRDefault="007D43F3" w:rsidP="00530490">
            <w:pPr>
              <w:rPr>
                <w:rFonts w:cs="Arial"/>
                <w:szCs w:val="20"/>
              </w:rPr>
            </w:pPr>
            <w:r w:rsidRPr="004A6CC6">
              <w:rPr>
                <w:rFonts w:cs="Arial"/>
              </w:rPr>
              <w:t>Keep all tools and objects secure in the platform.</w:t>
            </w:r>
          </w:p>
        </w:tc>
        <w:tc>
          <w:tcPr>
            <w:tcW w:w="389" w:type="pct"/>
            <w:shd w:val="clear" w:color="auto" w:fill="00FA00"/>
            <w:vAlign w:val="center"/>
          </w:tcPr>
          <w:p w14:paraId="78274D93" w14:textId="63F1A5C0" w:rsidR="007D43F3" w:rsidRPr="007D21E9" w:rsidRDefault="007D43F3" w:rsidP="004B7C07">
            <w:pPr>
              <w:jc w:val="center"/>
              <w:rPr>
                <w:rFonts w:cs="Arial"/>
                <w:szCs w:val="20"/>
              </w:rPr>
            </w:pPr>
            <w:r w:rsidRPr="007D21E9">
              <w:rPr>
                <w:rFonts w:cs="Arial"/>
                <w:szCs w:val="20"/>
              </w:rPr>
              <w:t>Low</w:t>
            </w:r>
          </w:p>
          <w:p w14:paraId="66B49B0C" w14:textId="16D7E7E2" w:rsidR="007D43F3" w:rsidRPr="004A6CC6" w:rsidRDefault="007D43F3" w:rsidP="004B7C07">
            <w:pPr>
              <w:jc w:val="center"/>
              <w:rPr>
                <w:rFonts w:cs="Arial"/>
                <w:szCs w:val="20"/>
              </w:rPr>
            </w:pPr>
            <w:r w:rsidRPr="007D21E9">
              <w:rPr>
                <w:rFonts w:cs="Arial"/>
              </w:rPr>
              <w:t>(2)</w:t>
            </w:r>
          </w:p>
        </w:tc>
        <w:tc>
          <w:tcPr>
            <w:tcW w:w="494" w:type="pct"/>
            <w:vAlign w:val="center"/>
          </w:tcPr>
          <w:p w14:paraId="39AD0F33" w14:textId="09706E0B" w:rsidR="007D43F3" w:rsidRPr="004A6CC6" w:rsidRDefault="007D43F3" w:rsidP="004B7C07">
            <w:pPr>
              <w:autoSpaceDE w:val="0"/>
              <w:autoSpaceDN w:val="0"/>
              <w:adjustRightInd w:val="0"/>
              <w:jc w:val="center"/>
              <w:rPr>
                <w:rFonts w:cs="Arial"/>
                <w:szCs w:val="20"/>
              </w:rPr>
            </w:pPr>
            <w:r>
              <w:rPr>
                <w:rFonts w:cs="Arial"/>
                <w:szCs w:val="20"/>
              </w:rPr>
              <w:t>Workers</w:t>
            </w:r>
          </w:p>
        </w:tc>
      </w:tr>
      <w:tr w:rsidR="007D43F3" w:rsidRPr="00B87F36" w14:paraId="2E8C81B9" w14:textId="77777777" w:rsidTr="004B7C07">
        <w:trPr>
          <w:cantSplit/>
          <w:trHeight w:val="486"/>
        </w:trPr>
        <w:tc>
          <w:tcPr>
            <w:tcW w:w="697" w:type="pct"/>
            <w:vMerge/>
            <w:vAlign w:val="center"/>
          </w:tcPr>
          <w:p w14:paraId="28EA621B" w14:textId="2AE3EC09" w:rsidR="007D43F3" w:rsidRPr="004A6CC6" w:rsidRDefault="007D43F3" w:rsidP="004B7C07">
            <w:pPr>
              <w:rPr>
                <w:rFonts w:cs="Arial"/>
                <w:szCs w:val="20"/>
              </w:rPr>
            </w:pPr>
          </w:p>
        </w:tc>
        <w:tc>
          <w:tcPr>
            <w:tcW w:w="767" w:type="pct"/>
            <w:vAlign w:val="center"/>
          </w:tcPr>
          <w:p w14:paraId="42C269FE" w14:textId="72969D68" w:rsidR="007D43F3" w:rsidRPr="004A6CC6" w:rsidRDefault="007D43F3" w:rsidP="004B7C07">
            <w:pPr>
              <w:rPr>
                <w:rFonts w:cs="Arial"/>
                <w:szCs w:val="20"/>
              </w:rPr>
            </w:pPr>
            <w:r w:rsidRPr="004A6CC6">
              <w:rPr>
                <w:rFonts w:cs="Arial"/>
                <w:szCs w:val="20"/>
              </w:rPr>
              <w:t>Falling from platform</w:t>
            </w:r>
          </w:p>
        </w:tc>
        <w:tc>
          <w:tcPr>
            <w:tcW w:w="421" w:type="pct"/>
            <w:shd w:val="clear" w:color="auto" w:fill="FFFF00"/>
            <w:vAlign w:val="center"/>
          </w:tcPr>
          <w:p w14:paraId="76EAF8B3" w14:textId="0F9251B7" w:rsidR="007D43F3" w:rsidRDefault="007D43F3" w:rsidP="004B7C07">
            <w:pPr>
              <w:jc w:val="center"/>
              <w:rPr>
                <w:rFonts w:cs="Arial"/>
                <w:szCs w:val="20"/>
              </w:rPr>
            </w:pPr>
            <w:r>
              <w:rPr>
                <w:rFonts w:cs="Arial"/>
                <w:szCs w:val="20"/>
              </w:rPr>
              <w:t>Medium</w:t>
            </w:r>
          </w:p>
          <w:p w14:paraId="37691A5A" w14:textId="61FAF18F" w:rsidR="007D43F3" w:rsidRPr="00C15BBD" w:rsidRDefault="007D43F3" w:rsidP="004B7C07">
            <w:pPr>
              <w:jc w:val="center"/>
              <w:rPr>
                <w:rFonts w:cs="Arial"/>
                <w:szCs w:val="20"/>
              </w:rPr>
            </w:pPr>
            <w:r>
              <w:rPr>
                <w:rFonts w:cs="Arial"/>
                <w:szCs w:val="20"/>
              </w:rPr>
              <w:t>(4)</w:t>
            </w:r>
          </w:p>
        </w:tc>
        <w:tc>
          <w:tcPr>
            <w:tcW w:w="2232" w:type="pct"/>
            <w:gridSpan w:val="4"/>
            <w:vAlign w:val="center"/>
          </w:tcPr>
          <w:p w14:paraId="297B1C36" w14:textId="77777777" w:rsidR="007D43F3" w:rsidRDefault="007D43F3" w:rsidP="00530490">
            <w:pPr>
              <w:pStyle w:val="NormalTableHeading"/>
              <w:spacing w:before="0" w:after="0"/>
              <w:rPr>
                <w:rFonts w:ascii="Arial" w:hAnsi="Arial" w:cs="Arial"/>
                <w:b w:val="0"/>
                <w:color w:val="auto"/>
                <w:sz w:val="20"/>
              </w:rPr>
            </w:pPr>
          </w:p>
          <w:p w14:paraId="4473D4FF" w14:textId="027DA6F8" w:rsidR="007D43F3" w:rsidRPr="004A6CC6" w:rsidRDefault="007D43F3" w:rsidP="00530490">
            <w:pPr>
              <w:pStyle w:val="NormalTableHeading"/>
              <w:spacing w:before="0" w:after="0"/>
              <w:rPr>
                <w:rFonts w:ascii="Arial" w:hAnsi="Arial" w:cs="Arial"/>
                <w:b w:val="0"/>
                <w:color w:val="auto"/>
                <w:sz w:val="20"/>
              </w:rPr>
            </w:pPr>
            <w:r w:rsidRPr="004A6CC6">
              <w:rPr>
                <w:rFonts w:ascii="Arial" w:hAnsi="Arial" w:cs="Arial"/>
                <w:b w:val="0"/>
                <w:color w:val="auto"/>
                <w:sz w:val="20"/>
              </w:rPr>
              <w:t xml:space="preserve">Remain within confines of lift platform. Never sit, stand or climb on handrail. </w:t>
            </w:r>
            <w:r>
              <w:rPr>
                <w:rFonts w:ascii="Arial" w:hAnsi="Arial" w:cs="Arial"/>
                <w:b w:val="0"/>
                <w:color w:val="auto"/>
                <w:sz w:val="20"/>
              </w:rPr>
              <w:t>Workers</w:t>
            </w:r>
            <w:r w:rsidRPr="004A6CC6">
              <w:rPr>
                <w:rFonts w:ascii="Arial" w:hAnsi="Arial" w:cs="Arial"/>
                <w:b w:val="0"/>
                <w:color w:val="auto"/>
                <w:sz w:val="20"/>
              </w:rPr>
              <w:t xml:space="preserve"> to use a fall arrest system if appropriate.</w:t>
            </w:r>
          </w:p>
          <w:p w14:paraId="2ABF1394" w14:textId="77777777" w:rsidR="007D43F3" w:rsidRPr="004A6CC6" w:rsidRDefault="007D43F3" w:rsidP="00530490">
            <w:pPr>
              <w:pStyle w:val="NormalTableHeading"/>
              <w:spacing w:before="0" w:after="0"/>
              <w:rPr>
                <w:rFonts w:ascii="Arial" w:hAnsi="Arial" w:cs="Arial"/>
                <w:b w:val="0"/>
                <w:color w:val="auto"/>
                <w:sz w:val="20"/>
              </w:rPr>
            </w:pPr>
            <w:r w:rsidRPr="004A6CC6">
              <w:rPr>
                <w:rFonts w:ascii="Arial" w:hAnsi="Arial" w:cs="Arial"/>
                <w:b w:val="0"/>
                <w:color w:val="auto"/>
                <w:sz w:val="20"/>
              </w:rPr>
              <w:t>Do not use or elevate platform if guard rails have been removed (may have been removed when transporting into tight locations).</w:t>
            </w:r>
          </w:p>
          <w:p w14:paraId="7F5EDF8A" w14:textId="77777777" w:rsidR="007D43F3" w:rsidRPr="004A6CC6" w:rsidRDefault="007D43F3" w:rsidP="00530490">
            <w:pPr>
              <w:pStyle w:val="NormalTableHeading"/>
              <w:spacing w:before="0" w:after="0"/>
              <w:rPr>
                <w:rFonts w:ascii="Arial" w:hAnsi="Arial" w:cs="Arial"/>
                <w:b w:val="0"/>
                <w:color w:val="auto"/>
                <w:sz w:val="20"/>
              </w:rPr>
            </w:pPr>
            <w:r w:rsidRPr="004A6CC6">
              <w:rPr>
                <w:rFonts w:ascii="Arial" w:hAnsi="Arial" w:cs="Arial"/>
                <w:b w:val="0"/>
                <w:color w:val="auto"/>
                <w:sz w:val="20"/>
              </w:rPr>
              <w:t>Never use ladders or scaffolding on the platform.</w:t>
            </w:r>
          </w:p>
          <w:p w14:paraId="5624C9CF" w14:textId="75B2BBF9" w:rsidR="007D43F3" w:rsidRPr="004A6CC6" w:rsidRDefault="007D43F3" w:rsidP="00530490">
            <w:pPr>
              <w:rPr>
                <w:rFonts w:cs="Arial"/>
                <w:szCs w:val="20"/>
              </w:rPr>
            </w:pPr>
            <w:r w:rsidRPr="004A6CC6">
              <w:rPr>
                <w:rFonts w:cs="Arial"/>
              </w:rPr>
              <w:t>Never enter or exit the platform when elevated unless appropriate controls are in place as outlined in enter and exit basket.</w:t>
            </w:r>
          </w:p>
        </w:tc>
        <w:tc>
          <w:tcPr>
            <w:tcW w:w="389" w:type="pct"/>
            <w:shd w:val="clear" w:color="auto" w:fill="00FA45"/>
            <w:vAlign w:val="center"/>
          </w:tcPr>
          <w:p w14:paraId="11C2D587" w14:textId="2264B726" w:rsidR="007D43F3" w:rsidRPr="007D21E9" w:rsidRDefault="007D43F3" w:rsidP="004B7C07">
            <w:pPr>
              <w:jc w:val="center"/>
              <w:rPr>
                <w:rFonts w:cs="Arial"/>
                <w:szCs w:val="20"/>
              </w:rPr>
            </w:pPr>
            <w:r w:rsidRPr="007D21E9">
              <w:rPr>
                <w:rFonts w:cs="Arial"/>
                <w:szCs w:val="20"/>
              </w:rPr>
              <w:t>Low</w:t>
            </w:r>
          </w:p>
          <w:p w14:paraId="5C5EDF3E" w14:textId="7A865D9A" w:rsidR="007D43F3" w:rsidRPr="004A6CC6" w:rsidRDefault="007D43F3" w:rsidP="004B7C07">
            <w:pPr>
              <w:jc w:val="center"/>
              <w:rPr>
                <w:rFonts w:cs="Arial"/>
                <w:szCs w:val="20"/>
              </w:rPr>
            </w:pPr>
            <w:r w:rsidRPr="007D21E9">
              <w:rPr>
                <w:rFonts w:cs="Arial"/>
              </w:rPr>
              <w:t>(2)</w:t>
            </w:r>
          </w:p>
        </w:tc>
        <w:tc>
          <w:tcPr>
            <w:tcW w:w="494" w:type="pct"/>
            <w:vAlign w:val="center"/>
          </w:tcPr>
          <w:p w14:paraId="3EA72D95" w14:textId="0C8EEC10" w:rsidR="007D43F3" w:rsidRPr="004A6CC6" w:rsidRDefault="007D43F3" w:rsidP="004B7C07">
            <w:pPr>
              <w:autoSpaceDE w:val="0"/>
              <w:autoSpaceDN w:val="0"/>
              <w:adjustRightInd w:val="0"/>
              <w:jc w:val="center"/>
              <w:rPr>
                <w:rFonts w:cs="Arial"/>
                <w:szCs w:val="20"/>
              </w:rPr>
            </w:pPr>
            <w:r>
              <w:rPr>
                <w:rFonts w:cs="Arial"/>
                <w:szCs w:val="20"/>
              </w:rPr>
              <w:t>Workers</w:t>
            </w:r>
          </w:p>
        </w:tc>
      </w:tr>
      <w:tr w:rsidR="007D43F3" w:rsidRPr="00B87F36" w14:paraId="584F9C7D" w14:textId="77777777" w:rsidTr="004B7C07">
        <w:trPr>
          <w:cantSplit/>
          <w:trHeight w:val="486"/>
        </w:trPr>
        <w:tc>
          <w:tcPr>
            <w:tcW w:w="697" w:type="pct"/>
            <w:vMerge/>
            <w:vAlign w:val="center"/>
          </w:tcPr>
          <w:p w14:paraId="3022900E" w14:textId="77777777" w:rsidR="007D43F3" w:rsidRPr="004A6CC6" w:rsidRDefault="007D43F3" w:rsidP="004B7C07">
            <w:pPr>
              <w:rPr>
                <w:rFonts w:cs="Arial"/>
                <w:szCs w:val="20"/>
              </w:rPr>
            </w:pPr>
          </w:p>
        </w:tc>
        <w:tc>
          <w:tcPr>
            <w:tcW w:w="767" w:type="pct"/>
            <w:vAlign w:val="center"/>
          </w:tcPr>
          <w:p w14:paraId="38FD3BA8" w14:textId="7DD1D2D4" w:rsidR="007D43F3" w:rsidRPr="004A6CC6" w:rsidRDefault="007D43F3" w:rsidP="004B7C07">
            <w:pPr>
              <w:rPr>
                <w:rFonts w:cs="Arial"/>
                <w:szCs w:val="20"/>
              </w:rPr>
            </w:pPr>
            <w:r w:rsidRPr="004A6CC6">
              <w:rPr>
                <w:rFonts w:cs="Arial"/>
                <w:szCs w:val="20"/>
              </w:rPr>
              <w:t>Poor floor or working surface</w:t>
            </w:r>
          </w:p>
        </w:tc>
        <w:tc>
          <w:tcPr>
            <w:tcW w:w="421" w:type="pct"/>
            <w:tcBorders>
              <w:bottom w:val="single" w:sz="4" w:space="0" w:color="auto"/>
            </w:tcBorders>
            <w:shd w:val="clear" w:color="auto" w:fill="FFFF00"/>
            <w:vAlign w:val="center"/>
          </w:tcPr>
          <w:p w14:paraId="58F08E2A" w14:textId="1CFBF9F2" w:rsidR="007D43F3" w:rsidRDefault="007D43F3" w:rsidP="004B7C07">
            <w:pPr>
              <w:jc w:val="center"/>
              <w:rPr>
                <w:rFonts w:cs="Arial"/>
                <w:szCs w:val="20"/>
              </w:rPr>
            </w:pPr>
            <w:r>
              <w:rPr>
                <w:rFonts w:cs="Arial"/>
                <w:szCs w:val="20"/>
              </w:rPr>
              <w:t>Medium</w:t>
            </w:r>
          </w:p>
          <w:p w14:paraId="65E67C50" w14:textId="7311D755" w:rsidR="007D43F3" w:rsidRPr="00C15BBD" w:rsidRDefault="007D43F3" w:rsidP="004B7C07">
            <w:pPr>
              <w:jc w:val="center"/>
              <w:rPr>
                <w:rFonts w:cs="Arial"/>
                <w:szCs w:val="20"/>
              </w:rPr>
            </w:pPr>
            <w:r>
              <w:rPr>
                <w:rFonts w:cs="Arial"/>
                <w:szCs w:val="20"/>
              </w:rPr>
              <w:t>(3)</w:t>
            </w:r>
          </w:p>
        </w:tc>
        <w:tc>
          <w:tcPr>
            <w:tcW w:w="2232" w:type="pct"/>
            <w:gridSpan w:val="4"/>
            <w:vAlign w:val="center"/>
          </w:tcPr>
          <w:p w14:paraId="643FD7EC" w14:textId="77777777" w:rsidR="007D43F3" w:rsidRDefault="007D43F3" w:rsidP="00530490">
            <w:pPr>
              <w:pStyle w:val="NormalTableHeading"/>
              <w:spacing w:before="0" w:after="0"/>
              <w:rPr>
                <w:rFonts w:ascii="Arial" w:hAnsi="Arial" w:cs="Arial"/>
                <w:b w:val="0"/>
                <w:color w:val="auto"/>
                <w:sz w:val="20"/>
              </w:rPr>
            </w:pPr>
          </w:p>
          <w:p w14:paraId="5DB73117" w14:textId="72F60C39" w:rsidR="007D43F3" w:rsidRPr="004A6CC6" w:rsidRDefault="007D43F3" w:rsidP="00530490">
            <w:pPr>
              <w:pStyle w:val="NormalTableHeading"/>
              <w:spacing w:before="0" w:after="0"/>
              <w:rPr>
                <w:rFonts w:ascii="Arial" w:hAnsi="Arial" w:cs="Arial"/>
                <w:b w:val="0"/>
                <w:color w:val="auto"/>
                <w:sz w:val="20"/>
              </w:rPr>
            </w:pPr>
            <w:r w:rsidRPr="004A6CC6">
              <w:rPr>
                <w:rFonts w:ascii="Arial" w:hAnsi="Arial" w:cs="Arial"/>
                <w:b w:val="0"/>
                <w:color w:val="auto"/>
                <w:sz w:val="20"/>
              </w:rPr>
              <w:t>Ensure floor is kept clean, in good condition and intact. Avoid oil grease and mud on boots.</w:t>
            </w:r>
          </w:p>
          <w:p w14:paraId="563BF28F" w14:textId="3CFF581C" w:rsidR="007D43F3" w:rsidRPr="004A6CC6" w:rsidRDefault="007D43F3" w:rsidP="00530490">
            <w:pPr>
              <w:rPr>
                <w:rFonts w:cs="Arial"/>
                <w:szCs w:val="20"/>
              </w:rPr>
            </w:pPr>
            <w:r w:rsidRPr="004A6CC6">
              <w:rPr>
                <w:rFonts w:cs="Arial"/>
              </w:rPr>
              <w:t>Maintain good foot and hand hold when climbing in or out of platform.</w:t>
            </w:r>
          </w:p>
        </w:tc>
        <w:tc>
          <w:tcPr>
            <w:tcW w:w="389" w:type="pct"/>
            <w:shd w:val="clear" w:color="auto" w:fill="00FA45"/>
            <w:vAlign w:val="center"/>
          </w:tcPr>
          <w:p w14:paraId="1AEEF0E6" w14:textId="14069865" w:rsidR="007D43F3" w:rsidRPr="007D21E9" w:rsidRDefault="007D43F3" w:rsidP="004B7C07">
            <w:pPr>
              <w:jc w:val="center"/>
              <w:rPr>
                <w:rFonts w:cs="Arial"/>
                <w:szCs w:val="20"/>
              </w:rPr>
            </w:pPr>
            <w:r w:rsidRPr="007D21E9">
              <w:rPr>
                <w:rFonts w:cs="Arial"/>
                <w:szCs w:val="20"/>
              </w:rPr>
              <w:t>Low</w:t>
            </w:r>
          </w:p>
          <w:p w14:paraId="54D54E8F" w14:textId="36C0E48A" w:rsidR="007D43F3" w:rsidRPr="004A6CC6" w:rsidRDefault="007D43F3" w:rsidP="004B7C07">
            <w:pPr>
              <w:jc w:val="center"/>
              <w:rPr>
                <w:rFonts w:cs="Arial"/>
                <w:szCs w:val="20"/>
              </w:rPr>
            </w:pPr>
            <w:r>
              <w:rPr>
                <w:rFonts w:cs="Arial"/>
              </w:rPr>
              <w:t>(1</w:t>
            </w:r>
            <w:r w:rsidRPr="007D21E9">
              <w:rPr>
                <w:rFonts w:cs="Arial"/>
              </w:rPr>
              <w:t>)</w:t>
            </w:r>
          </w:p>
        </w:tc>
        <w:tc>
          <w:tcPr>
            <w:tcW w:w="494" w:type="pct"/>
            <w:vAlign w:val="center"/>
          </w:tcPr>
          <w:p w14:paraId="1633B265" w14:textId="249D2873" w:rsidR="007D43F3" w:rsidRPr="004A6CC6" w:rsidRDefault="007D43F3" w:rsidP="004B7C07">
            <w:pPr>
              <w:autoSpaceDE w:val="0"/>
              <w:autoSpaceDN w:val="0"/>
              <w:adjustRightInd w:val="0"/>
              <w:jc w:val="center"/>
              <w:rPr>
                <w:rFonts w:cs="Arial"/>
                <w:szCs w:val="20"/>
              </w:rPr>
            </w:pPr>
            <w:r>
              <w:rPr>
                <w:rFonts w:cs="Arial"/>
                <w:szCs w:val="20"/>
              </w:rPr>
              <w:t>Workers</w:t>
            </w:r>
          </w:p>
        </w:tc>
      </w:tr>
      <w:tr w:rsidR="007D43F3" w:rsidRPr="00323DBA" w14:paraId="2A56DAA6" w14:textId="77777777" w:rsidTr="0017039C">
        <w:trPr>
          <w:cantSplit/>
          <w:trHeight w:val="355"/>
        </w:trPr>
        <w:tc>
          <w:tcPr>
            <w:tcW w:w="697" w:type="pct"/>
            <w:vAlign w:val="center"/>
          </w:tcPr>
          <w:p w14:paraId="25C6725D" w14:textId="77777777" w:rsidR="007D43F3" w:rsidRPr="009D14FC" w:rsidRDefault="007D43F3" w:rsidP="0017039C">
            <w:pPr>
              <w:pStyle w:val="Technical4"/>
              <w:tabs>
                <w:tab w:val="clear" w:pos="-720"/>
              </w:tabs>
              <w:suppressAutoHyphens w:val="0"/>
              <w:rPr>
                <w:rFonts w:ascii="Arial" w:hAnsi="Arial" w:cs="Arial"/>
                <w:sz w:val="20"/>
                <w:lang w:val="en-AU"/>
              </w:rPr>
            </w:pPr>
            <w:r w:rsidRPr="009D14FC">
              <w:rPr>
                <w:rFonts w:ascii="Arial" w:hAnsi="Arial" w:cs="Arial"/>
                <w:sz w:val="20"/>
                <w:lang w:val="en-AU"/>
              </w:rPr>
              <w:lastRenderedPageBreak/>
              <w:t xml:space="preserve">Procedure </w:t>
            </w:r>
          </w:p>
          <w:p w14:paraId="491E185A" w14:textId="77777777" w:rsidR="007D43F3" w:rsidRPr="009D14FC" w:rsidRDefault="007D43F3" w:rsidP="0017039C">
            <w:pPr>
              <w:pStyle w:val="Technical4"/>
              <w:tabs>
                <w:tab w:val="clear" w:pos="-720"/>
              </w:tabs>
              <w:suppressAutoHyphens w:val="0"/>
              <w:rPr>
                <w:rFonts w:ascii="Arial" w:hAnsi="Arial" w:cs="Arial"/>
                <w:sz w:val="20"/>
                <w:lang w:val="en-AU"/>
              </w:rPr>
            </w:pPr>
            <w:r w:rsidRPr="009D14FC">
              <w:rPr>
                <w:rFonts w:ascii="Arial" w:hAnsi="Arial" w:cs="Arial"/>
                <w:sz w:val="20"/>
                <w:lang w:val="en-AU"/>
              </w:rPr>
              <w:t>(In Steps):</w:t>
            </w:r>
          </w:p>
        </w:tc>
        <w:tc>
          <w:tcPr>
            <w:tcW w:w="767" w:type="pct"/>
            <w:vAlign w:val="center"/>
          </w:tcPr>
          <w:p w14:paraId="229901E0" w14:textId="77777777" w:rsidR="007D43F3" w:rsidRPr="009D14FC" w:rsidRDefault="007D43F3" w:rsidP="0017039C">
            <w:pPr>
              <w:pStyle w:val="Technical4"/>
              <w:tabs>
                <w:tab w:val="clear" w:pos="-720"/>
              </w:tabs>
              <w:suppressAutoHyphens w:val="0"/>
              <w:rPr>
                <w:rFonts w:ascii="Arial" w:hAnsi="Arial" w:cs="Arial"/>
                <w:sz w:val="20"/>
                <w:lang w:val="en-AU"/>
              </w:rPr>
            </w:pPr>
            <w:r w:rsidRPr="009D14FC">
              <w:rPr>
                <w:rFonts w:ascii="Arial" w:hAnsi="Arial" w:cs="Arial"/>
                <w:sz w:val="20"/>
                <w:lang w:val="en-AU"/>
              </w:rPr>
              <w:t>Possible Hazards:</w:t>
            </w:r>
          </w:p>
        </w:tc>
        <w:tc>
          <w:tcPr>
            <w:tcW w:w="421" w:type="pct"/>
            <w:tcBorders>
              <w:bottom w:val="single" w:sz="4" w:space="0" w:color="auto"/>
            </w:tcBorders>
            <w:vAlign w:val="center"/>
          </w:tcPr>
          <w:p w14:paraId="62E9A54C" w14:textId="77777777" w:rsidR="007D43F3" w:rsidRPr="009D14FC" w:rsidRDefault="007D43F3" w:rsidP="0017039C">
            <w:pPr>
              <w:pStyle w:val="Technical4"/>
              <w:tabs>
                <w:tab w:val="clear" w:pos="-720"/>
              </w:tabs>
              <w:suppressAutoHyphens w:val="0"/>
              <w:jc w:val="center"/>
              <w:rPr>
                <w:rFonts w:ascii="Arial" w:hAnsi="Arial" w:cs="Arial"/>
                <w:sz w:val="20"/>
                <w:lang w:val="en-AU"/>
              </w:rPr>
            </w:pPr>
            <w:r w:rsidRPr="009D14FC">
              <w:rPr>
                <w:rFonts w:ascii="Arial" w:hAnsi="Arial" w:cs="Arial"/>
                <w:sz w:val="20"/>
                <w:lang w:val="en-AU"/>
              </w:rPr>
              <w:t>Risk Score</w:t>
            </w:r>
          </w:p>
        </w:tc>
        <w:tc>
          <w:tcPr>
            <w:tcW w:w="2232" w:type="pct"/>
            <w:gridSpan w:val="4"/>
            <w:vAlign w:val="center"/>
          </w:tcPr>
          <w:p w14:paraId="387733EB" w14:textId="77777777" w:rsidR="007D43F3" w:rsidRPr="009D14FC" w:rsidRDefault="007D43F3" w:rsidP="0017039C">
            <w:pPr>
              <w:pStyle w:val="Technical4"/>
              <w:tabs>
                <w:tab w:val="clear" w:pos="-720"/>
              </w:tabs>
              <w:suppressAutoHyphens w:val="0"/>
              <w:rPr>
                <w:rFonts w:ascii="Arial" w:hAnsi="Arial" w:cs="Arial"/>
                <w:sz w:val="20"/>
                <w:lang w:val="en-AU"/>
              </w:rPr>
            </w:pPr>
            <w:r w:rsidRPr="009D14FC">
              <w:rPr>
                <w:rFonts w:ascii="Arial" w:hAnsi="Arial" w:cs="Arial"/>
                <w:sz w:val="20"/>
                <w:lang w:val="en-AU"/>
              </w:rPr>
              <w:t>Safety Controls:</w:t>
            </w:r>
          </w:p>
        </w:tc>
        <w:tc>
          <w:tcPr>
            <w:tcW w:w="389" w:type="pct"/>
            <w:tcBorders>
              <w:bottom w:val="single" w:sz="4" w:space="0" w:color="auto"/>
            </w:tcBorders>
            <w:vAlign w:val="center"/>
          </w:tcPr>
          <w:p w14:paraId="500F9A02" w14:textId="77777777" w:rsidR="007D43F3" w:rsidRPr="00B87F36" w:rsidRDefault="007D43F3" w:rsidP="0017039C">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Residual Risk</w:t>
            </w:r>
          </w:p>
        </w:tc>
        <w:tc>
          <w:tcPr>
            <w:tcW w:w="494" w:type="pct"/>
            <w:vAlign w:val="center"/>
          </w:tcPr>
          <w:p w14:paraId="01941E30" w14:textId="77777777" w:rsidR="007D43F3" w:rsidRPr="00B87F36" w:rsidRDefault="007D43F3" w:rsidP="0017039C">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Responsible Person</w:t>
            </w:r>
          </w:p>
        </w:tc>
      </w:tr>
      <w:tr w:rsidR="00241B59" w:rsidRPr="00B87F36" w14:paraId="524A75C7" w14:textId="77777777" w:rsidTr="004B7C07">
        <w:trPr>
          <w:cantSplit/>
          <w:trHeight w:val="486"/>
        </w:trPr>
        <w:tc>
          <w:tcPr>
            <w:tcW w:w="697" w:type="pct"/>
            <w:vAlign w:val="center"/>
          </w:tcPr>
          <w:p w14:paraId="68D9E4C6" w14:textId="77777777" w:rsidR="007D43F3" w:rsidRPr="004A6CC6" w:rsidRDefault="007D43F3" w:rsidP="004B7C07">
            <w:pPr>
              <w:rPr>
                <w:rFonts w:cs="Arial"/>
                <w:szCs w:val="20"/>
              </w:rPr>
            </w:pPr>
            <w:r w:rsidRPr="004A6CC6">
              <w:rPr>
                <w:rFonts w:cs="Arial"/>
                <w:szCs w:val="20"/>
              </w:rPr>
              <w:t>O</w:t>
            </w:r>
            <w:r>
              <w:rPr>
                <w:rFonts w:cs="Arial"/>
                <w:szCs w:val="20"/>
              </w:rPr>
              <w:t>p</w:t>
            </w:r>
            <w:r w:rsidRPr="004A6CC6">
              <w:rPr>
                <w:rFonts w:cs="Arial"/>
                <w:szCs w:val="20"/>
              </w:rPr>
              <w:t>erate</w:t>
            </w:r>
          </w:p>
          <w:p w14:paraId="63BC0B24" w14:textId="0A2A6C5B" w:rsidR="007D43F3" w:rsidRPr="004A6CC6" w:rsidRDefault="007D43F3" w:rsidP="004B7C07">
            <w:pPr>
              <w:rPr>
                <w:rFonts w:cs="Arial"/>
                <w:szCs w:val="20"/>
              </w:rPr>
            </w:pPr>
            <w:r w:rsidRPr="004A6CC6">
              <w:rPr>
                <w:rFonts w:cs="Arial"/>
                <w:szCs w:val="20"/>
              </w:rPr>
              <w:t>EWP</w:t>
            </w:r>
          </w:p>
        </w:tc>
        <w:tc>
          <w:tcPr>
            <w:tcW w:w="767" w:type="pct"/>
            <w:vAlign w:val="center"/>
          </w:tcPr>
          <w:p w14:paraId="40043CF2" w14:textId="11755AA6" w:rsidR="00241B59" w:rsidRPr="004A6CC6" w:rsidRDefault="00241B59" w:rsidP="004B7C07">
            <w:pPr>
              <w:rPr>
                <w:rFonts w:cs="Arial"/>
                <w:szCs w:val="20"/>
              </w:rPr>
            </w:pPr>
            <w:r w:rsidRPr="004A6CC6">
              <w:rPr>
                <w:rFonts w:cs="Arial"/>
                <w:szCs w:val="20"/>
              </w:rPr>
              <w:t>Slipping and falling off scissor if standing on external components to gain better access</w:t>
            </w:r>
          </w:p>
        </w:tc>
        <w:tc>
          <w:tcPr>
            <w:tcW w:w="421" w:type="pct"/>
            <w:shd w:val="clear" w:color="auto" w:fill="FF0000"/>
            <w:vAlign w:val="center"/>
          </w:tcPr>
          <w:p w14:paraId="1B10BD82" w14:textId="50A84516" w:rsidR="00241B59" w:rsidRDefault="00241B59" w:rsidP="004B7C07">
            <w:pPr>
              <w:jc w:val="center"/>
              <w:rPr>
                <w:rFonts w:cs="Arial"/>
                <w:szCs w:val="20"/>
              </w:rPr>
            </w:pPr>
            <w:r>
              <w:rPr>
                <w:rFonts w:cs="Arial"/>
                <w:szCs w:val="20"/>
              </w:rPr>
              <w:t>High</w:t>
            </w:r>
          </w:p>
          <w:p w14:paraId="7DA2D3B9" w14:textId="6C42E5F0" w:rsidR="00241B59" w:rsidRPr="00C15BBD" w:rsidRDefault="00241B59" w:rsidP="004B7C07">
            <w:pPr>
              <w:jc w:val="center"/>
              <w:rPr>
                <w:rFonts w:cs="Arial"/>
                <w:szCs w:val="20"/>
              </w:rPr>
            </w:pPr>
            <w:r>
              <w:rPr>
                <w:rFonts w:cs="Arial"/>
                <w:szCs w:val="20"/>
              </w:rPr>
              <w:t>(6)</w:t>
            </w:r>
          </w:p>
        </w:tc>
        <w:tc>
          <w:tcPr>
            <w:tcW w:w="2232" w:type="pct"/>
            <w:gridSpan w:val="4"/>
            <w:vAlign w:val="center"/>
          </w:tcPr>
          <w:p w14:paraId="19DC97EB" w14:textId="77777777" w:rsidR="007D43F3" w:rsidRDefault="007D43F3" w:rsidP="00530490">
            <w:pPr>
              <w:pStyle w:val="NormalTableHeading"/>
              <w:spacing w:before="0" w:after="0"/>
              <w:rPr>
                <w:rFonts w:ascii="Arial" w:hAnsi="Arial" w:cs="Arial"/>
                <w:b w:val="0"/>
                <w:color w:val="auto"/>
                <w:sz w:val="20"/>
              </w:rPr>
            </w:pPr>
          </w:p>
          <w:p w14:paraId="2BCD7152" w14:textId="1573E31D" w:rsidR="00241B59" w:rsidRPr="004A6CC6" w:rsidRDefault="00241B59" w:rsidP="00530490">
            <w:pPr>
              <w:pStyle w:val="NormalTableHeading"/>
              <w:spacing w:before="0" w:after="0"/>
              <w:rPr>
                <w:rFonts w:ascii="Arial" w:hAnsi="Arial" w:cs="Arial"/>
                <w:b w:val="0"/>
                <w:color w:val="auto"/>
                <w:sz w:val="20"/>
              </w:rPr>
            </w:pPr>
            <w:r w:rsidRPr="004A6CC6">
              <w:rPr>
                <w:rFonts w:ascii="Arial" w:hAnsi="Arial" w:cs="Arial"/>
                <w:b w:val="0"/>
                <w:color w:val="auto"/>
                <w:sz w:val="20"/>
              </w:rPr>
              <w:t>Never stand on rails and do not over reach</w:t>
            </w:r>
          </w:p>
          <w:p w14:paraId="038123AB" w14:textId="77777777" w:rsidR="00241B59" w:rsidRPr="004A6CC6" w:rsidRDefault="00241B59" w:rsidP="00530490">
            <w:pPr>
              <w:pStyle w:val="NormalTableHeading"/>
              <w:spacing w:before="0" w:after="0"/>
              <w:rPr>
                <w:rFonts w:ascii="Arial" w:hAnsi="Arial" w:cs="Arial"/>
                <w:b w:val="0"/>
                <w:color w:val="auto"/>
                <w:sz w:val="20"/>
              </w:rPr>
            </w:pPr>
            <w:r w:rsidRPr="004A6CC6">
              <w:rPr>
                <w:rFonts w:ascii="Arial" w:hAnsi="Arial" w:cs="Arial"/>
                <w:b w:val="0"/>
                <w:color w:val="auto"/>
                <w:sz w:val="20"/>
              </w:rPr>
              <w:t>Ensure steps and support surfaces are clean in good condition and intact. Avoid oil grease and mud on boots.</w:t>
            </w:r>
          </w:p>
          <w:p w14:paraId="6AA148CE" w14:textId="0C421889" w:rsidR="00241B59" w:rsidRPr="004A6CC6" w:rsidRDefault="00241B59" w:rsidP="00530490">
            <w:pPr>
              <w:rPr>
                <w:rFonts w:cs="Arial"/>
                <w:szCs w:val="20"/>
              </w:rPr>
            </w:pPr>
            <w:r w:rsidRPr="004A6CC6">
              <w:rPr>
                <w:rFonts w:cs="Arial"/>
              </w:rPr>
              <w:t>Always maintain good foot and hand holds when climbing on or off the scissor, any solid construction or fall prevention equipment.</w:t>
            </w:r>
          </w:p>
        </w:tc>
        <w:tc>
          <w:tcPr>
            <w:tcW w:w="389" w:type="pct"/>
            <w:shd w:val="clear" w:color="auto" w:fill="00FA45"/>
            <w:vAlign w:val="center"/>
          </w:tcPr>
          <w:p w14:paraId="713101F2" w14:textId="1889B491" w:rsidR="00241B59" w:rsidRPr="007D21E9" w:rsidRDefault="00241B59" w:rsidP="004B7C07">
            <w:pPr>
              <w:jc w:val="center"/>
              <w:rPr>
                <w:rFonts w:cs="Arial"/>
                <w:szCs w:val="20"/>
              </w:rPr>
            </w:pPr>
            <w:r w:rsidRPr="007D21E9">
              <w:rPr>
                <w:rFonts w:cs="Arial"/>
                <w:szCs w:val="20"/>
              </w:rPr>
              <w:t>Low</w:t>
            </w:r>
          </w:p>
          <w:p w14:paraId="4872F68E" w14:textId="0024A804" w:rsidR="00241B59" w:rsidRPr="004A6CC6" w:rsidRDefault="00241B59" w:rsidP="004B7C07">
            <w:pPr>
              <w:jc w:val="center"/>
              <w:rPr>
                <w:rFonts w:cs="Arial"/>
                <w:szCs w:val="20"/>
              </w:rPr>
            </w:pPr>
            <w:r w:rsidRPr="007D21E9">
              <w:rPr>
                <w:rFonts w:cs="Arial"/>
              </w:rPr>
              <w:t>(2)</w:t>
            </w:r>
          </w:p>
        </w:tc>
        <w:tc>
          <w:tcPr>
            <w:tcW w:w="494" w:type="pct"/>
            <w:vAlign w:val="center"/>
          </w:tcPr>
          <w:p w14:paraId="7D6978C1" w14:textId="3EBCD7AE" w:rsidR="00241B59" w:rsidRPr="004A6CC6" w:rsidRDefault="00241B59" w:rsidP="004B7C07">
            <w:pPr>
              <w:autoSpaceDE w:val="0"/>
              <w:autoSpaceDN w:val="0"/>
              <w:adjustRightInd w:val="0"/>
              <w:jc w:val="center"/>
              <w:rPr>
                <w:rFonts w:cs="Arial"/>
                <w:szCs w:val="20"/>
              </w:rPr>
            </w:pPr>
            <w:r>
              <w:rPr>
                <w:rFonts w:cs="Arial"/>
                <w:szCs w:val="20"/>
              </w:rPr>
              <w:t>Workers</w:t>
            </w:r>
          </w:p>
        </w:tc>
      </w:tr>
      <w:tr w:rsidR="00530490" w:rsidRPr="00B87F36" w14:paraId="5CB87F5F" w14:textId="77777777" w:rsidTr="004B7C07">
        <w:trPr>
          <w:cantSplit/>
          <w:trHeight w:val="486"/>
        </w:trPr>
        <w:tc>
          <w:tcPr>
            <w:tcW w:w="697" w:type="pct"/>
            <w:vAlign w:val="center"/>
          </w:tcPr>
          <w:p w14:paraId="1343E7C4" w14:textId="0AA5300A" w:rsidR="00530490" w:rsidRDefault="00530490" w:rsidP="004B7C07">
            <w:pPr>
              <w:rPr>
                <w:rFonts w:cs="Arial"/>
                <w:szCs w:val="20"/>
              </w:rPr>
            </w:pPr>
            <w:r w:rsidRPr="004A6CC6">
              <w:rPr>
                <w:rFonts w:cs="Arial"/>
                <w:szCs w:val="20"/>
              </w:rPr>
              <w:t>ntering or exiting basket when elevated</w:t>
            </w:r>
          </w:p>
        </w:tc>
        <w:tc>
          <w:tcPr>
            <w:tcW w:w="767" w:type="pct"/>
            <w:vAlign w:val="center"/>
          </w:tcPr>
          <w:p w14:paraId="2F1F0A45" w14:textId="53569F79" w:rsidR="00530490" w:rsidRPr="004A6CC6" w:rsidRDefault="00530490" w:rsidP="004B7C07">
            <w:pPr>
              <w:rPr>
                <w:rFonts w:cs="Arial"/>
                <w:b/>
                <w:szCs w:val="20"/>
              </w:rPr>
            </w:pPr>
            <w:r w:rsidRPr="004A6CC6">
              <w:rPr>
                <w:rFonts w:cs="Arial"/>
                <w:szCs w:val="20"/>
              </w:rPr>
              <w:t>Fall from heights</w:t>
            </w:r>
          </w:p>
        </w:tc>
        <w:tc>
          <w:tcPr>
            <w:tcW w:w="421" w:type="pct"/>
            <w:tcBorders>
              <w:bottom w:val="single" w:sz="4" w:space="0" w:color="auto"/>
            </w:tcBorders>
            <w:shd w:val="clear" w:color="auto" w:fill="FF0000"/>
            <w:vAlign w:val="center"/>
          </w:tcPr>
          <w:p w14:paraId="3A1FF982" w14:textId="162D9A95" w:rsidR="00241B59" w:rsidRDefault="00241B59" w:rsidP="004B7C07">
            <w:pPr>
              <w:jc w:val="center"/>
              <w:rPr>
                <w:rFonts w:cs="Arial"/>
                <w:szCs w:val="20"/>
              </w:rPr>
            </w:pPr>
            <w:r>
              <w:rPr>
                <w:rFonts w:cs="Arial"/>
                <w:szCs w:val="20"/>
              </w:rPr>
              <w:t>High</w:t>
            </w:r>
          </w:p>
          <w:p w14:paraId="54D9B828" w14:textId="77B3C8CA" w:rsidR="00530490" w:rsidRPr="00AF1217" w:rsidRDefault="00241B59" w:rsidP="004B7C07">
            <w:pPr>
              <w:jc w:val="center"/>
              <w:rPr>
                <w:rFonts w:cs="Arial"/>
                <w:b/>
                <w:szCs w:val="20"/>
              </w:rPr>
            </w:pPr>
            <w:r>
              <w:rPr>
                <w:rFonts w:cs="Arial"/>
                <w:szCs w:val="20"/>
              </w:rPr>
              <w:t>(6)</w:t>
            </w:r>
          </w:p>
        </w:tc>
        <w:tc>
          <w:tcPr>
            <w:tcW w:w="2232" w:type="pct"/>
            <w:gridSpan w:val="4"/>
            <w:vAlign w:val="center"/>
          </w:tcPr>
          <w:p w14:paraId="593C312C" w14:textId="77777777" w:rsidR="007D43F3" w:rsidRDefault="007D43F3" w:rsidP="00530490">
            <w:pPr>
              <w:rPr>
                <w:rFonts w:cs="Arial"/>
                <w:szCs w:val="20"/>
              </w:rPr>
            </w:pPr>
          </w:p>
          <w:p w14:paraId="171A0977" w14:textId="557A8B3B" w:rsidR="00530490" w:rsidRPr="004A6CC6" w:rsidRDefault="00530490" w:rsidP="00530490">
            <w:pPr>
              <w:rPr>
                <w:rFonts w:cs="Arial"/>
                <w:szCs w:val="20"/>
              </w:rPr>
            </w:pPr>
            <w:r>
              <w:rPr>
                <w:rFonts w:cs="Arial"/>
                <w:szCs w:val="20"/>
              </w:rPr>
              <w:t>Workers</w:t>
            </w:r>
            <w:r w:rsidRPr="004A6CC6">
              <w:rPr>
                <w:rFonts w:cs="Arial"/>
                <w:szCs w:val="20"/>
              </w:rPr>
              <w:t xml:space="preserve"> to enter and exit basket only when the following conditions are met:</w:t>
            </w:r>
          </w:p>
          <w:p w14:paraId="5CE9C8E9" w14:textId="77777777" w:rsidR="00530490" w:rsidRPr="004A6CC6" w:rsidRDefault="00530490" w:rsidP="00530490">
            <w:pPr>
              <w:numPr>
                <w:ilvl w:val="0"/>
                <w:numId w:val="6"/>
              </w:numPr>
              <w:rPr>
                <w:rFonts w:cs="Arial"/>
                <w:szCs w:val="20"/>
              </w:rPr>
            </w:pPr>
            <w:r w:rsidRPr="004A6CC6">
              <w:rPr>
                <w:rFonts w:cs="Arial"/>
                <w:szCs w:val="20"/>
              </w:rPr>
              <w:t>Risk assessment shows that this is safer than all other means of access</w:t>
            </w:r>
          </w:p>
          <w:p w14:paraId="0FCD72B5" w14:textId="77777777" w:rsidR="00530490" w:rsidRPr="004A6CC6" w:rsidRDefault="00530490" w:rsidP="00530490">
            <w:pPr>
              <w:numPr>
                <w:ilvl w:val="0"/>
                <w:numId w:val="6"/>
              </w:numPr>
              <w:rPr>
                <w:rFonts w:cs="Arial"/>
                <w:szCs w:val="20"/>
              </w:rPr>
            </w:pPr>
            <w:r w:rsidRPr="004A6CC6">
              <w:rPr>
                <w:rFonts w:cs="Arial"/>
                <w:szCs w:val="20"/>
              </w:rPr>
              <w:t xml:space="preserve">The structural adequacy of the landing has been </w:t>
            </w:r>
            <w:proofErr w:type="gramStart"/>
            <w:r w:rsidRPr="004A6CC6">
              <w:rPr>
                <w:rFonts w:cs="Arial"/>
                <w:szCs w:val="20"/>
              </w:rPr>
              <w:t>established</w:t>
            </w:r>
            <w:proofErr w:type="gramEnd"/>
            <w:r w:rsidRPr="004A6CC6">
              <w:rPr>
                <w:rFonts w:cs="Arial"/>
                <w:szCs w:val="20"/>
              </w:rPr>
              <w:t xml:space="preserve"> and the landing area is clear.</w:t>
            </w:r>
          </w:p>
          <w:p w14:paraId="57B637FC" w14:textId="77777777" w:rsidR="00530490" w:rsidRPr="004A6CC6" w:rsidRDefault="00530490" w:rsidP="00530490">
            <w:pPr>
              <w:numPr>
                <w:ilvl w:val="0"/>
                <w:numId w:val="6"/>
              </w:numPr>
              <w:rPr>
                <w:rFonts w:cs="Arial"/>
                <w:szCs w:val="20"/>
              </w:rPr>
            </w:pPr>
            <w:r w:rsidRPr="004A6CC6">
              <w:rPr>
                <w:rFonts w:cs="Arial"/>
                <w:szCs w:val="20"/>
              </w:rPr>
              <w:t>The risk of falling from the landing area is considered and controlled.</w:t>
            </w:r>
          </w:p>
          <w:p w14:paraId="048E9B2A" w14:textId="77777777" w:rsidR="00530490" w:rsidRPr="004A6CC6" w:rsidRDefault="00530490" w:rsidP="00530490">
            <w:pPr>
              <w:numPr>
                <w:ilvl w:val="0"/>
                <w:numId w:val="6"/>
              </w:numPr>
              <w:rPr>
                <w:rFonts w:cs="Arial"/>
                <w:szCs w:val="20"/>
              </w:rPr>
            </w:pPr>
            <w:r w:rsidRPr="004A6CC6">
              <w:rPr>
                <w:rFonts w:cs="Arial"/>
                <w:szCs w:val="20"/>
              </w:rPr>
              <w:t>The EWP must reach 1.2 times further than the required height.</w:t>
            </w:r>
          </w:p>
          <w:p w14:paraId="6DE33AD9" w14:textId="77777777" w:rsidR="00530490" w:rsidRPr="004A6CC6" w:rsidRDefault="00530490" w:rsidP="00530490">
            <w:pPr>
              <w:numPr>
                <w:ilvl w:val="0"/>
                <w:numId w:val="6"/>
              </w:numPr>
              <w:rPr>
                <w:rFonts w:cs="Arial"/>
                <w:szCs w:val="20"/>
              </w:rPr>
            </w:pPr>
            <w:r w:rsidRPr="004A6CC6">
              <w:rPr>
                <w:rFonts w:cs="Arial"/>
                <w:szCs w:val="20"/>
              </w:rPr>
              <w:t xml:space="preserve">The floor of the </w:t>
            </w:r>
            <w:r>
              <w:rPr>
                <w:rFonts w:cs="Arial"/>
                <w:szCs w:val="20"/>
              </w:rPr>
              <w:t xml:space="preserve">EWP </w:t>
            </w:r>
            <w:r w:rsidRPr="004A6CC6">
              <w:rPr>
                <w:rFonts w:cs="Arial"/>
                <w:szCs w:val="20"/>
              </w:rPr>
              <w:t>can be lowered within 300mm of the landing</w:t>
            </w:r>
          </w:p>
          <w:p w14:paraId="4155978F" w14:textId="77777777" w:rsidR="00530490" w:rsidRPr="004A6CC6" w:rsidRDefault="00530490" w:rsidP="00530490">
            <w:pPr>
              <w:numPr>
                <w:ilvl w:val="0"/>
                <w:numId w:val="6"/>
              </w:numPr>
              <w:rPr>
                <w:rFonts w:cs="Arial"/>
                <w:szCs w:val="20"/>
              </w:rPr>
            </w:pPr>
            <w:r w:rsidRPr="004A6CC6">
              <w:rPr>
                <w:rFonts w:cs="Arial"/>
                <w:szCs w:val="20"/>
              </w:rPr>
              <w:t>The basket must be at least 2m from the edge unless a harness attached to suitable anchorage is to be used (where the height is over 2m)</w:t>
            </w:r>
          </w:p>
          <w:p w14:paraId="0BA42531" w14:textId="77777777" w:rsidR="00530490" w:rsidRPr="004A6CC6" w:rsidRDefault="00530490" w:rsidP="00530490">
            <w:pPr>
              <w:numPr>
                <w:ilvl w:val="0"/>
                <w:numId w:val="6"/>
              </w:numPr>
              <w:rPr>
                <w:rFonts w:cs="Arial"/>
                <w:szCs w:val="20"/>
              </w:rPr>
            </w:pPr>
            <w:r w:rsidRPr="004A6CC6">
              <w:rPr>
                <w:rFonts w:cs="Arial"/>
                <w:szCs w:val="20"/>
              </w:rPr>
              <w:t>Where the basket is adjacent to the surface the gap must not be more than 100mm. and a harness must be worn attached to anchor point.</w:t>
            </w:r>
          </w:p>
          <w:p w14:paraId="33336CEB" w14:textId="77777777" w:rsidR="00530490" w:rsidRPr="004A6CC6" w:rsidRDefault="00530490" w:rsidP="00530490">
            <w:pPr>
              <w:numPr>
                <w:ilvl w:val="0"/>
                <w:numId w:val="6"/>
              </w:numPr>
              <w:rPr>
                <w:rFonts w:cs="Arial"/>
                <w:szCs w:val="20"/>
              </w:rPr>
            </w:pPr>
            <w:r w:rsidRPr="004A6CC6">
              <w:rPr>
                <w:rFonts w:cs="Arial"/>
                <w:szCs w:val="20"/>
              </w:rPr>
              <w:t>The base controls are tagged to indicate the equipment is in use and to caution against movement.</w:t>
            </w:r>
          </w:p>
          <w:p w14:paraId="56E63BFA" w14:textId="77777777" w:rsidR="00530490" w:rsidRDefault="00530490" w:rsidP="00530490">
            <w:pPr>
              <w:rPr>
                <w:rFonts w:cs="Arial"/>
                <w:szCs w:val="20"/>
              </w:rPr>
            </w:pPr>
            <w:r w:rsidRPr="004A6CC6">
              <w:rPr>
                <w:rFonts w:cs="Arial"/>
                <w:szCs w:val="20"/>
              </w:rPr>
              <w:t>Deflection when entering or leaving must be considered and allowed for.</w:t>
            </w:r>
          </w:p>
          <w:p w14:paraId="3F7AAE1F" w14:textId="5997C008" w:rsidR="00530490" w:rsidRPr="004A6CC6" w:rsidRDefault="00530490" w:rsidP="00530490">
            <w:pPr>
              <w:autoSpaceDE w:val="0"/>
              <w:autoSpaceDN w:val="0"/>
              <w:adjustRightInd w:val="0"/>
              <w:rPr>
                <w:rFonts w:cs="Arial"/>
                <w:szCs w:val="20"/>
              </w:rPr>
            </w:pPr>
            <w:r>
              <w:rPr>
                <w:rFonts w:cs="Arial"/>
                <w:szCs w:val="20"/>
              </w:rPr>
              <w:t>If the following conditions are not met, workers must not enter or exit the basket at height.</w:t>
            </w:r>
          </w:p>
        </w:tc>
        <w:tc>
          <w:tcPr>
            <w:tcW w:w="389" w:type="pct"/>
            <w:tcBorders>
              <w:bottom w:val="single" w:sz="4" w:space="0" w:color="auto"/>
            </w:tcBorders>
            <w:shd w:val="clear" w:color="auto" w:fill="00FA00"/>
            <w:vAlign w:val="center"/>
          </w:tcPr>
          <w:p w14:paraId="6A3D213D" w14:textId="2322AF99" w:rsidR="00530490" w:rsidRPr="007D21E9" w:rsidRDefault="00530490" w:rsidP="004B7C07">
            <w:pPr>
              <w:jc w:val="center"/>
              <w:rPr>
                <w:rFonts w:cs="Arial"/>
                <w:szCs w:val="20"/>
              </w:rPr>
            </w:pPr>
            <w:r w:rsidRPr="007D21E9">
              <w:rPr>
                <w:rFonts w:cs="Arial"/>
                <w:szCs w:val="20"/>
              </w:rPr>
              <w:t>Low</w:t>
            </w:r>
          </w:p>
          <w:p w14:paraId="6076C210" w14:textId="46311C19" w:rsidR="00530490" w:rsidRPr="00AF1217" w:rsidRDefault="00530490" w:rsidP="004B7C07">
            <w:pPr>
              <w:jc w:val="center"/>
              <w:rPr>
                <w:rFonts w:cs="Arial"/>
                <w:b/>
                <w:szCs w:val="20"/>
              </w:rPr>
            </w:pPr>
            <w:r w:rsidRPr="007D21E9">
              <w:rPr>
                <w:rFonts w:cs="Arial"/>
              </w:rPr>
              <w:t>(2)</w:t>
            </w:r>
          </w:p>
        </w:tc>
        <w:tc>
          <w:tcPr>
            <w:tcW w:w="494" w:type="pct"/>
            <w:vAlign w:val="center"/>
          </w:tcPr>
          <w:p w14:paraId="46FFC1BE" w14:textId="0412AC97" w:rsidR="00530490" w:rsidRPr="004A6CC6" w:rsidRDefault="00530490" w:rsidP="004B7C07">
            <w:pPr>
              <w:jc w:val="center"/>
              <w:rPr>
                <w:rFonts w:cs="Arial"/>
                <w:szCs w:val="20"/>
              </w:rPr>
            </w:pPr>
            <w:r>
              <w:rPr>
                <w:rFonts w:cs="Arial"/>
                <w:szCs w:val="20"/>
              </w:rPr>
              <w:t>Workers</w:t>
            </w:r>
          </w:p>
        </w:tc>
      </w:tr>
      <w:tr w:rsidR="00530490" w:rsidRPr="00B87F36" w14:paraId="4A9A3C1F" w14:textId="77777777" w:rsidTr="004B7C07">
        <w:trPr>
          <w:cantSplit/>
          <w:trHeight w:val="486"/>
        </w:trPr>
        <w:tc>
          <w:tcPr>
            <w:tcW w:w="697" w:type="pct"/>
            <w:vAlign w:val="center"/>
          </w:tcPr>
          <w:p w14:paraId="293C4E55" w14:textId="0476A548" w:rsidR="00530490" w:rsidRDefault="00530490" w:rsidP="004B7C07">
            <w:pPr>
              <w:rPr>
                <w:rFonts w:cs="Arial"/>
                <w:szCs w:val="20"/>
              </w:rPr>
            </w:pPr>
            <w:r w:rsidRPr="004A6CC6">
              <w:rPr>
                <w:rFonts w:cs="Arial"/>
                <w:szCs w:val="20"/>
              </w:rPr>
              <w:t>Lower EWP</w:t>
            </w:r>
          </w:p>
        </w:tc>
        <w:tc>
          <w:tcPr>
            <w:tcW w:w="767" w:type="pct"/>
            <w:vAlign w:val="center"/>
          </w:tcPr>
          <w:p w14:paraId="0995D8F1" w14:textId="20C16AB8" w:rsidR="00530490" w:rsidRPr="004A6CC6" w:rsidRDefault="00530490" w:rsidP="004B7C07">
            <w:pPr>
              <w:rPr>
                <w:rFonts w:cs="Arial"/>
                <w:b/>
                <w:szCs w:val="20"/>
              </w:rPr>
            </w:pPr>
            <w:r w:rsidRPr="004A6CC6">
              <w:rPr>
                <w:rFonts w:cs="Arial"/>
                <w:szCs w:val="20"/>
              </w:rPr>
              <w:t>Lowering EWP onto personnel causing serious injury</w:t>
            </w:r>
          </w:p>
        </w:tc>
        <w:tc>
          <w:tcPr>
            <w:tcW w:w="421" w:type="pct"/>
            <w:shd w:val="clear" w:color="auto" w:fill="FF0000"/>
            <w:vAlign w:val="center"/>
          </w:tcPr>
          <w:p w14:paraId="7B1E646D" w14:textId="0E92A891" w:rsidR="00530490" w:rsidRDefault="00530490" w:rsidP="004B7C07">
            <w:pPr>
              <w:jc w:val="center"/>
              <w:rPr>
                <w:rFonts w:cs="Arial"/>
                <w:szCs w:val="20"/>
              </w:rPr>
            </w:pPr>
            <w:r>
              <w:rPr>
                <w:rFonts w:cs="Arial"/>
                <w:szCs w:val="20"/>
              </w:rPr>
              <w:t>High</w:t>
            </w:r>
          </w:p>
          <w:p w14:paraId="54B042A8" w14:textId="57FF98A4" w:rsidR="00530490" w:rsidRPr="00AF1217" w:rsidRDefault="00530490" w:rsidP="004B7C07">
            <w:pPr>
              <w:jc w:val="center"/>
              <w:rPr>
                <w:rFonts w:cs="Arial"/>
                <w:b/>
                <w:szCs w:val="20"/>
              </w:rPr>
            </w:pPr>
            <w:r>
              <w:rPr>
                <w:rFonts w:cs="Arial"/>
                <w:szCs w:val="20"/>
              </w:rPr>
              <w:t>(6)</w:t>
            </w:r>
          </w:p>
        </w:tc>
        <w:tc>
          <w:tcPr>
            <w:tcW w:w="2232" w:type="pct"/>
            <w:gridSpan w:val="4"/>
            <w:vAlign w:val="center"/>
          </w:tcPr>
          <w:p w14:paraId="3DFBA463" w14:textId="0AC9BFC7" w:rsidR="00530490" w:rsidRPr="004A6CC6" w:rsidRDefault="00530490" w:rsidP="00530490">
            <w:pPr>
              <w:rPr>
                <w:rFonts w:cs="Arial"/>
                <w:szCs w:val="20"/>
              </w:rPr>
            </w:pPr>
            <w:r w:rsidRPr="004A6CC6">
              <w:rPr>
                <w:rFonts w:cs="Arial"/>
                <w:szCs w:val="20"/>
              </w:rPr>
              <w:t xml:space="preserve">Approved safety vests to be </w:t>
            </w:r>
            <w:proofErr w:type="gramStart"/>
            <w:r w:rsidRPr="004A6CC6">
              <w:rPr>
                <w:rFonts w:cs="Arial"/>
                <w:szCs w:val="20"/>
              </w:rPr>
              <w:t>worn at all times</w:t>
            </w:r>
            <w:proofErr w:type="gramEnd"/>
            <w:r w:rsidRPr="004A6CC6">
              <w:rPr>
                <w:rFonts w:cs="Arial"/>
                <w:szCs w:val="20"/>
              </w:rPr>
              <w:t>.</w:t>
            </w:r>
          </w:p>
          <w:p w14:paraId="79DE46F3" w14:textId="77777777" w:rsidR="00530490" w:rsidRPr="004A6CC6" w:rsidRDefault="00530490" w:rsidP="00530490">
            <w:pPr>
              <w:rPr>
                <w:rFonts w:cs="Arial"/>
                <w:szCs w:val="20"/>
              </w:rPr>
            </w:pPr>
            <w:r w:rsidRPr="004A6CC6">
              <w:rPr>
                <w:rFonts w:cs="Arial"/>
                <w:szCs w:val="20"/>
              </w:rPr>
              <w:t>Lower basket slowly</w:t>
            </w:r>
          </w:p>
          <w:p w14:paraId="5F54C213" w14:textId="77777777" w:rsidR="00530490" w:rsidRPr="004A6CC6" w:rsidRDefault="00530490" w:rsidP="00530490">
            <w:pPr>
              <w:rPr>
                <w:rFonts w:cs="Arial"/>
                <w:szCs w:val="20"/>
              </w:rPr>
            </w:pPr>
            <w:r w:rsidRPr="004A6CC6">
              <w:rPr>
                <w:rFonts w:cs="Arial"/>
                <w:szCs w:val="20"/>
              </w:rPr>
              <w:t>All personnel to remain clear of boom</w:t>
            </w:r>
          </w:p>
          <w:p w14:paraId="51A63F06" w14:textId="77777777" w:rsidR="00530490" w:rsidRPr="004A6CC6" w:rsidRDefault="00530490" w:rsidP="00530490">
            <w:pPr>
              <w:rPr>
                <w:rFonts w:cs="Arial"/>
                <w:szCs w:val="20"/>
              </w:rPr>
            </w:pPr>
            <w:r w:rsidRPr="004A6CC6">
              <w:rPr>
                <w:rFonts w:cs="Arial"/>
                <w:szCs w:val="20"/>
              </w:rPr>
              <w:t>Provide adequate warning of descending load to persons below</w:t>
            </w:r>
          </w:p>
          <w:p w14:paraId="08FA0E36" w14:textId="71CCA723" w:rsidR="00530490" w:rsidRPr="004A6CC6" w:rsidRDefault="00530490" w:rsidP="00530490">
            <w:pPr>
              <w:autoSpaceDE w:val="0"/>
              <w:autoSpaceDN w:val="0"/>
              <w:adjustRightInd w:val="0"/>
              <w:rPr>
                <w:rFonts w:cs="Arial"/>
                <w:szCs w:val="20"/>
              </w:rPr>
            </w:pPr>
            <w:r w:rsidRPr="004A6CC6">
              <w:rPr>
                <w:rFonts w:cs="Arial"/>
                <w:szCs w:val="20"/>
              </w:rPr>
              <w:t>Do not place hand or bodily parts below the basket when lowering</w:t>
            </w:r>
          </w:p>
        </w:tc>
        <w:tc>
          <w:tcPr>
            <w:tcW w:w="389" w:type="pct"/>
            <w:shd w:val="clear" w:color="auto" w:fill="00FA00"/>
            <w:vAlign w:val="center"/>
          </w:tcPr>
          <w:p w14:paraId="2A9A910B" w14:textId="200B5F61" w:rsidR="00530490" w:rsidRPr="007D21E9" w:rsidRDefault="00530490" w:rsidP="004B7C07">
            <w:pPr>
              <w:jc w:val="center"/>
              <w:rPr>
                <w:rFonts w:cs="Arial"/>
                <w:szCs w:val="20"/>
              </w:rPr>
            </w:pPr>
            <w:r w:rsidRPr="007D21E9">
              <w:rPr>
                <w:rFonts w:cs="Arial"/>
                <w:szCs w:val="20"/>
              </w:rPr>
              <w:t>Low</w:t>
            </w:r>
          </w:p>
          <w:p w14:paraId="7BFFE5A9" w14:textId="06BB22A6" w:rsidR="00530490" w:rsidRPr="00AF1217" w:rsidRDefault="00530490" w:rsidP="004B7C07">
            <w:pPr>
              <w:jc w:val="center"/>
              <w:rPr>
                <w:rFonts w:cs="Arial"/>
                <w:b/>
                <w:szCs w:val="20"/>
              </w:rPr>
            </w:pPr>
            <w:r w:rsidRPr="007D21E9">
              <w:rPr>
                <w:rFonts w:cs="Arial"/>
              </w:rPr>
              <w:t>(2)</w:t>
            </w:r>
          </w:p>
        </w:tc>
        <w:tc>
          <w:tcPr>
            <w:tcW w:w="494" w:type="pct"/>
            <w:vAlign w:val="center"/>
          </w:tcPr>
          <w:p w14:paraId="231A7F81" w14:textId="711EFD75" w:rsidR="00530490" w:rsidRPr="004A6CC6" w:rsidRDefault="00530490" w:rsidP="004B7C07">
            <w:pPr>
              <w:jc w:val="center"/>
              <w:rPr>
                <w:rFonts w:cs="Arial"/>
                <w:szCs w:val="20"/>
              </w:rPr>
            </w:pPr>
            <w:r>
              <w:rPr>
                <w:rFonts w:cs="Arial"/>
                <w:szCs w:val="20"/>
              </w:rPr>
              <w:t>Workers</w:t>
            </w:r>
          </w:p>
        </w:tc>
      </w:tr>
      <w:tr w:rsidR="00530490" w:rsidRPr="00323DBA" w14:paraId="26BFDB3E" w14:textId="77777777" w:rsidTr="00530490">
        <w:trPr>
          <w:cantSplit/>
          <w:trHeight w:val="355"/>
        </w:trPr>
        <w:tc>
          <w:tcPr>
            <w:tcW w:w="697" w:type="pct"/>
            <w:vAlign w:val="center"/>
          </w:tcPr>
          <w:p w14:paraId="22A98F74" w14:textId="77777777" w:rsidR="00530490" w:rsidRPr="009D14FC" w:rsidRDefault="00530490"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lastRenderedPageBreak/>
              <w:t xml:space="preserve">Procedure </w:t>
            </w:r>
          </w:p>
          <w:p w14:paraId="5DF1258A" w14:textId="77777777" w:rsidR="00530490" w:rsidRPr="009D14FC" w:rsidRDefault="00530490"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t>(In Steps):</w:t>
            </w:r>
          </w:p>
        </w:tc>
        <w:tc>
          <w:tcPr>
            <w:tcW w:w="767" w:type="pct"/>
            <w:vAlign w:val="center"/>
          </w:tcPr>
          <w:p w14:paraId="0739F527" w14:textId="77777777" w:rsidR="00530490" w:rsidRPr="009D14FC" w:rsidRDefault="00530490"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t>Possible Hazards:</w:t>
            </w:r>
          </w:p>
        </w:tc>
        <w:tc>
          <w:tcPr>
            <w:tcW w:w="421" w:type="pct"/>
            <w:tcBorders>
              <w:bottom w:val="single" w:sz="4" w:space="0" w:color="auto"/>
            </w:tcBorders>
            <w:vAlign w:val="center"/>
          </w:tcPr>
          <w:p w14:paraId="557EA0B9" w14:textId="77777777" w:rsidR="00530490" w:rsidRPr="009D14FC" w:rsidRDefault="00530490" w:rsidP="00530490">
            <w:pPr>
              <w:pStyle w:val="Technical4"/>
              <w:tabs>
                <w:tab w:val="clear" w:pos="-720"/>
              </w:tabs>
              <w:suppressAutoHyphens w:val="0"/>
              <w:jc w:val="center"/>
              <w:rPr>
                <w:rFonts w:ascii="Arial" w:hAnsi="Arial" w:cs="Arial"/>
                <w:sz w:val="20"/>
                <w:lang w:val="en-AU"/>
              </w:rPr>
            </w:pPr>
            <w:r w:rsidRPr="009D14FC">
              <w:rPr>
                <w:rFonts w:ascii="Arial" w:hAnsi="Arial" w:cs="Arial"/>
                <w:sz w:val="20"/>
                <w:lang w:val="en-AU"/>
              </w:rPr>
              <w:t>Risk Score</w:t>
            </w:r>
          </w:p>
        </w:tc>
        <w:tc>
          <w:tcPr>
            <w:tcW w:w="2232" w:type="pct"/>
            <w:gridSpan w:val="4"/>
            <w:vAlign w:val="center"/>
          </w:tcPr>
          <w:p w14:paraId="75E8C4F3" w14:textId="77777777" w:rsidR="00530490" w:rsidRPr="009D14FC" w:rsidRDefault="00530490"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t>Safety Controls:</w:t>
            </w:r>
          </w:p>
        </w:tc>
        <w:tc>
          <w:tcPr>
            <w:tcW w:w="389" w:type="pct"/>
            <w:tcBorders>
              <w:bottom w:val="single" w:sz="4" w:space="0" w:color="auto"/>
            </w:tcBorders>
            <w:vAlign w:val="center"/>
          </w:tcPr>
          <w:p w14:paraId="7DD8A61E" w14:textId="77777777" w:rsidR="00530490" w:rsidRPr="00B87F36" w:rsidRDefault="00530490" w:rsidP="00530490">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Residual Risk</w:t>
            </w:r>
          </w:p>
        </w:tc>
        <w:tc>
          <w:tcPr>
            <w:tcW w:w="494" w:type="pct"/>
            <w:vAlign w:val="center"/>
          </w:tcPr>
          <w:p w14:paraId="7B69D93C" w14:textId="77777777" w:rsidR="00530490" w:rsidRPr="00B87F36" w:rsidRDefault="00530490" w:rsidP="00530490">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Responsible Person</w:t>
            </w:r>
          </w:p>
        </w:tc>
      </w:tr>
      <w:tr w:rsidR="00530490" w:rsidRPr="00B87F36" w14:paraId="119773B4" w14:textId="77777777" w:rsidTr="004B7C07">
        <w:trPr>
          <w:cantSplit/>
          <w:trHeight w:val="486"/>
        </w:trPr>
        <w:tc>
          <w:tcPr>
            <w:tcW w:w="697" w:type="pct"/>
            <w:vMerge w:val="restart"/>
            <w:vAlign w:val="center"/>
          </w:tcPr>
          <w:p w14:paraId="0510D22E" w14:textId="6EC729F4" w:rsidR="00530490" w:rsidRDefault="00530490" w:rsidP="004B7C07">
            <w:pPr>
              <w:rPr>
                <w:rFonts w:cs="Arial"/>
                <w:szCs w:val="20"/>
              </w:rPr>
            </w:pPr>
            <w:r>
              <w:rPr>
                <w:rFonts w:cs="Arial"/>
                <w:szCs w:val="20"/>
              </w:rPr>
              <w:t>Packing up EWP</w:t>
            </w:r>
          </w:p>
        </w:tc>
        <w:tc>
          <w:tcPr>
            <w:tcW w:w="767" w:type="pct"/>
            <w:vAlign w:val="center"/>
          </w:tcPr>
          <w:p w14:paraId="715BD18D" w14:textId="6DF7020B" w:rsidR="00530490" w:rsidRPr="004A6CC6" w:rsidRDefault="00530490" w:rsidP="004B7C07">
            <w:pPr>
              <w:rPr>
                <w:rFonts w:cs="Arial"/>
                <w:b/>
                <w:szCs w:val="20"/>
              </w:rPr>
            </w:pPr>
            <w:r w:rsidRPr="004A6CC6">
              <w:rPr>
                <w:rFonts w:cs="Arial"/>
                <w:szCs w:val="20"/>
              </w:rPr>
              <w:t>Plant tipping or rolling over when unattended</w:t>
            </w:r>
          </w:p>
        </w:tc>
        <w:tc>
          <w:tcPr>
            <w:tcW w:w="421" w:type="pct"/>
            <w:tcBorders>
              <w:bottom w:val="single" w:sz="4" w:space="0" w:color="auto"/>
            </w:tcBorders>
            <w:shd w:val="clear" w:color="auto" w:fill="FF0000"/>
            <w:vAlign w:val="center"/>
          </w:tcPr>
          <w:p w14:paraId="39E93E9C" w14:textId="2AC685DD" w:rsidR="00530490" w:rsidRDefault="00530490" w:rsidP="004B7C07">
            <w:pPr>
              <w:jc w:val="center"/>
              <w:rPr>
                <w:rFonts w:cs="Arial"/>
                <w:szCs w:val="20"/>
              </w:rPr>
            </w:pPr>
            <w:r>
              <w:rPr>
                <w:rFonts w:cs="Arial"/>
                <w:szCs w:val="20"/>
              </w:rPr>
              <w:t>High</w:t>
            </w:r>
          </w:p>
          <w:p w14:paraId="6A8310D0" w14:textId="4413C9F4" w:rsidR="00530490" w:rsidRPr="00AF1217" w:rsidRDefault="00530490" w:rsidP="004B7C07">
            <w:pPr>
              <w:jc w:val="center"/>
              <w:rPr>
                <w:rFonts w:cs="Arial"/>
                <w:b/>
                <w:szCs w:val="20"/>
              </w:rPr>
            </w:pPr>
            <w:r>
              <w:rPr>
                <w:rFonts w:cs="Arial"/>
                <w:szCs w:val="20"/>
              </w:rPr>
              <w:t>(6)</w:t>
            </w:r>
          </w:p>
        </w:tc>
        <w:tc>
          <w:tcPr>
            <w:tcW w:w="2232" w:type="pct"/>
            <w:gridSpan w:val="4"/>
          </w:tcPr>
          <w:p w14:paraId="2EE8C117" w14:textId="77777777" w:rsidR="007D43F3" w:rsidRDefault="007D43F3" w:rsidP="007D43F3">
            <w:pPr>
              <w:pStyle w:val="NormalTableHeading"/>
              <w:spacing w:before="0" w:after="0"/>
              <w:rPr>
                <w:rFonts w:ascii="Arial" w:hAnsi="Arial" w:cs="Arial"/>
                <w:b w:val="0"/>
                <w:color w:val="auto"/>
                <w:sz w:val="20"/>
              </w:rPr>
            </w:pPr>
          </w:p>
          <w:p w14:paraId="1E5FEEE8" w14:textId="43B9185F" w:rsidR="00530490" w:rsidRPr="004A6CC6" w:rsidRDefault="00530490" w:rsidP="007D43F3">
            <w:pPr>
              <w:pStyle w:val="NormalTableHeading"/>
              <w:spacing w:before="0" w:after="0"/>
              <w:rPr>
                <w:rFonts w:ascii="Arial" w:hAnsi="Arial" w:cs="Arial"/>
                <w:b w:val="0"/>
                <w:color w:val="auto"/>
                <w:sz w:val="20"/>
              </w:rPr>
            </w:pPr>
            <w:r w:rsidRPr="004A6CC6">
              <w:rPr>
                <w:rFonts w:ascii="Arial" w:hAnsi="Arial" w:cs="Arial"/>
                <w:b w:val="0"/>
                <w:color w:val="auto"/>
                <w:sz w:val="20"/>
              </w:rPr>
              <w:t xml:space="preserve">Do not leave the EWP elevated and unattended as it could be exposed to excessive wind loads and other risks such as collision with vehicles. </w:t>
            </w:r>
          </w:p>
          <w:p w14:paraId="4128DD32" w14:textId="615CEA62" w:rsidR="00530490" w:rsidRPr="004A6CC6" w:rsidRDefault="00530490" w:rsidP="007D43F3">
            <w:pPr>
              <w:autoSpaceDE w:val="0"/>
              <w:autoSpaceDN w:val="0"/>
              <w:adjustRightInd w:val="0"/>
              <w:rPr>
                <w:rFonts w:cs="Arial"/>
                <w:szCs w:val="20"/>
              </w:rPr>
            </w:pPr>
            <w:r w:rsidRPr="004A6CC6">
              <w:rPr>
                <w:rFonts w:cs="Arial"/>
                <w:szCs w:val="20"/>
              </w:rPr>
              <w:t>If EWP must be left elevated and unattended (security reasons) it must be assessed as safe to do so and the EWP must not be raised more than one third of its full extension height.</w:t>
            </w:r>
          </w:p>
        </w:tc>
        <w:tc>
          <w:tcPr>
            <w:tcW w:w="389" w:type="pct"/>
            <w:tcBorders>
              <w:bottom w:val="single" w:sz="4" w:space="0" w:color="auto"/>
            </w:tcBorders>
            <w:shd w:val="clear" w:color="auto" w:fill="00FA00"/>
            <w:vAlign w:val="center"/>
          </w:tcPr>
          <w:p w14:paraId="5B267DC4" w14:textId="30B6267A" w:rsidR="00530490" w:rsidRPr="007D21E9" w:rsidRDefault="00530490" w:rsidP="004B7C07">
            <w:pPr>
              <w:jc w:val="center"/>
              <w:rPr>
                <w:rFonts w:cs="Arial"/>
                <w:szCs w:val="20"/>
              </w:rPr>
            </w:pPr>
            <w:r w:rsidRPr="007D21E9">
              <w:rPr>
                <w:rFonts w:cs="Arial"/>
                <w:szCs w:val="20"/>
              </w:rPr>
              <w:t>Low</w:t>
            </w:r>
          </w:p>
          <w:p w14:paraId="57BA94A4" w14:textId="6EB3B033" w:rsidR="00530490" w:rsidRPr="00AF1217" w:rsidRDefault="00530490" w:rsidP="004B7C07">
            <w:pPr>
              <w:jc w:val="center"/>
              <w:rPr>
                <w:rFonts w:cs="Arial"/>
                <w:b/>
                <w:szCs w:val="20"/>
              </w:rPr>
            </w:pPr>
            <w:r w:rsidRPr="007D21E9">
              <w:rPr>
                <w:rFonts w:cs="Arial"/>
              </w:rPr>
              <w:t>(2)</w:t>
            </w:r>
          </w:p>
        </w:tc>
        <w:tc>
          <w:tcPr>
            <w:tcW w:w="494" w:type="pct"/>
            <w:vAlign w:val="center"/>
          </w:tcPr>
          <w:p w14:paraId="2BE52A60" w14:textId="38B5F2A4" w:rsidR="00530490" w:rsidRPr="004A6CC6" w:rsidRDefault="007D43F3" w:rsidP="004B7C07">
            <w:pPr>
              <w:jc w:val="center"/>
              <w:rPr>
                <w:rFonts w:cs="Arial"/>
                <w:szCs w:val="20"/>
              </w:rPr>
            </w:pPr>
            <w:r>
              <w:rPr>
                <w:rFonts w:cs="Arial"/>
                <w:szCs w:val="20"/>
              </w:rPr>
              <w:t>Workers and S</w:t>
            </w:r>
            <w:r w:rsidRPr="004A6CC6">
              <w:rPr>
                <w:rFonts w:cs="Arial"/>
                <w:szCs w:val="20"/>
              </w:rPr>
              <w:t>upervisor</w:t>
            </w:r>
          </w:p>
        </w:tc>
      </w:tr>
      <w:tr w:rsidR="00530490" w:rsidRPr="00B87F36" w14:paraId="04ED37E4" w14:textId="77777777" w:rsidTr="004B7C07">
        <w:trPr>
          <w:cantSplit/>
          <w:trHeight w:val="486"/>
        </w:trPr>
        <w:tc>
          <w:tcPr>
            <w:tcW w:w="697" w:type="pct"/>
            <w:vMerge/>
            <w:vAlign w:val="center"/>
          </w:tcPr>
          <w:p w14:paraId="05867BF4" w14:textId="77777777" w:rsidR="00530490" w:rsidRDefault="00530490" w:rsidP="004B7C07">
            <w:pPr>
              <w:rPr>
                <w:rFonts w:cs="Arial"/>
                <w:szCs w:val="20"/>
              </w:rPr>
            </w:pPr>
          </w:p>
        </w:tc>
        <w:tc>
          <w:tcPr>
            <w:tcW w:w="767" w:type="pct"/>
            <w:vAlign w:val="center"/>
          </w:tcPr>
          <w:p w14:paraId="134E04A7" w14:textId="4C98004F" w:rsidR="00530490" w:rsidRPr="004A6CC6" w:rsidRDefault="00530490" w:rsidP="004B7C07">
            <w:pPr>
              <w:rPr>
                <w:rFonts w:cs="Arial"/>
                <w:b/>
                <w:szCs w:val="20"/>
              </w:rPr>
            </w:pPr>
            <w:r w:rsidRPr="004A6CC6">
              <w:rPr>
                <w:rFonts w:cs="Arial"/>
                <w:szCs w:val="20"/>
              </w:rPr>
              <w:t>Unauthorised persons accessing and using EWP when unattended</w:t>
            </w:r>
          </w:p>
        </w:tc>
        <w:tc>
          <w:tcPr>
            <w:tcW w:w="421" w:type="pct"/>
            <w:tcBorders>
              <w:bottom w:val="single" w:sz="4" w:space="0" w:color="auto"/>
            </w:tcBorders>
            <w:shd w:val="clear" w:color="auto" w:fill="FFFF00"/>
            <w:vAlign w:val="center"/>
          </w:tcPr>
          <w:p w14:paraId="7A736966" w14:textId="2C2E9E9F" w:rsidR="00530490" w:rsidRDefault="00530490" w:rsidP="004B7C07">
            <w:pPr>
              <w:jc w:val="center"/>
              <w:rPr>
                <w:rFonts w:cs="Arial"/>
                <w:szCs w:val="20"/>
              </w:rPr>
            </w:pPr>
            <w:r>
              <w:rPr>
                <w:rFonts w:cs="Arial"/>
                <w:szCs w:val="20"/>
              </w:rPr>
              <w:t>Medium</w:t>
            </w:r>
          </w:p>
          <w:p w14:paraId="3315394F" w14:textId="34DCEE2D" w:rsidR="00530490" w:rsidRPr="00AF1217" w:rsidRDefault="00530490" w:rsidP="004B7C07">
            <w:pPr>
              <w:jc w:val="center"/>
              <w:rPr>
                <w:rFonts w:cs="Arial"/>
                <w:b/>
                <w:szCs w:val="20"/>
              </w:rPr>
            </w:pPr>
            <w:r>
              <w:rPr>
                <w:rFonts w:cs="Arial"/>
                <w:szCs w:val="20"/>
              </w:rPr>
              <w:t>(4)</w:t>
            </w:r>
          </w:p>
        </w:tc>
        <w:tc>
          <w:tcPr>
            <w:tcW w:w="2232" w:type="pct"/>
            <w:gridSpan w:val="4"/>
          </w:tcPr>
          <w:p w14:paraId="036DCCE5" w14:textId="77777777" w:rsidR="007D43F3" w:rsidRDefault="007D43F3" w:rsidP="007D43F3">
            <w:pPr>
              <w:rPr>
                <w:rFonts w:cs="Arial"/>
                <w:szCs w:val="20"/>
              </w:rPr>
            </w:pPr>
          </w:p>
          <w:p w14:paraId="59EAF7EB" w14:textId="32445B42" w:rsidR="00530490" w:rsidRPr="004A6CC6" w:rsidRDefault="00530490" w:rsidP="007D43F3">
            <w:pPr>
              <w:rPr>
                <w:rFonts w:cs="Arial"/>
                <w:szCs w:val="20"/>
              </w:rPr>
            </w:pPr>
            <w:r w:rsidRPr="004A6CC6">
              <w:rPr>
                <w:rFonts w:cs="Arial"/>
                <w:szCs w:val="20"/>
              </w:rPr>
              <w:t>Lock all cabinets and covers when leaving machine unattended.</w:t>
            </w:r>
          </w:p>
          <w:p w14:paraId="2635CC23" w14:textId="77777777" w:rsidR="00530490" w:rsidRPr="004A6CC6" w:rsidRDefault="00530490" w:rsidP="007D43F3">
            <w:pPr>
              <w:rPr>
                <w:rFonts w:cs="Arial"/>
                <w:szCs w:val="20"/>
              </w:rPr>
            </w:pPr>
            <w:r w:rsidRPr="004A6CC6">
              <w:rPr>
                <w:rFonts w:cs="Arial"/>
                <w:szCs w:val="20"/>
              </w:rPr>
              <w:t>Power supply isolated where applicable</w:t>
            </w:r>
          </w:p>
          <w:p w14:paraId="78E5256A" w14:textId="77777777" w:rsidR="00530490" w:rsidRPr="004A6CC6" w:rsidRDefault="00530490" w:rsidP="007D43F3">
            <w:pPr>
              <w:rPr>
                <w:rFonts w:cs="Arial"/>
                <w:szCs w:val="20"/>
              </w:rPr>
            </w:pPr>
            <w:r w:rsidRPr="004A6CC6">
              <w:rPr>
                <w:rFonts w:cs="Arial"/>
                <w:szCs w:val="20"/>
              </w:rPr>
              <w:t>Motion brakes and locks</w:t>
            </w:r>
            <w:r>
              <w:rPr>
                <w:rFonts w:cs="Arial"/>
                <w:szCs w:val="20"/>
              </w:rPr>
              <w:t xml:space="preserve"> to be applied.</w:t>
            </w:r>
          </w:p>
          <w:p w14:paraId="50445FD8" w14:textId="09D95763" w:rsidR="00530490" w:rsidRPr="004A6CC6" w:rsidRDefault="00530490" w:rsidP="007D43F3">
            <w:pPr>
              <w:autoSpaceDE w:val="0"/>
              <w:autoSpaceDN w:val="0"/>
              <w:adjustRightInd w:val="0"/>
              <w:rPr>
                <w:rFonts w:cs="Arial"/>
                <w:szCs w:val="20"/>
              </w:rPr>
            </w:pPr>
            <w:r w:rsidRPr="004A6CC6">
              <w:rPr>
                <w:rFonts w:cs="Arial"/>
                <w:szCs w:val="20"/>
              </w:rPr>
              <w:t>Remove key from ignition</w:t>
            </w:r>
          </w:p>
        </w:tc>
        <w:tc>
          <w:tcPr>
            <w:tcW w:w="389" w:type="pct"/>
            <w:tcBorders>
              <w:bottom w:val="single" w:sz="4" w:space="0" w:color="auto"/>
            </w:tcBorders>
            <w:shd w:val="clear" w:color="auto" w:fill="00FA00"/>
            <w:vAlign w:val="center"/>
          </w:tcPr>
          <w:p w14:paraId="66B213EB" w14:textId="22EE3B34" w:rsidR="00530490" w:rsidRPr="007D21E9" w:rsidRDefault="00530490" w:rsidP="004B7C07">
            <w:pPr>
              <w:jc w:val="center"/>
              <w:rPr>
                <w:rFonts w:cs="Arial"/>
                <w:szCs w:val="20"/>
              </w:rPr>
            </w:pPr>
            <w:r w:rsidRPr="007D21E9">
              <w:rPr>
                <w:rFonts w:cs="Arial"/>
                <w:szCs w:val="20"/>
              </w:rPr>
              <w:t>Low</w:t>
            </w:r>
          </w:p>
          <w:p w14:paraId="6A1DBAA2" w14:textId="58B31415" w:rsidR="00530490" w:rsidRPr="00AF1217" w:rsidRDefault="00530490" w:rsidP="004B7C07">
            <w:pPr>
              <w:jc w:val="center"/>
              <w:rPr>
                <w:rFonts w:cs="Arial"/>
                <w:b/>
                <w:szCs w:val="20"/>
              </w:rPr>
            </w:pPr>
            <w:r w:rsidRPr="007D21E9">
              <w:rPr>
                <w:rFonts w:cs="Arial"/>
              </w:rPr>
              <w:t>(2)</w:t>
            </w:r>
          </w:p>
        </w:tc>
        <w:tc>
          <w:tcPr>
            <w:tcW w:w="494" w:type="pct"/>
            <w:vAlign w:val="center"/>
          </w:tcPr>
          <w:p w14:paraId="118DB88A" w14:textId="0B16DC06" w:rsidR="00530490" w:rsidRPr="004A6CC6" w:rsidRDefault="00530490" w:rsidP="004B7C07">
            <w:pPr>
              <w:jc w:val="center"/>
              <w:rPr>
                <w:rFonts w:cs="Arial"/>
                <w:szCs w:val="20"/>
              </w:rPr>
            </w:pPr>
            <w:r>
              <w:rPr>
                <w:rFonts w:cs="Arial"/>
                <w:szCs w:val="20"/>
              </w:rPr>
              <w:t>Workers</w:t>
            </w:r>
          </w:p>
        </w:tc>
      </w:tr>
      <w:tr w:rsidR="00530490" w:rsidRPr="00B87F36" w14:paraId="5F5B1D67" w14:textId="77777777" w:rsidTr="004B7C07">
        <w:trPr>
          <w:cantSplit/>
          <w:trHeight w:val="486"/>
        </w:trPr>
        <w:tc>
          <w:tcPr>
            <w:tcW w:w="697" w:type="pct"/>
            <w:vMerge/>
            <w:vAlign w:val="center"/>
          </w:tcPr>
          <w:p w14:paraId="03816C16" w14:textId="77777777" w:rsidR="00530490" w:rsidRDefault="00530490" w:rsidP="004B7C07">
            <w:pPr>
              <w:rPr>
                <w:rFonts w:cs="Arial"/>
                <w:szCs w:val="20"/>
              </w:rPr>
            </w:pPr>
          </w:p>
        </w:tc>
        <w:tc>
          <w:tcPr>
            <w:tcW w:w="767" w:type="pct"/>
            <w:vAlign w:val="center"/>
          </w:tcPr>
          <w:p w14:paraId="171C3806" w14:textId="7666A8C3" w:rsidR="00530490" w:rsidRPr="004A6CC6" w:rsidRDefault="00530490" w:rsidP="004B7C07">
            <w:pPr>
              <w:rPr>
                <w:rFonts w:cs="Arial"/>
                <w:b/>
                <w:szCs w:val="20"/>
              </w:rPr>
            </w:pPr>
            <w:r w:rsidRPr="004A6CC6">
              <w:rPr>
                <w:rFonts w:cs="Arial"/>
                <w:szCs w:val="20"/>
              </w:rPr>
              <w:t>Persons being struck by moving plant</w:t>
            </w:r>
          </w:p>
        </w:tc>
        <w:tc>
          <w:tcPr>
            <w:tcW w:w="421" w:type="pct"/>
            <w:tcBorders>
              <w:bottom w:val="single" w:sz="4" w:space="0" w:color="auto"/>
            </w:tcBorders>
            <w:shd w:val="clear" w:color="auto" w:fill="FF0000"/>
            <w:vAlign w:val="center"/>
          </w:tcPr>
          <w:p w14:paraId="55DC88F4" w14:textId="63990CD1" w:rsidR="00530490" w:rsidRDefault="00530490" w:rsidP="004B7C07">
            <w:pPr>
              <w:jc w:val="center"/>
              <w:rPr>
                <w:rFonts w:cs="Arial"/>
                <w:szCs w:val="20"/>
              </w:rPr>
            </w:pPr>
            <w:r>
              <w:rPr>
                <w:rFonts w:cs="Arial"/>
                <w:szCs w:val="20"/>
              </w:rPr>
              <w:t>High</w:t>
            </w:r>
          </w:p>
          <w:p w14:paraId="309E0237" w14:textId="087ECFB6" w:rsidR="00530490" w:rsidRPr="00AF1217" w:rsidRDefault="00530490" w:rsidP="004B7C07">
            <w:pPr>
              <w:jc w:val="center"/>
              <w:rPr>
                <w:rFonts w:cs="Arial"/>
                <w:b/>
                <w:szCs w:val="20"/>
              </w:rPr>
            </w:pPr>
            <w:r>
              <w:rPr>
                <w:rFonts w:cs="Arial"/>
                <w:szCs w:val="20"/>
              </w:rPr>
              <w:t>(6)</w:t>
            </w:r>
          </w:p>
        </w:tc>
        <w:tc>
          <w:tcPr>
            <w:tcW w:w="2232" w:type="pct"/>
            <w:gridSpan w:val="4"/>
          </w:tcPr>
          <w:p w14:paraId="6A7613DC" w14:textId="77777777" w:rsidR="007D43F3" w:rsidRDefault="007D43F3" w:rsidP="007D43F3">
            <w:pPr>
              <w:rPr>
                <w:rFonts w:cs="Arial"/>
                <w:szCs w:val="20"/>
              </w:rPr>
            </w:pPr>
          </w:p>
          <w:p w14:paraId="08B2F8C5" w14:textId="265A1F78" w:rsidR="00530490" w:rsidRPr="004A6CC6" w:rsidRDefault="00530490" w:rsidP="007D43F3">
            <w:pPr>
              <w:rPr>
                <w:rFonts w:cs="Arial"/>
                <w:szCs w:val="20"/>
              </w:rPr>
            </w:pPr>
            <w:r w:rsidRPr="004A6CC6">
              <w:rPr>
                <w:rFonts w:cs="Arial"/>
                <w:szCs w:val="20"/>
              </w:rPr>
              <w:t xml:space="preserve">Only trained and competent </w:t>
            </w:r>
            <w:r>
              <w:rPr>
                <w:rFonts w:cs="Arial"/>
                <w:szCs w:val="20"/>
              </w:rPr>
              <w:t>workers</w:t>
            </w:r>
            <w:r w:rsidRPr="004A6CC6">
              <w:rPr>
                <w:rFonts w:cs="Arial"/>
                <w:szCs w:val="20"/>
              </w:rPr>
              <w:t xml:space="preserve"> to operate EWP</w:t>
            </w:r>
          </w:p>
          <w:p w14:paraId="54FE5AB5" w14:textId="77777777" w:rsidR="00530490" w:rsidRPr="004A6CC6" w:rsidRDefault="00530490" w:rsidP="007D43F3">
            <w:pPr>
              <w:rPr>
                <w:rFonts w:cs="Arial"/>
                <w:szCs w:val="20"/>
              </w:rPr>
            </w:pPr>
            <w:r w:rsidRPr="004A6CC6">
              <w:rPr>
                <w:rFonts w:cs="Arial"/>
                <w:szCs w:val="20"/>
              </w:rPr>
              <w:t>EWP to be equipped with audible and visual alarms when travelling</w:t>
            </w:r>
          </w:p>
          <w:p w14:paraId="3CEAB3FC" w14:textId="77777777" w:rsidR="00530490" w:rsidRPr="004A6CC6" w:rsidRDefault="00530490" w:rsidP="007D43F3">
            <w:pPr>
              <w:rPr>
                <w:rFonts w:cs="Arial"/>
                <w:szCs w:val="20"/>
              </w:rPr>
            </w:pPr>
            <w:r w:rsidRPr="004A6CC6">
              <w:rPr>
                <w:rFonts w:cs="Arial"/>
                <w:szCs w:val="20"/>
              </w:rPr>
              <w:t xml:space="preserve">Approved safety vests to be </w:t>
            </w:r>
            <w:proofErr w:type="gramStart"/>
            <w:r w:rsidRPr="004A6CC6">
              <w:rPr>
                <w:rFonts w:cs="Arial"/>
                <w:szCs w:val="20"/>
              </w:rPr>
              <w:t>worn at all times</w:t>
            </w:r>
            <w:proofErr w:type="gramEnd"/>
            <w:r w:rsidRPr="004A6CC6">
              <w:rPr>
                <w:rFonts w:cs="Arial"/>
                <w:szCs w:val="20"/>
              </w:rPr>
              <w:t xml:space="preserve">. </w:t>
            </w:r>
          </w:p>
          <w:p w14:paraId="1307A969" w14:textId="77777777" w:rsidR="00530490" w:rsidRPr="004A6CC6" w:rsidRDefault="00530490" w:rsidP="007D43F3">
            <w:pPr>
              <w:rPr>
                <w:rFonts w:cs="Arial"/>
                <w:szCs w:val="20"/>
              </w:rPr>
            </w:pPr>
            <w:r w:rsidRPr="004A6CC6">
              <w:rPr>
                <w:rFonts w:cs="Arial"/>
                <w:szCs w:val="20"/>
              </w:rPr>
              <w:t>Use additional spotter where necessary</w:t>
            </w:r>
          </w:p>
          <w:p w14:paraId="27FAD2F9" w14:textId="77777777" w:rsidR="00530490" w:rsidRPr="004A6CC6" w:rsidRDefault="00530490" w:rsidP="007D43F3">
            <w:pPr>
              <w:rPr>
                <w:rFonts w:cs="Arial"/>
                <w:szCs w:val="20"/>
              </w:rPr>
            </w:pPr>
            <w:r w:rsidRPr="004A6CC6">
              <w:rPr>
                <w:rFonts w:cs="Arial"/>
                <w:szCs w:val="20"/>
              </w:rPr>
              <w:t xml:space="preserve">Ensure clear communication between </w:t>
            </w:r>
            <w:r>
              <w:rPr>
                <w:rFonts w:cs="Arial"/>
                <w:szCs w:val="20"/>
              </w:rPr>
              <w:t>workers</w:t>
            </w:r>
            <w:r w:rsidRPr="004A6CC6">
              <w:rPr>
                <w:rFonts w:cs="Arial"/>
                <w:szCs w:val="20"/>
              </w:rPr>
              <w:t xml:space="preserve"> and EWP operator</w:t>
            </w:r>
          </w:p>
          <w:p w14:paraId="5C7C6C47" w14:textId="77777777" w:rsidR="00530490" w:rsidRPr="004A6CC6" w:rsidRDefault="00530490" w:rsidP="007D43F3">
            <w:pPr>
              <w:rPr>
                <w:rFonts w:cs="Arial"/>
                <w:szCs w:val="20"/>
              </w:rPr>
            </w:pPr>
            <w:r w:rsidRPr="004A6CC6">
              <w:rPr>
                <w:rFonts w:cs="Arial"/>
                <w:szCs w:val="20"/>
              </w:rPr>
              <w:t>Barricade area from public access</w:t>
            </w:r>
          </w:p>
          <w:p w14:paraId="38C7CF1F" w14:textId="2C52C71F" w:rsidR="00530490" w:rsidRPr="004A6CC6" w:rsidRDefault="00530490" w:rsidP="007D43F3">
            <w:pPr>
              <w:autoSpaceDE w:val="0"/>
              <w:autoSpaceDN w:val="0"/>
              <w:adjustRightInd w:val="0"/>
              <w:rPr>
                <w:rFonts w:cs="Arial"/>
                <w:szCs w:val="20"/>
              </w:rPr>
            </w:pPr>
            <w:r w:rsidRPr="004A6CC6">
              <w:rPr>
                <w:rFonts w:cs="Arial"/>
                <w:szCs w:val="20"/>
              </w:rPr>
              <w:t xml:space="preserve">Ground </w:t>
            </w:r>
            <w:r>
              <w:rPr>
                <w:rFonts w:cs="Arial"/>
                <w:szCs w:val="20"/>
              </w:rPr>
              <w:t>workers</w:t>
            </w:r>
            <w:r w:rsidRPr="004A6CC6">
              <w:rPr>
                <w:rFonts w:cs="Arial"/>
                <w:szCs w:val="20"/>
              </w:rPr>
              <w:t xml:space="preserve"> to remain clear of moving plant</w:t>
            </w:r>
          </w:p>
        </w:tc>
        <w:tc>
          <w:tcPr>
            <w:tcW w:w="389" w:type="pct"/>
            <w:tcBorders>
              <w:bottom w:val="single" w:sz="4" w:space="0" w:color="auto"/>
            </w:tcBorders>
            <w:shd w:val="clear" w:color="auto" w:fill="00FA00"/>
            <w:vAlign w:val="center"/>
          </w:tcPr>
          <w:p w14:paraId="18352C9A" w14:textId="53EF71E0" w:rsidR="00530490" w:rsidRPr="007D21E9" w:rsidRDefault="00530490" w:rsidP="004B7C07">
            <w:pPr>
              <w:jc w:val="center"/>
              <w:rPr>
                <w:rFonts w:cs="Arial"/>
                <w:szCs w:val="20"/>
              </w:rPr>
            </w:pPr>
            <w:r w:rsidRPr="007D21E9">
              <w:rPr>
                <w:rFonts w:cs="Arial"/>
                <w:szCs w:val="20"/>
              </w:rPr>
              <w:t>Low</w:t>
            </w:r>
          </w:p>
          <w:p w14:paraId="6461BB9D" w14:textId="4AFCD015" w:rsidR="00530490" w:rsidRPr="00AF1217" w:rsidRDefault="00530490" w:rsidP="004B7C07">
            <w:pPr>
              <w:jc w:val="center"/>
              <w:rPr>
                <w:rFonts w:cs="Arial"/>
                <w:b/>
                <w:szCs w:val="20"/>
              </w:rPr>
            </w:pPr>
            <w:r w:rsidRPr="007D21E9">
              <w:rPr>
                <w:rFonts w:cs="Arial"/>
              </w:rPr>
              <w:t>(2)</w:t>
            </w:r>
          </w:p>
        </w:tc>
        <w:tc>
          <w:tcPr>
            <w:tcW w:w="494" w:type="pct"/>
            <w:vAlign w:val="center"/>
          </w:tcPr>
          <w:p w14:paraId="146770B2" w14:textId="2C3F9A4F" w:rsidR="00530490" w:rsidRPr="004A6CC6" w:rsidRDefault="00530490" w:rsidP="004B7C07">
            <w:pPr>
              <w:jc w:val="center"/>
              <w:rPr>
                <w:rFonts w:cs="Arial"/>
                <w:szCs w:val="20"/>
              </w:rPr>
            </w:pPr>
            <w:r>
              <w:rPr>
                <w:rFonts w:cs="Arial"/>
                <w:szCs w:val="20"/>
              </w:rPr>
              <w:t>Workers</w:t>
            </w:r>
          </w:p>
        </w:tc>
      </w:tr>
      <w:tr w:rsidR="00530490" w:rsidRPr="00B87F36" w14:paraId="19E223E3" w14:textId="77777777" w:rsidTr="004B7C07">
        <w:trPr>
          <w:cantSplit/>
          <w:trHeight w:val="486"/>
        </w:trPr>
        <w:tc>
          <w:tcPr>
            <w:tcW w:w="697" w:type="pct"/>
            <w:vMerge w:val="restart"/>
            <w:vAlign w:val="center"/>
          </w:tcPr>
          <w:p w14:paraId="627438A5" w14:textId="3441DACA" w:rsidR="00530490" w:rsidRDefault="00530490" w:rsidP="004B7C07">
            <w:pPr>
              <w:rPr>
                <w:rFonts w:cs="Arial"/>
                <w:szCs w:val="20"/>
              </w:rPr>
            </w:pPr>
            <w:r>
              <w:rPr>
                <w:rFonts w:cs="Arial"/>
                <w:szCs w:val="20"/>
              </w:rPr>
              <w:t>Refuelling EWP</w:t>
            </w:r>
          </w:p>
        </w:tc>
        <w:tc>
          <w:tcPr>
            <w:tcW w:w="767" w:type="pct"/>
            <w:vAlign w:val="center"/>
          </w:tcPr>
          <w:p w14:paraId="1FADF320" w14:textId="54E4E71B" w:rsidR="00530490" w:rsidRPr="004A6CC6" w:rsidRDefault="00530490" w:rsidP="004B7C07">
            <w:pPr>
              <w:rPr>
                <w:rFonts w:cs="Arial"/>
                <w:b/>
                <w:szCs w:val="20"/>
              </w:rPr>
            </w:pPr>
            <w:r w:rsidRPr="004A6CC6">
              <w:rPr>
                <w:rFonts w:cs="Arial"/>
                <w:szCs w:val="20"/>
              </w:rPr>
              <w:t>When refuelling, sparks, flames, hot engine can ignite fuel</w:t>
            </w:r>
          </w:p>
        </w:tc>
        <w:tc>
          <w:tcPr>
            <w:tcW w:w="421" w:type="pct"/>
            <w:shd w:val="clear" w:color="auto" w:fill="FF0000"/>
            <w:vAlign w:val="center"/>
          </w:tcPr>
          <w:p w14:paraId="2364507F" w14:textId="31D9EB1F" w:rsidR="00530490" w:rsidRDefault="00530490" w:rsidP="004B7C07">
            <w:pPr>
              <w:jc w:val="center"/>
              <w:rPr>
                <w:rFonts w:cs="Arial"/>
                <w:szCs w:val="20"/>
              </w:rPr>
            </w:pPr>
            <w:r>
              <w:rPr>
                <w:rFonts w:cs="Arial"/>
                <w:szCs w:val="20"/>
              </w:rPr>
              <w:t>High</w:t>
            </w:r>
          </w:p>
          <w:p w14:paraId="6F54DCA7" w14:textId="5A70D880" w:rsidR="00530490" w:rsidRPr="00AF1217" w:rsidRDefault="00530490" w:rsidP="004B7C07">
            <w:pPr>
              <w:jc w:val="center"/>
              <w:rPr>
                <w:rFonts w:cs="Arial"/>
                <w:b/>
                <w:szCs w:val="20"/>
              </w:rPr>
            </w:pPr>
            <w:r>
              <w:rPr>
                <w:rFonts w:cs="Arial"/>
                <w:szCs w:val="20"/>
              </w:rPr>
              <w:t>(6)</w:t>
            </w:r>
          </w:p>
        </w:tc>
        <w:tc>
          <w:tcPr>
            <w:tcW w:w="2232" w:type="pct"/>
            <w:gridSpan w:val="4"/>
          </w:tcPr>
          <w:p w14:paraId="3BA173B2" w14:textId="77777777" w:rsidR="007D43F3" w:rsidRDefault="007D43F3" w:rsidP="007D43F3">
            <w:pPr>
              <w:pStyle w:val="NormalTableHeading"/>
              <w:spacing w:before="0" w:after="0"/>
              <w:rPr>
                <w:rFonts w:ascii="Arial" w:hAnsi="Arial" w:cs="Arial"/>
                <w:b w:val="0"/>
                <w:color w:val="auto"/>
                <w:sz w:val="20"/>
              </w:rPr>
            </w:pPr>
          </w:p>
          <w:p w14:paraId="54F12992" w14:textId="4EE4D3E2" w:rsidR="00530490" w:rsidRPr="004A6CC6" w:rsidRDefault="00530490" w:rsidP="007D43F3">
            <w:pPr>
              <w:pStyle w:val="NormalTableHeading"/>
              <w:spacing w:before="0" w:after="0"/>
              <w:rPr>
                <w:rFonts w:ascii="Arial" w:hAnsi="Arial" w:cs="Arial"/>
                <w:b w:val="0"/>
                <w:color w:val="auto"/>
                <w:sz w:val="20"/>
              </w:rPr>
            </w:pPr>
            <w:r w:rsidRPr="004A6CC6">
              <w:rPr>
                <w:rFonts w:ascii="Arial" w:hAnsi="Arial" w:cs="Arial"/>
                <w:b w:val="0"/>
                <w:color w:val="auto"/>
                <w:sz w:val="20"/>
              </w:rPr>
              <w:t>Sh</w:t>
            </w:r>
            <w:r>
              <w:rPr>
                <w:rFonts w:ascii="Arial" w:hAnsi="Arial" w:cs="Arial"/>
                <w:b w:val="0"/>
                <w:color w:val="auto"/>
                <w:sz w:val="20"/>
              </w:rPr>
              <w:t>u</w:t>
            </w:r>
            <w:r w:rsidRPr="004A6CC6">
              <w:rPr>
                <w:rFonts w:ascii="Arial" w:hAnsi="Arial" w:cs="Arial"/>
                <w:b w:val="0"/>
                <w:color w:val="auto"/>
                <w:sz w:val="20"/>
              </w:rPr>
              <w:t xml:space="preserve">t down engine prior to refuelling. </w:t>
            </w:r>
          </w:p>
          <w:p w14:paraId="42D49F21" w14:textId="77777777" w:rsidR="00530490" w:rsidRPr="004A6CC6" w:rsidRDefault="00530490" w:rsidP="007D43F3">
            <w:pPr>
              <w:pStyle w:val="NormalTableHeading"/>
              <w:spacing w:before="0" w:after="0"/>
              <w:rPr>
                <w:rFonts w:ascii="Arial" w:hAnsi="Arial" w:cs="Arial"/>
                <w:b w:val="0"/>
                <w:color w:val="auto"/>
                <w:sz w:val="20"/>
              </w:rPr>
            </w:pPr>
            <w:r w:rsidRPr="004A6CC6">
              <w:rPr>
                <w:rFonts w:ascii="Arial" w:hAnsi="Arial" w:cs="Arial"/>
                <w:b w:val="0"/>
                <w:color w:val="auto"/>
                <w:sz w:val="20"/>
              </w:rPr>
              <w:t>Prior to filling ground nozzle against tank to avoid spark.</w:t>
            </w:r>
          </w:p>
          <w:p w14:paraId="71E98DB3" w14:textId="45FEFFC1" w:rsidR="00530490" w:rsidRPr="004A6CC6" w:rsidRDefault="00530490" w:rsidP="007D43F3">
            <w:pPr>
              <w:rPr>
                <w:rFonts w:cs="Arial"/>
                <w:szCs w:val="20"/>
              </w:rPr>
            </w:pPr>
            <w:r w:rsidRPr="004A6CC6">
              <w:rPr>
                <w:rFonts w:cs="Arial"/>
                <w:szCs w:val="20"/>
              </w:rPr>
              <w:t xml:space="preserve">Refuel in a </w:t>
            </w:r>
            <w:r w:rsidR="00241B59" w:rsidRPr="004A6CC6">
              <w:rPr>
                <w:rFonts w:cs="Arial"/>
                <w:szCs w:val="20"/>
              </w:rPr>
              <w:t>well-ventilated</w:t>
            </w:r>
            <w:r w:rsidRPr="004A6CC6">
              <w:rPr>
                <w:rFonts w:cs="Arial"/>
                <w:szCs w:val="20"/>
              </w:rPr>
              <w:t xml:space="preserve"> area. </w:t>
            </w:r>
          </w:p>
          <w:p w14:paraId="27EE0EA1" w14:textId="77777777" w:rsidR="00530490" w:rsidRPr="004A6CC6" w:rsidRDefault="00530490" w:rsidP="007D43F3">
            <w:pPr>
              <w:rPr>
                <w:rFonts w:cs="Arial"/>
                <w:szCs w:val="20"/>
              </w:rPr>
            </w:pPr>
            <w:r w:rsidRPr="004A6CC6">
              <w:rPr>
                <w:rFonts w:cs="Arial"/>
                <w:szCs w:val="20"/>
              </w:rPr>
              <w:t xml:space="preserve">Ensure that there are no naked flames in the area. </w:t>
            </w:r>
          </w:p>
          <w:p w14:paraId="72B4010A" w14:textId="77777777" w:rsidR="00530490" w:rsidRPr="004A6CC6" w:rsidRDefault="00530490" w:rsidP="007D43F3">
            <w:pPr>
              <w:rPr>
                <w:rFonts w:cs="Arial"/>
                <w:szCs w:val="20"/>
              </w:rPr>
            </w:pPr>
            <w:r w:rsidRPr="004A6CC6">
              <w:rPr>
                <w:rFonts w:cs="Arial"/>
                <w:szCs w:val="20"/>
              </w:rPr>
              <w:t xml:space="preserve">Do not smoke, avoid spilling fuel and collect any fuel run off. </w:t>
            </w:r>
          </w:p>
          <w:p w14:paraId="25A1DE31" w14:textId="7E98D291" w:rsidR="00530490" w:rsidRPr="004A6CC6" w:rsidRDefault="00530490" w:rsidP="007D43F3">
            <w:pPr>
              <w:autoSpaceDE w:val="0"/>
              <w:autoSpaceDN w:val="0"/>
              <w:adjustRightInd w:val="0"/>
              <w:rPr>
                <w:rFonts w:cs="Arial"/>
                <w:szCs w:val="20"/>
              </w:rPr>
            </w:pPr>
            <w:r w:rsidRPr="004A6CC6">
              <w:rPr>
                <w:rFonts w:cs="Arial"/>
                <w:szCs w:val="20"/>
              </w:rPr>
              <w:t>Do not refuel when EWP is elevated.</w:t>
            </w:r>
          </w:p>
        </w:tc>
        <w:tc>
          <w:tcPr>
            <w:tcW w:w="389" w:type="pct"/>
            <w:shd w:val="clear" w:color="auto" w:fill="00FA00"/>
            <w:vAlign w:val="center"/>
          </w:tcPr>
          <w:p w14:paraId="08A0A032" w14:textId="5B38080A" w:rsidR="00530490" w:rsidRPr="007D21E9" w:rsidRDefault="00530490" w:rsidP="004B7C07">
            <w:pPr>
              <w:jc w:val="center"/>
              <w:rPr>
                <w:rFonts w:cs="Arial"/>
                <w:szCs w:val="20"/>
              </w:rPr>
            </w:pPr>
            <w:r w:rsidRPr="007D21E9">
              <w:rPr>
                <w:rFonts w:cs="Arial"/>
                <w:szCs w:val="20"/>
              </w:rPr>
              <w:t>Low</w:t>
            </w:r>
          </w:p>
          <w:p w14:paraId="4DD5CA74" w14:textId="152E5EFB" w:rsidR="00530490" w:rsidRPr="00AF1217" w:rsidRDefault="00530490" w:rsidP="004B7C07">
            <w:pPr>
              <w:jc w:val="center"/>
              <w:rPr>
                <w:rFonts w:cs="Arial"/>
                <w:b/>
                <w:szCs w:val="20"/>
              </w:rPr>
            </w:pPr>
            <w:r w:rsidRPr="007D21E9">
              <w:rPr>
                <w:rFonts w:cs="Arial"/>
              </w:rPr>
              <w:t>(2)</w:t>
            </w:r>
          </w:p>
        </w:tc>
        <w:tc>
          <w:tcPr>
            <w:tcW w:w="494" w:type="pct"/>
            <w:vAlign w:val="center"/>
          </w:tcPr>
          <w:p w14:paraId="1DC49704" w14:textId="34B06741" w:rsidR="00530490" w:rsidRPr="004A6CC6" w:rsidRDefault="00530490" w:rsidP="004B7C07">
            <w:pPr>
              <w:jc w:val="center"/>
              <w:rPr>
                <w:rFonts w:cs="Arial"/>
                <w:szCs w:val="20"/>
              </w:rPr>
            </w:pPr>
            <w:r>
              <w:rPr>
                <w:rFonts w:cs="Arial"/>
                <w:szCs w:val="20"/>
              </w:rPr>
              <w:t>Workers</w:t>
            </w:r>
          </w:p>
        </w:tc>
      </w:tr>
      <w:tr w:rsidR="00530490" w:rsidRPr="00B87F36" w14:paraId="6006608C" w14:textId="77777777" w:rsidTr="004B7C07">
        <w:trPr>
          <w:cantSplit/>
          <w:trHeight w:val="486"/>
        </w:trPr>
        <w:tc>
          <w:tcPr>
            <w:tcW w:w="697" w:type="pct"/>
            <w:vMerge/>
            <w:vAlign w:val="center"/>
          </w:tcPr>
          <w:p w14:paraId="2A5B8F01" w14:textId="1EE148F5" w:rsidR="00530490" w:rsidRDefault="00530490" w:rsidP="004B7C07">
            <w:pPr>
              <w:rPr>
                <w:rFonts w:cs="Arial"/>
                <w:szCs w:val="20"/>
              </w:rPr>
            </w:pPr>
          </w:p>
        </w:tc>
        <w:tc>
          <w:tcPr>
            <w:tcW w:w="767" w:type="pct"/>
            <w:vAlign w:val="center"/>
          </w:tcPr>
          <w:p w14:paraId="1589F215" w14:textId="73FB05E9" w:rsidR="00530490" w:rsidRPr="004A6CC6" w:rsidRDefault="00530490" w:rsidP="004B7C07">
            <w:pPr>
              <w:rPr>
                <w:rFonts w:cs="Arial"/>
                <w:b/>
                <w:szCs w:val="20"/>
              </w:rPr>
            </w:pPr>
            <w:r>
              <w:rPr>
                <w:rFonts w:cs="Arial"/>
                <w:szCs w:val="20"/>
              </w:rPr>
              <w:t>Injury to workers, exposure to chemicals</w:t>
            </w:r>
          </w:p>
        </w:tc>
        <w:tc>
          <w:tcPr>
            <w:tcW w:w="421" w:type="pct"/>
            <w:tcBorders>
              <w:bottom w:val="single" w:sz="4" w:space="0" w:color="auto"/>
            </w:tcBorders>
            <w:shd w:val="clear" w:color="auto" w:fill="FFFF00"/>
            <w:vAlign w:val="center"/>
          </w:tcPr>
          <w:p w14:paraId="2601BECD" w14:textId="61F02A5F" w:rsidR="00530490" w:rsidRDefault="00530490" w:rsidP="004B7C07">
            <w:pPr>
              <w:jc w:val="center"/>
              <w:rPr>
                <w:rFonts w:cs="Arial"/>
                <w:szCs w:val="20"/>
              </w:rPr>
            </w:pPr>
            <w:r>
              <w:rPr>
                <w:rFonts w:cs="Arial"/>
                <w:szCs w:val="20"/>
              </w:rPr>
              <w:t>Medium</w:t>
            </w:r>
          </w:p>
          <w:p w14:paraId="6818C580" w14:textId="5139E397" w:rsidR="00530490" w:rsidRPr="00AF1217" w:rsidRDefault="00530490" w:rsidP="004B7C07">
            <w:pPr>
              <w:jc w:val="center"/>
              <w:rPr>
                <w:rFonts w:cs="Arial"/>
                <w:b/>
                <w:szCs w:val="20"/>
              </w:rPr>
            </w:pPr>
            <w:r>
              <w:rPr>
                <w:rFonts w:cs="Arial"/>
                <w:szCs w:val="20"/>
              </w:rPr>
              <w:t>(3)</w:t>
            </w:r>
          </w:p>
        </w:tc>
        <w:tc>
          <w:tcPr>
            <w:tcW w:w="2232" w:type="pct"/>
            <w:gridSpan w:val="4"/>
            <w:tcBorders>
              <w:bottom w:val="single" w:sz="4" w:space="0" w:color="auto"/>
            </w:tcBorders>
          </w:tcPr>
          <w:p w14:paraId="279F98D0" w14:textId="77777777" w:rsidR="007D43F3" w:rsidRDefault="007D43F3" w:rsidP="007D43F3">
            <w:pPr>
              <w:pStyle w:val="NormalTableHeading"/>
              <w:spacing w:before="0" w:after="0"/>
              <w:rPr>
                <w:rFonts w:ascii="Arial" w:hAnsi="Arial" w:cs="Arial"/>
                <w:b w:val="0"/>
                <w:color w:val="auto"/>
                <w:sz w:val="20"/>
              </w:rPr>
            </w:pPr>
          </w:p>
          <w:p w14:paraId="222344A6" w14:textId="3BE05166" w:rsidR="00530490" w:rsidRDefault="00530490" w:rsidP="007D43F3">
            <w:pPr>
              <w:pStyle w:val="NormalTableHeading"/>
              <w:spacing w:before="0" w:after="0"/>
              <w:rPr>
                <w:rFonts w:ascii="Arial" w:hAnsi="Arial" w:cs="Arial"/>
                <w:b w:val="0"/>
                <w:color w:val="auto"/>
                <w:sz w:val="20"/>
              </w:rPr>
            </w:pPr>
            <w:r>
              <w:rPr>
                <w:rFonts w:ascii="Arial" w:hAnsi="Arial" w:cs="Arial"/>
                <w:b w:val="0"/>
                <w:color w:val="auto"/>
                <w:sz w:val="20"/>
              </w:rPr>
              <w:t>Ensure EWP is switched off</w:t>
            </w:r>
          </w:p>
          <w:p w14:paraId="3E0D64A1" w14:textId="77777777" w:rsidR="00530490" w:rsidRDefault="00530490" w:rsidP="007D43F3">
            <w:pPr>
              <w:pStyle w:val="NormalTableHeading"/>
              <w:spacing w:before="0" w:after="0"/>
              <w:rPr>
                <w:rFonts w:ascii="Arial" w:hAnsi="Arial" w:cs="Arial"/>
                <w:b w:val="0"/>
                <w:color w:val="auto"/>
                <w:sz w:val="20"/>
              </w:rPr>
            </w:pPr>
            <w:r>
              <w:rPr>
                <w:rFonts w:ascii="Arial" w:hAnsi="Arial" w:cs="Arial"/>
                <w:b w:val="0"/>
                <w:color w:val="auto"/>
                <w:sz w:val="20"/>
              </w:rPr>
              <w:t>No smoking in vicinity on EWP</w:t>
            </w:r>
          </w:p>
          <w:p w14:paraId="22DA438A" w14:textId="77777777" w:rsidR="00530490" w:rsidRDefault="00530490" w:rsidP="007D43F3">
            <w:pPr>
              <w:pStyle w:val="NormalTableHeading"/>
              <w:spacing w:before="0" w:after="0"/>
              <w:rPr>
                <w:rFonts w:ascii="Arial" w:hAnsi="Arial" w:cs="Arial"/>
                <w:b w:val="0"/>
                <w:color w:val="auto"/>
                <w:sz w:val="20"/>
              </w:rPr>
            </w:pPr>
            <w:r>
              <w:rPr>
                <w:rFonts w:ascii="Arial" w:hAnsi="Arial" w:cs="Arial"/>
                <w:b w:val="0"/>
                <w:color w:val="auto"/>
                <w:sz w:val="20"/>
              </w:rPr>
              <w:t xml:space="preserve">Ensure correct PPE is </w:t>
            </w:r>
            <w:proofErr w:type="gramStart"/>
            <w:r>
              <w:rPr>
                <w:rFonts w:ascii="Arial" w:hAnsi="Arial" w:cs="Arial"/>
                <w:b w:val="0"/>
                <w:color w:val="auto"/>
                <w:sz w:val="20"/>
              </w:rPr>
              <w:t>worn at all times</w:t>
            </w:r>
            <w:proofErr w:type="gramEnd"/>
            <w:r>
              <w:rPr>
                <w:rFonts w:ascii="Arial" w:hAnsi="Arial" w:cs="Arial"/>
                <w:b w:val="0"/>
                <w:color w:val="auto"/>
                <w:sz w:val="20"/>
              </w:rPr>
              <w:t xml:space="preserve"> when refuelling.</w:t>
            </w:r>
          </w:p>
          <w:p w14:paraId="2A5DD0D0" w14:textId="77777777" w:rsidR="00530490" w:rsidRDefault="00530490" w:rsidP="007D43F3">
            <w:pPr>
              <w:pStyle w:val="NormalTableHeading"/>
              <w:spacing w:before="0" w:after="0"/>
              <w:rPr>
                <w:rFonts w:ascii="Arial" w:hAnsi="Arial" w:cs="Arial"/>
                <w:b w:val="0"/>
                <w:color w:val="auto"/>
                <w:sz w:val="20"/>
              </w:rPr>
            </w:pPr>
            <w:r>
              <w:rPr>
                <w:rFonts w:ascii="Arial" w:hAnsi="Arial" w:cs="Arial"/>
                <w:b w:val="0"/>
                <w:color w:val="auto"/>
                <w:sz w:val="20"/>
              </w:rPr>
              <w:t>Ensure spill kit is kept on site</w:t>
            </w:r>
          </w:p>
          <w:p w14:paraId="6C208092" w14:textId="77777777" w:rsidR="00530490" w:rsidRDefault="00530490" w:rsidP="007D43F3">
            <w:pPr>
              <w:pStyle w:val="NormalTableHeading"/>
              <w:spacing w:before="0" w:after="0"/>
              <w:rPr>
                <w:rFonts w:ascii="Arial" w:hAnsi="Arial" w:cs="Arial"/>
                <w:b w:val="0"/>
                <w:color w:val="auto"/>
                <w:sz w:val="20"/>
              </w:rPr>
            </w:pPr>
            <w:r>
              <w:rPr>
                <w:rFonts w:ascii="Arial" w:hAnsi="Arial" w:cs="Arial"/>
                <w:b w:val="0"/>
                <w:color w:val="auto"/>
                <w:sz w:val="20"/>
              </w:rPr>
              <w:t xml:space="preserve">Any spills to be cleaned immediately </w:t>
            </w:r>
          </w:p>
          <w:p w14:paraId="195DB058" w14:textId="35F1460B" w:rsidR="00530490" w:rsidRPr="004A6CC6" w:rsidRDefault="00530490" w:rsidP="007D43F3">
            <w:pPr>
              <w:autoSpaceDE w:val="0"/>
              <w:autoSpaceDN w:val="0"/>
              <w:adjustRightInd w:val="0"/>
              <w:rPr>
                <w:rFonts w:cs="Arial"/>
                <w:szCs w:val="20"/>
              </w:rPr>
            </w:pPr>
            <w:r>
              <w:rPr>
                <w:rFonts w:cs="Arial"/>
              </w:rPr>
              <w:t xml:space="preserve">Ensure current Safety Data Sheet </w:t>
            </w:r>
            <w:proofErr w:type="gramStart"/>
            <w:r>
              <w:rPr>
                <w:rFonts w:cs="Arial"/>
              </w:rPr>
              <w:t>is present on site at all times</w:t>
            </w:r>
            <w:proofErr w:type="gramEnd"/>
            <w:r>
              <w:rPr>
                <w:rFonts w:cs="Arial"/>
              </w:rPr>
              <w:t xml:space="preserve"> for the safe use of petrol/diesel.</w:t>
            </w:r>
          </w:p>
        </w:tc>
        <w:tc>
          <w:tcPr>
            <w:tcW w:w="389" w:type="pct"/>
            <w:tcBorders>
              <w:bottom w:val="single" w:sz="4" w:space="0" w:color="auto"/>
            </w:tcBorders>
            <w:shd w:val="clear" w:color="auto" w:fill="00FA00"/>
            <w:vAlign w:val="center"/>
          </w:tcPr>
          <w:p w14:paraId="73CA5B2D" w14:textId="073A9C12" w:rsidR="00530490" w:rsidRPr="007D21E9" w:rsidRDefault="00530490" w:rsidP="004B7C07">
            <w:pPr>
              <w:jc w:val="center"/>
              <w:rPr>
                <w:rFonts w:cs="Arial"/>
                <w:szCs w:val="20"/>
              </w:rPr>
            </w:pPr>
            <w:r w:rsidRPr="007D21E9">
              <w:rPr>
                <w:rFonts w:cs="Arial"/>
                <w:szCs w:val="20"/>
              </w:rPr>
              <w:t>Low</w:t>
            </w:r>
          </w:p>
          <w:p w14:paraId="3A42E893" w14:textId="3518B7E6" w:rsidR="00530490" w:rsidRPr="00AF1217" w:rsidRDefault="00530490" w:rsidP="004B7C07">
            <w:pPr>
              <w:jc w:val="center"/>
              <w:rPr>
                <w:rFonts w:cs="Arial"/>
                <w:b/>
                <w:szCs w:val="20"/>
              </w:rPr>
            </w:pPr>
            <w:r w:rsidRPr="007D21E9">
              <w:rPr>
                <w:rFonts w:cs="Arial"/>
              </w:rPr>
              <w:t>(2)</w:t>
            </w:r>
          </w:p>
        </w:tc>
        <w:tc>
          <w:tcPr>
            <w:tcW w:w="494" w:type="pct"/>
            <w:vAlign w:val="center"/>
          </w:tcPr>
          <w:p w14:paraId="33E1299E" w14:textId="4134A335" w:rsidR="00530490" w:rsidRPr="004A6CC6" w:rsidRDefault="00530490" w:rsidP="004B7C07">
            <w:pPr>
              <w:jc w:val="center"/>
              <w:rPr>
                <w:rFonts w:cs="Arial"/>
                <w:szCs w:val="20"/>
              </w:rPr>
            </w:pPr>
            <w:r>
              <w:rPr>
                <w:rFonts w:cs="Arial"/>
                <w:szCs w:val="20"/>
              </w:rPr>
              <w:t>Workers</w:t>
            </w:r>
          </w:p>
        </w:tc>
      </w:tr>
      <w:tr w:rsidR="00530490" w:rsidRPr="00323DBA" w14:paraId="2F40DD33" w14:textId="77777777" w:rsidTr="00530490">
        <w:trPr>
          <w:cantSplit/>
          <w:trHeight w:val="355"/>
        </w:trPr>
        <w:tc>
          <w:tcPr>
            <w:tcW w:w="697" w:type="pct"/>
            <w:vAlign w:val="center"/>
          </w:tcPr>
          <w:p w14:paraId="323F9EF9" w14:textId="77777777" w:rsidR="00530490" w:rsidRPr="009D14FC" w:rsidRDefault="00530490"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lastRenderedPageBreak/>
              <w:t xml:space="preserve">Procedure </w:t>
            </w:r>
          </w:p>
          <w:p w14:paraId="4DC28F19" w14:textId="77777777" w:rsidR="00530490" w:rsidRPr="009D14FC" w:rsidRDefault="00530490"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t>(In Steps):</w:t>
            </w:r>
          </w:p>
        </w:tc>
        <w:tc>
          <w:tcPr>
            <w:tcW w:w="767" w:type="pct"/>
            <w:vAlign w:val="center"/>
          </w:tcPr>
          <w:p w14:paraId="3BF8875A" w14:textId="77777777" w:rsidR="00530490" w:rsidRPr="009D14FC" w:rsidRDefault="00530490"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t>Possible Hazards:</w:t>
            </w:r>
          </w:p>
        </w:tc>
        <w:tc>
          <w:tcPr>
            <w:tcW w:w="421" w:type="pct"/>
            <w:tcBorders>
              <w:bottom w:val="single" w:sz="4" w:space="0" w:color="auto"/>
            </w:tcBorders>
            <w:vAlign w:val="center"/>
          </w:tcPr>
          <w:p w14:paraId="486D564B" w14:textId="77777777" w:rsidR="00530490" w:rsidRPr="009D14FC" w:rsidRDefault="00530490" w:rsidP="00530490">
            <w:pPr>
              <w:pStyle w:val="Technical4"/>
              <w:tabs>
                <w:tab w:val="clear" w:pos="-720"/>
              </w:tabs>
              <w:suppressAutoHyphens w:val="0"/>
              <w:jc w:val="center"/>
              <w:rPr>
                <w:rFonts w:ascii="Arial" w:hAnsi="Arial" w:cs="Arial"/>
                <w:sz w:val="20"/>
                <w:lang w:val="en-AU"/>
              </w:rPr>
            </w:pPr>
            <w:r w:rsidRPr="009D14FC">
              <w:rPr>
                <w:rFonts w:ascii="Arial" w:hAnsi="Arial" w:cs="Arial"/>
                <w:sz w:val="20"/>
                <w:lang w:val="en-AU"/>
              </w:rPr>
              <w:t>Risk Score</w:t>
            </w:r>
          </w:p>
        </w:tc>
        <w:tc>
          <w:tcPr>
            <w:tcW w:w="2232" w:type="pct"/>
            <w:gridSpan w:val="4"/>
            <w:vAlign w:val="center"/>
          </w:tcPr>
          <w:p w14:paraId="259469D8" w14:textId="77777777" w:rsidR="00530490" w:rsidRPr="009D14FC" w:rsidRDefault="00530490" w:rsidP="00530490">
            <w:pPr>
              <w:pStyle w:val="Technical4"/>
              <w:tabs>
                <w:tab w:val="clear" w:pos="-720"/>
              </w:tabs>
              <w:suppressAutoHyphens w:val="0"/>
              <w:rPr>
                <w:rFonts w:ascii="Arial" w:hAnsi="Arial" w:cs="Arial"/>
                <w:sz w:val="20"/>
                <w:lang w:val="en-AU"/>
              </w:rPr>
            </w:pPr>
            <w:r w:rsidRPr="009D14FC">
              <w:rPr>
                <w:rFonts w:ascii="Arial" w:hAnsi="Arial" w:cs="Arial"/>
                <w:sz w:val="20"/>
                <w:lang w:val="en-AU"/>
              </w:rPr>
              <w:t>Safety Controls:</w:t>
            </w:r>
          </w:p>
        </w:tc>
        <w:tc>
          <w:tcPr>
            <w:tcW w:w="389" w:type="pct"/>
            <w:tcBorders>
              <w:bottom w:val="single" w:sz="4" w:space="0" w:color="auto"/>
            </w:tcBorders>
            <w:vAlign w:val="center"/>
          </w:tcPr>
          <w:p w14:paraId="49AD3AD7" w14:textId="77777777" w:rsidR="00530490" w:rsidRPr="00B87F36" w:rsidRDefault="00530490" w:rsidP="00530490">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Residual Risk</w:t>
            </w:r>
          </w:p>
        </w:tc>
        <w:tc>
          <w:tcPr>
            <w:tcW w:w="494" w:type="pct"/>
            <w:vAlign w:val="center"/>
          </w:tcPr>
          <w:p w14:paraId="15B72CDD" w14:textId="77777777" w:rsidR="00530490" w:rsidRPr="00B87F36" w:rsidRDefault="00530490" w:rsidP="00530490">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Responsible Person</w:t>
            </w:r>
          </w:p>
        </w:tc>
      </w:tr>
      <w:tr w:rsidR="00530490" w:rsidRPr="00B87F36" w14:paraId="67FCAB17" w14:textId="77777777" w:rsidTr="004B7C07">
        <w:trPr>
          <w:cantSplit/>
          <w:trHeight w:val="486"/>
        </w:trPr>
        <w:tc>
          <w:tcPr>
            <w:tcW w:w="697" w:type="pct"/>
            <w:vMerge w:val="restart"/>
            <w:vAlign w:val="center"/>
          </w:tcPr>
          <w:p w14:paraId="6047A6F9" w14:textId="3473987E" w:rsidR="00530490" w:rsidRDefault="00241B59" w:rsidP="004B7C07">
            <w:pPr>
              <w:rPr>
                <w:rFonts w:cs="Arial"/>
                <w:szCs w:val="20"/>
              </w:rPr>
            </w:pPr>
            <w:r w:rsidRPr="004A6CC6">
              <w:rPr>
                <w:rFonts w:cs="Arial"/>
                <w:szCs w:val="20"/>
              </w:rPr>
              <w:t>Clean-up</w:t>
            </w:r>
            <w:r w:rsidR="00530490" w:rsidRPr="004A6CC6">
              <w:rPr>
                <w:rFonts w:cs="Arial"/>
                <w:szCs w:val="20"/>
              </w:rPr>
              <w:t xml:space="preserve"> site</w:t>
            </w:r>
          </w:p>
        </w:tc>
        <w:tc>
          <w:tcPr>
            <w:tcW w:w="767" w:type="pct"/>
            <w:vAlign w:val="center"/>
          </w:tcPr>
          <w:p w14:paraId="37DD948B" w14:textId="1A02D8BA" w:rsidR="00530490" w:rsidRPr="004A6CC6" w:rsidRDefault="00241B59" w:rsidP="004B7C07">
            <w:pPr>
              <w:rPr>
                <w:rFonts w:cs="Arial"/>
                <w:b/>
                <w:szCs w:val="20"/>
              </w:rPr>
            </w:pPr>
            <w:r w:rsidRPr="004A6CC6">
              <w:rPr>
                <w:rFonts w:cs="Arial"/>
                <w:szCs w:val="20"/>
              </w:rPr>
              <w:t>Housekeeping</w:t>
            </w:r>
          </w:p>
        </w:tc>
        <w:tc>
          <w:tcPr>
            <w:tcW w:w="421" w:type="pct"/>
            <w:shd w:val="clear" w:color="auto" w:fill="FFFF00"/>
            <w:vAlign w:val="center"/>
          </w:tcPr>
          <w:p w14:paraId="0F2A8E78" w14:textId="719BA60A" w:rsidR="00530490" w:rsidRDefault="00530490" w:rsidP="004B7C07">
            <w:pPr>
              <w:jc w:val="center"/>
              <w:rPr>
                <w:rFonts w:cs="Arial"/>
                <w:szCs w:val="20"/>
              </w:rPr>
            </w:pPr>
            <w:r>
              <w:rPr>
                <w:rFonts w:cs="Arial"/>
                <w:szCs w:val="20"/>
              </w:rPr>
              <w:t>Medium</w:t>
            </w:r>
          </w:p>
          <w:p w14:paraId="4A987C86" w14:textId="424DF076" w:rsidR="00530490" w:rsidRPr="00AF1217" w:rsidRDefault="00530490" w:rsidP="004B7C07">
            <w:pPr>
              <w:jc w:val="center"/>
              <w:rPr>
                <w:rFonts w:cs="Arial"/>
                <w:b/>
                <w:szCs w:val="20"/>
              </w:rPr>
            </w:pPr>
            <w:r>
              <w:rPr>
                <w:rFonts w:cs="Arial"/>
                <w:szCs w:val="20"/>
              </w:rPr>
              <w:t>(3)</w:t>
            </w:r>
          </w:p>
        </w:tc>
        <w:tc>
          <w:tcPr>
            <w:tcW w:w="2232" w:type="pct"/>
            <w:gridSpan w:val="4"/>
            <w:vAlign w:val="center"/>
          </w:tcPr>
          <w:p w14:paraId="289575E0" w14:textId="77777777" w:rsidR="004B7C07" w:rsidRDefault="004B7C07" w:rsidP="00530490">
            <w:pPr>
              <w:rPr>
                <w:rFonts w:cs="Arial"/>
                <w:szCs w:val="20"/>
              </w:rPr>
            </w:pPr>
          </w:p>
          <w:p w14:paraId="4CD884C8" w14:textId="7E309372" w:rsidR="00530490" w:rsidRPr="004A6CC6" w:rsidRDefault="00530490" w:rsidP="00530490">
            <w:pPr>
              <w:rPr>
                <w:rFonts w:cs="Arial"/>
                <w:szCs w:val="20"/>
              </w:rPr>
            </w:pPr>
            <w:r w:rsidRPr="004A6CC6">
              <w:rPr>
                <w:rFonts w:cs="Arial"/>
                <w:szCs w:val="20"/>
              </w:rPr>
              <w:t xml:space="preserve">All tools and equipment to be </w:t>
            </w:r>
            <w:proofErr w:type="gramStart"/>
            <w:r w:rsidRPr="004A6CC6">
              <w:rPr>
                <w:rFonts w:cs="Arial"/>
                <w:szCs w:val="20"/>
              </w:rPr>
              <w:t>secured at all times</w:t>
            </w:r>
            <w:proofErr w:type="gramEnd"/>
            <w:r w:rsidRPr="004A6CC6">
              <w:rPr>
                <w:rFonts w:cs="Arial"/>
                <w:szCs w:val="20"/>
              </w:rPr>
              <w:t>.</w:t>
            </w:r>
          </w:p>
          <w:p w14:paraId="296ACE5D" w14:textId="77777777" w:rsidR="00530490" w:rsidRPr="004A6CC6" w:rsidRDefault="00530490" w:rsidP="00530490">
            <w:pPr>
              <w:rPr>
                <w:rFonts w:cs="Arial"/>
                <w:szCs w:val="20"/>
              </w:rPr>
            </w:pPr>
            <w:r w:rsidRPr="004A6CC6">
              <w:rPr>
                <w:rFonts w:cs="Arial"/>
                <w:szCs w:val="20"/>
              </w:rPr>
              <w:t xml:space="preserve">Secure off work area below and above </w:t>
            </w:r>
          </w:p>
          <w:p w14:paraId="017B9A3C" w14:textId="77777777" w:rsidR="00530490" w:rsidRPr="004A6CC6" w:rsidRDefault="00530490" w:rsidP="00530490">
            <w:pPr>
              <w:rPr>
                <w:rFonts w:cs="Arial"/>
                <w:szCs w:val="20"/>
              </w:rPr>
            </w:pPr>
            <w:r w:rsidRPr="004A6CC6">
              <w:rPr>
                <w:rFonts w:cs="Arial"/>
                <w:szCs w:val="20"/>
              </w:rPr>
              <w:t xml:space="preserve">Hard hats must be </w:t>
            </w:r>
            <w:proofErr w:type="gramStart"/>
            <w:r w:rsidRPr="004A6CC6">
              <w:rPr>
                <w:rFonts w:cs="Arial"/>
                <w:szCs w:val="20"/>
              </w:rPr>
              <w:t>worn at all times</w:t>
            </w:r>
            <w:proofErr w:type="gramEnd"/>
            <w:r w:rsidRPr="004A6CC6">
              <w:rPr>
                <w:rFonts w:cs="Arial"/>
                <w:szCs w:val="20"/>
              </w:rPr>
              <w:t>.</w:t>
            </w:r>
          </w:p>
          <w:p w14:paraId="12FD3667" w14:textId="77777777" w:rsidR="00530490" w:rsidRDefault="00530490" w:rsidP="00530490">
            <w:pPr>
              <w:autoSpaceDE w:val="0"/>
              <w:autoSpaceDN w:val="0"/>
              <w:adjustRightInd w:val="0"/>
              <w:rPr>
                <w:rFonts w:cs="Arial"/>
                <w:szCs w:val="20"/>
              </w:rPr>
            </w:pPr>
            <w:r w:rsidRPr="004A6CC6">
              <w:rPr>
                <w:rFonts w:cs="Arial"/>
                <w:szCs w:val="20"/>
              </w:rPr>
              <w:t xml:space="preserve">Only trained and competent </w:t>
            </w:r>
            <w:r>
              <w:rPr>
                <w:rFonts w:cs="Arial"/>
                <w:szCs w:val="20"/>
              </w:rPr>
              <w:t>workers</w:t>
            </w:r>
            <w:r w:rsidRPr="004A6CC6">
              <w:rPr>
                <w:rFonts w:cs="Arial"/>
                <w:szCs w:val="20"/>
              </w:rPr>
              <w:t xml:space="preserve"> to be used.</w:t>
            </w:r>
          </w:p>
          <w:p w14:paraId="171CC1CC" w14:textId="77777777" w:rsidR="00241B59" w:rsidRDefault="00241B59" w:rsidP="00241B59">
            <w:pPr>
              <w:rPr>
                <w:rFonts w:cs="Arial"/>
                <w:szCs w:val="20"/>
              </w:rPr>
            </w:pPr>
            <w:r w:rsidRPr="004A6CC6">
              <w:rPr>
                <w:rFonts w:cs="Arial"/>
                <w:szCs w:val="20"/>
              </w:rPr>
              <w:t>Centralise and store all tools and equipment at designated secured storage are</w:t>
            </w:r>
            <w:r>
              <w:rPr>
                <w:rFonts w:cs="Arial"/>
                <w:szCs w:val="20"/>
              </w:rPr>
              <w:t>as.</w:t>
            </w:r>
          </w:p>
          <w:p w14:paraId="56EE0D53" w14:textId="45436150" w:rsidR="00241B59" w:rsidRPr="004A6CC6" w:rsidRDefault="00241B59" w:rsidP="00241B59">
            <w:pPr>
              <w:autoSpaceDE w:val="0"/>
              <w:autoSpaceDN w:val="0"/>
              <w:adjustRightInd w:val="0"/>
              <w:rPr>
                <w:rFonts w:cs="Arial"/>
                <w:szCs w:val="20"/>
              </w:rPr>
            </w:pPr>
            <w:r>
              <w:rPr>
                <w:rFonts w:cs="Arial"/>
                <w:szCs w:val="20"/>
              </w:rPr>
              <w:t>Clean work area and dispose of waste and debris.</w:t>
            </w:r>
          </w:p>
        </w:tc>
        <w:tc>
          <w:tcPr>
            <w:tcW w:w="389" w:type="pct"/>
            <w:shd w:val="clear" w:color="auto" w:fill="00FA00"/>
            <w:vAlign w:val="center"/>
          </w:tcPr>
          <w:p w14:paraId="1053B16C" w14:textId="0AA57196" w:rsidR="00530490" w:rsidRPr="007D21E9" w:rsidRDefault="00530490" w:rsidP="004B7C07">
            <w:pPr>
              <w:jc w:val="center"/>
              <w:rPr>
                <w:rFonts w:cs="Arial"/>
                <w:szCs w:val="20"/>
              </w:rPr>
            </w:pPr>
            <w:r w:rsidRPr="007D21E9">
              <w:rPr>
                <w:rFonts w:cs="Arial"/>
                <w:szCs w:val="20"/>
              </w:rPr>
              <w:t>Low</w:t>
            </w:r>
          </w:p>
          <w:p w14:paraId="05821188" w14:textId="75CA3EEB" w:rsidR="00530490" w:rsidRPr="00AF1217" w:rsidRDefault="00530490" w:rsidP="004B7C07">
            <w:pPr>
              <w:jc w:val="center"/>
              <w:rPr>
                <w:rFonts w:cs="Arial"/>
                <w:b/>
                <w:szCs w:val="20"/>
              </w:rPr>
            </w:pPr>
            <w:r w:rsidRPr="007D21E9">
              <w:rPr>
                <w:rFonts w:cs="Arial"/>
              </w:rPr>
              <w:t>(2)</w:t>
            </w:r>
          </w:p>
        </w:tc>
        <w:tc>
          <w:tcPr>
            <w:tcW w:w="494" w:type="pct"/>
            <w:vAlign w:val="center"/>
          </w:tcPr>
          <w:p w14:paraId="69E742DB" w14:textId="42A3AAA1" w:rsidR="00530490" w:rsidRPr="004A6CC6" w:rsidRDefault="00530490" w:rsidP="004B7C07">
            <w:pPr>
              <w:jc w:val="center"/>
              <w:rPr>
                <w:rFonts w:cs="Arial"/>
                <w:szCs w:val="20"/>
              </w:rPr>
            </w:pPr>
            <w:r>
              <w:rPr>
                <w:rFonts w:cs="Arial"/>
                <w:szCs w:val="20"/>
              </w:rPr>
              <w:t>Workers</w:t>
            </w:r>
          </w:p>
        </w:tc>
      </w:tr>
      <w:tr w:rsidR="00530490" w:rsidRPr="00B87F36" w14:paraId="6035364E" w14:textId="77777777" w:rsidTr="004B7C07">
        <w:trPr>
          <w:cantSplit/>
          <w:trHeight w:val="486"/>
        </w:trPr>
        <w:tc>
          <w:tcPr>
            <w:tcW w:w="697" w:type="pct"/>
            <w:vMerge/>
            <w:vAlign w:val="center"/>
          </w:tcPr>
          <w:p w14:paraId="73908656" w14:textId="77777777" w:rsidR="00530490" w:rsidRDefault="00530490" w:rsidP="004B7C07">
            <w:pPr>
              <w:rPr>
                <w:rFonts w:cs="Arial"/>
                <w:szCs w:val="20"/>
              </w:rPr>
            </w:pPr>
          </w:p>
        </w:tc>
        <w:tc>
          <w:tcPr>
            <w:tcW w:w="767" w:type="pct"/>
            <w:vAlign w:val="center"/>
          </w:tcPr>
          <w:p w14:paraId="0A7E9857" w14:textId="2D65909E" w:rsidR="00530490" w:rsidRPr="004A6CC6" w:rsidRDefault="00530490" w:rsidP="004B7C07">
            <w:pPr>
              <w:rPr>
                <w:rFonts w:cs="Arial"/>
                <w:b/>
                <w:szCs w:val="20"/>
              </w:rPr>
            </w:pPr>
            <w:r>
              <w:rPr>
                <w:rFonts w:cs="Arial"/>
                <w:szCs w:val="20"/>
              </w:rPr>
              <w:t xml:space="preserve">Hazardous Manual </w:t>
            </w:r>
          </w:p>
        </w:tc>
        <w:tc>
          <w:tcPr>
            <w:tcW w:w="421" w:type="pct"/>
            <w:tcBorders>
              <w:bottom w:val="single" w:sz="4" w:space="0" w:color="auto"/>
            </w:tcBorders>
            <w:shd w:val="clear" w:color="auto" w:fill="FFFF00"/>
            <w:vAlign w:val="center"/>
          </w:tcPr>
          <w:p w14:paraId="144C82F2" w14:textId="0AC9B69E" w:rsidR="00530490" w:rsidRDefault="00530490" w:rsidP="004B7C07">
            <w:pPr>
              <w:jc w:val="center"/>
              <w:rPr>
                <w:rFonts w:cs="Arial"/>
                <w:szCs w:val="20"/>
              </w:rPr>
            </w:pPr>
            <w:r>
              <w:rPr>
                <w:rFonts w:cs="Arial"/>
                <w:szCs w:val="20"/>
              </w:rPr>
              <w:t>Medium</w:t>
            </w:r>
          </w:p>
          <w:p w14:paraId="35A70844" w14:textId="64823341" w:rsidR="00530490" w:rsidRPr="00AF1217" w:rsidRDefault="00530490" w:rsidP="004B7C07">
            <w:pPr>
              <w:jc w:val="center"/>
              <w:rPr>
                <w:rFonts w:cs="Arial"/>
                <w:b/>
                <w:szCs w:val="20"/>
              </w:rPr>
            </w:pPr>
            <w:r>
              <w:rPr>
                <w:rFonts w:cs="Arial"/>
                <w:szCs w:val="20"/>
              </w:rPr>
              <w:t>(4)</w:t>
            </w:r>
          </w:p>
        </w:tc>
        <w:tc>
          <w:tcPr>
            <w:tcW w:w="2232" w:type="pct"/>
            <w:gridSpan w:val="4"/>
            <w:vAlign w:val="center"/>
          </w:tcPr>
          <w:p w14:paraId="5B57B0A3" w14:textId="77777777" w:rsidR="004B7C07" w:rsidRDefault="004B7C07" w:rsidP="00530490">
            <w:pPr>
              <w:rPr>
                <w:rFonts w:cs="Arial"/>
                <w:szCs w:val="20"/>
              </w:rPr>
            </w:pPr>
          </w:p>
          <w:p w14:paraId="7AB8415C" w14:textId="08D7D6CA" w:rsidR="00530490" w:rsidRPr="004A6CC6" w:rsidRDefault="00530490" w:rsidP="00530490">
            <w:pPr>
              <w:rPr>
                <w:rFonts w:cs="Arial"/>
                <w:szCs w:val="20"/>
              </w:rPr>
            </w:pPr>
            <w:r>
              <w:rPr>
                <w:rFonts w:cs="Arial"/>
                <w:szCs w:val="20"/>
              </w:rPr>
              <w:t>Workers</w:t>
            </w:r>
            <w:r w:rsidRPr="004A6CC6">
              <w:rPr>
                <w:rFonts w:cs="Arial"/>
                <w:szCs w:val="20"/>
              </w:rPr>
              <w:t xml:space="preserve"> to follow correct manual handling procedures:</w:t>
            </w:r>
          </w:p>
          <w:p w14:paraId="09B050F9" w14:textId="77777777" w:rsidR="00530490" w:rsidRPr="004A6CC6" w:rsidRDefault="00530490" w:rsidP="00530490">
            <w:pPr>
              <w:rPr>
                <w:rFonts w:cs="Arial"/>
                <w:szCs w:val="20"/>
              </w:rPr>
            </w:pPr>
            <w:r w:rsidRPr="004A6CC6">
              <w:rPr>
                <w:rFonts w:cs="Arial"/>
                <w:szCs w:val="20"/>
              </w:rPr>
              <w:t>Only lift objects within your safe lifting limit (use team lifts where needed)</w:t>
            </w:r>
          </w:p>
          <w:p w14:paraId="63F4D731" w14:textId="4C1F1F52" w:rsidR="00530490" w:rsidRPr="004A6CC6" w:rsidRDefault="00530490" w:rsidP="00530490">
            <w:pPr>
              <w:autoSpaceDE w:val="0"/>
              <w:autoSpaceDN w:val="0"/>
              <w:adjustRightInd w:val="0"/>
              <w:rPr>
                <w:rFonts w:cs="Arial"/>
                <w:szCs w:val="20"/>
              </w:rPr>
            </w:pPr>
            <w:r w:rsidRPr="004A6CC6">
              <w:rPr>
                <w:rFonts w:cs="Arial"/>
                <w:szCs w:val="20"/>
              </w:rPr>
              <w:t>Clear a path, assess the load, get a good grip, ensure a wide stance, bend the knees, keep the spine strait, use the legs to lift, do not twist the trunk, use a smooth action, brace the stomach muscles and lower safely.</w:t>
            </w:r>
          </w:p>
        </w:tc>
        <w:tc>
          <w:tcPr>
            <w:tcW w:w="389" w:type="pct"/>
            <w:shd w:val="clear" w:color="auto" w:fill="00FA00"/>
            <w:vAlign w:val="center"/>
          </w:tcPr>
          <w:p w14:paraId="2F6D58A7" w14:textId="7F6D0897" w:rsidR="00530490" w:rsidRPr="007D21E9" w:rsidRDefault="00530490" w:rsidP="004B7C07">
            <w:pPr>
              <w:jc w:val="center"/>
              <w:rPr>
                <w:rFonts w:cs="Arial"/>
                <w:szCs w:val="20"/>
              </w:rPr>
            </w:pPr>
            <w:r w:rsidRPr="007D21E9">
              <w:rPr>
                <w:rFonts w:cs="Arial"/>
                <w:szCs w:val="20"/>
              </w:rPr>
              <w:t>Low</w:t>
            </w:r>
          </w:p>
          <w:p w14:paraId="42F05F5F" w14:textId="10EED344" w:rsidR="00530490" w:rsidRPr="00AF1217" w:rsidRDefault="00530490" w:rsidP="004B7C07">
            <w:pPr>
              <w:jc w:val="center"/>
              <w:rPr>
                <w:rFonts w:cs="Arial"/>
                <w:b/>
                <w:szCs w:val="20"/>
              </w:rPr>
            </w:pPr>
            <w:r w:rsidRPr="007D21E9">
              <w:rPr>
                <w:rFonts w:cs="Arial"/>
              </w:rPr>
              <w:t>(2)</w:t>
            </w:r>
          </w:p>
        </w:tc>
        <w:tc>
          <w:tcPr>
            <w:tcW w:w="494" w:type="pct"/>
            <w:vAlign w:val="center"/>
          </w:tcPr>
          <w:p w14:paraId="1A87A0EC" w14:textId="72788ABE" w:rsidR="00530490" w:rsidRPr="004A6CC6" w:rsidRDefault="00530490" w:rsidP="004B7C07">
            <w:pPr>
              <w:jc w:val="center"/>
              <w:rPr>
                <w:rFonts w:cs="Arial"/>
                <w:szCs w:val="20"/>
              </w:rPr>
            </w:pPr>
            <w:r>
              <w:rPr>
                <w:rFonts w:cs="Arial"/>
                <w:szCs w:val="20"/>
              </w:rPr>
              <w:t>Workers</w:t>
            </w:r>
          </w:p>
        </w:tc>
      </w:tr>
      <w:tr w:rsidR="00530490" w:rsidRPr="00B87F36" w14:paraId="0A2EF87F" w14:textId="77777777" w:rsidTr="00530490">
        <w:trPr>
          <w:cantSplit/>
          <w:trHeight w:val="486"/>
        </w:trPr>
        <w:tc>
          <w:tcPr>
            <w:tcW w:w="697" w:type="pct"/>
            <w:vAlign w:val="center"/>
          </w:tcPr>
          <w:p w14:paraId="7F723D52" w14:textId="7E6257ED" w:rsidR="00530490" w:rsidRDefault="00530490" w:rsidP="00530490">
            <w:pPr>
              <w:rPr>
                <w:rFonts w:cs="Arial"/>
                <w:szCs w:val="20"/>
              </w:rPr>
            </w:pPr>
          </w:p>
        </w:tc>
        <w:tc>
          <w:tcPr>
            <w:tcW w:w="767" w:type="pct"/>
            <w:vAlign w:val="center"/>
          </w:tcPr>
          <w:p w14:paraId="5CA76700" w14:textId="77777777" w:rsidR="00530490" w:rsidRPr="004A6CC6" w:rsidRDefault="00530490" w:rsidP="00530490">
            <w:pPr>
              <w:rPr>
                <w:rFonts w:cs="Arial"/>
                <w:szCs w:val="20"/>
              </w:rPr>
            </w:pPr>
          </w:p>
        </w:tc>
        <w:tc>
          <w:tcPr>
            <w:tcW w:w="421" w:type="pct"/>
            <w:vAlign w:val="center"/>
          </w:tcPr>
          <w:p w14:paraId="1D2760B7" w14:textId="77777777" w:rsidR="00530490" w:rsidRPr="004A6CC6" w:rsidRDefault="00530490" w:rsidP="00530490">
            <w:pPr>
              <w:jc w:val="center"/>
              <w:rPr>
                <w:rFonts w:cs="Arial"/>
                <w:szCs w:val="20"/>
              </w:rPr>
            </w:pPr>
          </w:p>
        </w:tc>
        <w:tc>
          <w:tcPr>
            <w:tcW w:w="2232" w:type="pct"/>
            <w:gridSpan w:val="4"/>
            <w:vAlign w:val="center"/>
          </w:tcPr>
          <w:p w14:paraId="0AB60DAC" w14:textId="77777777" w:rsidR="00530490" w:rsidRPr="004A6CC6" w:rsidRDefault="00530490" w:rsidP="00530490">
            <w:pPr>
              <w:rPr>
                <w:rFonts w:cs="Arial"/>
                <w:szCs w:val="20"/>
              </w:rPr>
            </w:pPr>
          </w:p>
        </w:tc>
        <w:tc>
          <w:tcPr>
            <w:tcW w:w="389" w:type="pct"/>
            <w:vAlign w:val="center"/>
          </w:tcPr>
          <w:p w14:paraId="05373403" w14:textId="77777777" w:rsidR="00530490" w:rsidRPr="004A6CC6" w:rsidRDefault="00530490" w:rsidP="00530490">
            <w:pPr>
              <w:jc w:val="center"/>
              <w:rPr>
                <w:rFonts w:cs="Arial"/>
                <w:szCs w:val="20"/>
              </w:rPr>
            </w:pPr>
          </w:p>
        </w:tc>
        <w:tc>
          <w:tcPr>
            <w:tcW w:w="494" w:type="pct"/>
            <w:vAlign w:val="center"/>
          </w:tcPr>
          <w:p w14:paraId="31D3173B" w14:textId="77777777" w:rsidR="00530490" w:rsidRPr="004A6CC6" w:rsidRDefault="00530490" w:rsidP="00530490">
            <w:pPr>
              <w:jc w:val="center"/>
              <w:rPr>
                <w:rFonts w:cs="Arial"/>
                <w:szCs w:val="20"/>
              </w:rPr>
            </w:pPr>
          </w:p>
        </w:tc>
      </w:tr>
      <w:tr w:rsidR="00530490" w:rsidRPr="00B87F36" w14:paraId="55E78C65" w14:textId="77777777" w:rsidTr="00530490">
        <w:trPr>
          <w:cantSplit/>
          <w:trHeight w:val="486"/>
        </w:trPr>
        <w:tc>
          <w:tcPr>
            <w:tcW w:w="697" w:type="pct"/>
            <w:vAlign w:val="center"/>
          </w:tcPr>
          <w:p w14:paraId="4D616B72" w14:textId="37DEEE22" w:rsidR="00530490" w:rsidRDefault="00530490" w:rsidP="00530490">
            <w:pPr>
              <w:rPr>
                <w:rFonts w:cs="Arial"/>
                <w:szCs w:val="20"/>
              </w:rPr>
            </w:pPr>
          </w:p>
        </w:tc>
        <w:tc>
          <w:tcPr>
            <w:tcW w:w="767" w:type="pct"/>
            <w:vAlign w:val="center"/>
          </w:tcPr>
          <w:p w14:paraId="2D63C078" w14:textId="77777777" w:rsidR="00530490" w:rsidRPr="004A6CC6" w:rsidRDefault="00530490" w:rsidP="00530490">
            <w:pPr>
              <w:rPr>
                <w:rFonts w:cs="Arial"/>
                <w:szCs w:val="20"/>
              </w:rPr>
            </w:pPr>
          </w:p>
        </w:tc>
        <w:tc>
          <w:tcPr>
            <w:tcW w:w="421" w:type="pct"/>
            <w:vAlign w:val="center"/>
          </w:tcPr>
          <w:p w14:paraId="66DB7D14" w14:textId="77777777" w:rsidR="00530490" w:rsidRPr="004A6CC6" w:rsidRDefault="00530490" w:rsidP="00530490">
            <w:pPr>
              <w:jc w:val="center"/>
              <w:rPr>
                <w:rFonts w:cs="Arial"/>
                <w:szCs w:val="20"/>
              </w:rPr>
            </w:pPr>
          </w:p>
        </w:tc>
        <w:tc>
          <w:tcPr>
            <w:tcW w:w="2232" w:type="pct"/>
            <w:gridSpan w:val="4"/>
            <w:vAlign w:val="center"/>
          </w:tcPr>
          <w:p w14:paraId="0D5A5F08" w14:textId="77777777" w:rsidR="00530490" w:rsidRPr="004A6CC6" w:rsidRDefault="00530490" w:rsidP="00530490">
            <w:pPr>
              <w:rPr>
                <w:rFonts w:cs="Arial"/>
                <w:szCs w:val="20"/>
              </w:rPr>
            </w:pPr>
          </w:p>
        </w:tc>
        <w:tc>
          <w:tcPr>
            <w:tcW w:w="389" w:type="pct"/>
            <w:vAlign w:val="center"/>
          </w:tcPr>
          <w:p w14:paraId="5EFC658F" w14:textId="77777777" w:rsidR="00530490" w:rsidRPr="004A6CC6" w:rsidRDefault="00530490" w:rsidP="00530490">
            <w:pPr>
              <w:jc w:val="center"/>
              <w:rPr>
                <w:rFonts w:cs="Arial"/>
                <w:szCs w:val="20"/>
              </w:rPr>
            </w:pPr>
          </w:p>
        </w:tc>
        <w:tc>
          <w:tcPr>
            <w:tcW w:w="494" w:type="pct"/>
            <w:vAlign w:val="center"/>
          </w:tcPr>
          <w:p w14:paraId="13D10CDF" w14:textId="77777777" w:rsidR="00530490" w:rsidRPr="004A6CC6" w:rsidRDefault="00530490" w:rsidP="00530490">
            <w:pPr>
              <w:jc w:val="center"/>
              <w:rPr>
                <w:rFonts w:cs="Arial"/>
                <w:szCs w:val="20"/>
              </w:rPr>
            </w:pPr>
          </w:p>
        </w:tc>
      </w:tr>
      <w:tr w:rsidR="00530490" w:rsidRPr="00B87F36" w14:paraId="07A12D95" w14:textId="77777777" w:rsidTr="00530490">
        <w:trPr>
          <w:cantSplit/>
          <w:trHeight w:val="486"/>
        </w:trPr>
        <w:tc>
          <w:tcPr>
            <w:tcW w:w="697" w:type="pct"/>
            <w:vAlign w:val="center"/>
          </w:tcPr>
          <w:p w14:paraId="0D5F84D8" w14:textId="1DD42D8A" w:rsidR="00530490" w:rsidRDefault="00530490" w:rsidP="00530490">
            <w:pPr>
              <w:rPr>
                <w:rFonts w:cs="Arial"/>
                <w:szCs w:val="20"/>
              </w:rPr>
            </w:pPr>
          </w:p>
        </w:tc>
        <w:tc>
          <w:tcPr>
            <w:tcW w:w="767" w:type="pct"/>
            <w:vAlign w:val="center"/>
          </w:tcPr>
          <w:p w14:paraId="24781322" w14:textId="77777777" w:rsidR="00530490" w:rsidRPr="004A6CC6" w:rsidRDefault="00530490" w:rsidP="00530490">
            <w:pPr>
              <w:rPr>
                <w:rFonts w:cs="Arial"/>
                <w:szCs w:val="20"/>
              </w:rPr>
            </w:pPr>
          </w:p>
        </w:tc>
        <w:tc>
          <w:tcPr>
            <w:tcW w:w="421" w:type="pct"/>
            <w:vAlign w:val="center"/>
          </w:tcPr>
          <w:p w14:paraId="2D82CFD3" w14:textId="77777777" w:rsidR="00530490" w:rsidRPr="004A6CC6" w:rsidRDefault="00530490" w:rsidP="00530490">
            <w:pPr>
              <w:jc w:val="center"/>
              <w:rPr>
                <w:rFonts w:cs="Arial"/>
                <w:szCs w:val="20"/>
              </w:rPr>
            </w:pPr>
          </w:p>
        </w:tc>
        <w:tc>
          <w:tcPr>
            <w:tcW w:w="2232" w:type="pct"/>
            <w:gridSpan w:val="4"/>
            <w:vAlign w:val="center"/>
          </w:tcPr>
          <w:p w14:paraId="0E6BAEA4" w14:textId="77777777" w:rsidR="00530490" w:rsidRPr="004A6CC6" w:rsidRDefault="00530490" w:rsidP="00530490">
            <w:pPr>
              <w:rPr>
                <w:rFonts w:cs="Arial"/>
                <w:szCs w:val="20"/>
              </w:rPr>
            </w:pPr>
          </w:p>
        </w:tc>
        <w:tc>
          <w:tcPr>
            <w:tcW w:w="389" w:type="pct"/>
            <w:vAlign w:val="center"/>
          </w:tcPr>
          <w:p w14:paraId="54178D03" w14:textId="77777777" w:rsidR="00530490" w:rsidRPr="004A6CC6" w:rsidRDefault="00530490" w:rsidP="00530490">
            <w:pPr>
              <w:jc w:val="center"/>
              <w:rPr>
                <w:rFonts w:cs="Arial"/>
                <w:szCs w:val="20"/>
              </w:rPr>
            </w:pPr>
          </w:p>
        </w:tc>
        <w:tc>
          <w:tcPr>
            <w:tcW w:w="494" w:type="pct"/>
            <w:vAlign w:val="center"/>
          </w:tcPr>
          <w:p w14:paraId="26899837" w14:textId="77777777" w:rsidR="00530490" w:rsidRPr="004A6CC6" w:rsidRDefault="00530490" w:rsidP="00530490">
            <w:pPr>
              <w:jc w:val="center"/>
              <w:rPr>
                <w:rFonts w:cs="Arial"/>
                <w:szCs w:val="20"/>
              </w:rPr>
            </w:pPr>
          </w:p>
        </w:tc>
      </w:tr>
      <w:tr w:rsidR="00530490" w:rsidRPr="00B87F36" w14:paraId="75B7EA08" w14:textId="77777777" w:rsidTr="00530490">
        <w:trPr>
          <w:cantSplit/>
          <w:trHeight w:val="486"/>
        </w:trPr>
        <w:tc>
          <w:tcPr>
            <w:tcW w:w="697" w:type="pct"/>
            <w:vAlign w:val="center"/>
          </w:tcPr>
          <w:p w14:paraId="4763CD60" w14:textId="71F2C3E1" w:rsidR="00530490" w:rsidRDefault="00530490" w:rsidP="00530490">
            <w:pPr>
              <w:rPr>
                <w:rFonts w:cs="Arial"/>
                <w:szCs w:val="20"/>
              </w:rPr>
            </w:pPr>
          </w:p>
        </w:tc>
        <w:tc>
          <w:tcPr>
            <w:tcW w:w="767" w:type="pct"/>
            <w:vAlign w:val="center"/>
          </w:tcPr>
          <w:p w14:paraId="5ACAC872" w14:textId="77777777" w:rsidR="00530490" w:rsidRPr="004A6CC6" w:rsidRDefault="00530490" w:rsidP="00530490">
            <w:pPr>
              <w:rPr>
                <w:rFonts w:cs="Arial"/>
                <w:szCs w:val="20"/>
              </w:rPr>
            </w:pPr>
          </w:p>
        </w:tc>
        <w:tc>
          <w:tcPr>
            <w:tcW w:w="421" w:type="pct"/>
            <w:vAlign w:val="center"/>
          </w:tcPr>
          <w:p w14:paraId="30789ED2" w14:textId="77777777" w:rsidR="00530490" w:rsidRPr="004A6CC6" w:rsidRDefault="00530490" w:rsidP="00530490">
            <w:pPr>
              <w:jc w:val="center"/>
              <w:rPr>
                <w:rFonts w:cs="Arial"/>
                <w:szCs w:val="20"/>
              </w:rPr>
            </w:pPr>
          </w:p>
        </w:tc>
        <w:tc>
          <w:tcPr>
            <w:tcW w:w="2232" w:type="pct"/>
            <w:gridSpan w:val="4"/>
            <w:vAlign w:val="center"/>
          </w:tcPr>
          <w:p w14:paraId="1E71BD3A" w14:textId="77777777" w:rsidR="00530490" w:rsidRPr="004A6CC6" w:rsidRDefault="00530490" w:rsidP="00530490">
            <w:pPr>
              <w:rPr>
                <w:rFonts w:cs="Arial"/>
                <w:szCs w:val="20"/>
              </w:rPr>
            </w:pPr>
          </w:p>
        </w:tc>
        <w:tc>
          <w:tcPr>
            <w:tcW w:w="389" w:type="pct"/>
            <w:vAlign w:val="center"/>
          </w:tcPr>
          <w:p w14:paraId="0C7512DF" w14:textId="77777777" w:rsidR="00530490" w:rsidRPr="004A6CC6" w:rsidRDefault="00530490" w:rsidP="00530490">
            <w:pPr>
              <w:jc w:val="center"/>
              <w:rPr>
                <w:rFonts w:cs="Arial"/>
                <w:szCs w:val="20"/>
              </w:rPr>
            </w:pPr>
          </w:p>
        </w:tc>
        <w:tc>
          <w:tcPr>
            <w:tcW w:w="494" w:type="pct"/>
            <w:vAlign w:val="center"/>
          </w:tcPr>
          <w:p w14:paraId="02619C5A" w14:textId="77777777" w:rsidR="00530490" w:rsidRPr="004A6CC6" w:rsidRDefault="00530490" w:rsidP="00530490">
            <w:pPr>
              <w:jc w:val="center"/>
              <w:rPr>
                <w:rFonts w:cs="Arial"/>
                <w:szCs w:val="20"/>
              </w:rPr>
            </w:pPr>
          </w:p>
        </w:tc>
      </w:tr>
      <w:tr w:rsidR="00241B59" w:rsidRPr="00B87F36" w14:paraId="33B080E1" w14:textId="77777777" w:rsidTr="00530490">
        <w:trPr>
          <w:cantSplit/>
          <w:trHeight w:val="486"/>
        </w:trPr>
        <w:tc>
          <w:tcPr>
            <w:tcW w:w="697" w:type="pct"/>
            <w:vAlign w:val="center"/>
          </w:tcPr>
          <w:p w14:paraId="1E8911AD" w14:textId="77777777" w:rsidR="00241B59" w:rsidRDefault="00241B59" w:rsidP="00530490">
            <w:pPr>
              <w:rPr>
                <w:rFonts w:cs="Arial"/>
                <w:szCs w:val="20"/>
              </w:rPr>
            </w:pPr>
          </w:p>
        </w:tc>
        <w:tc>
          <w:tcPr>
            <w:tcW w:w="767" w:type="pct"/>
            <w:vAlign w:val="center"/>
          </w:tcPr>
          <w:p w14:paraId="0B77E621" w14:textId="77777777" w:rsidR="00241B59" w:rsidRPr="004A6CC6" w:rsidRDefault="00241B59" w:rsidP="00530490">
            <w:pPr>
              <w:rPr>
                <w:rFonts w:cs="Arial"/>
                <w:szCs w:val="20"/>
              </w:rPr>
            </w:pPr>
          </w:p>
        </w:tc>
        <w:tc>
          <w:tcPr>
            <w:tcW w:w="421" w:type="pct"/>
            <w:vAlign w:val="center"/>
          </w:tcPr>
          <w:p w14:paraId="11C43005" w14:textId="77777777" w:rsidR="00241B59" w:rsidRPr="004A6CC6" w:rsidRDefault="00241B59" w:rsidP="00530490">
            <w:pPr>
              <w:jc w:val="center"/>
              <w:rPr>
                <w:rFonts w:cs="Arial"/>
                <w:szCs w:val="20"/>
              </w:rPr>
            </w:pPr>
          </w:p>
        </w:tc>
        <w:tc>
          <w:tcPr>
            <w:tcW w:w="2232" w:type="pct"/>
            <w:gridSpan w:val="4"/>
            <w:vAlign w:val="center"/>
          </w:tcPr>
          <w:p w14:paraId="2E72F3DA" w14:textId="77777777" w:rsidR="00241B59" w:rsidRPr="004A6CC6" w:rsidRDefault="00241B59" w:rsidP="00530490">
            <w:pPr>
              <w:rPr>
                <w:rFonts w:cs="Arial"/>
                <w:szCs w:val="20"/>
              </w:rPr>
            </w:pPr>
          </w:p>
        </w:tc>
        <w:tc>
          <w:tcPr>
            <w:tcW w:w="389" w:type="pct"/>
            <w:vAlign w:val="center"/>
          </w:tcPr>
          <w:p w14:paraId="0B01C957" w14:textId="77777777" w:rsidR="00241B59" w:rsidRPr="004A6CC6" w:rsidRDefault="00241B59" w:rsidP="00530490">
            <w:pPr>
              <w:jc w:val="center"/>
              <w:rPr>
                <w:rFonts w:cs="Arial"/>
                <w:szCs w:val="20"/>
              </w:rPr>
            </w:pPr>
          </w:p>
        </w:tc>
        <w:tc>
          <w:tcPr>
            <w:tcW w:w="494" w:type="pct"/>
            <w:vAlign w:val="center"/>
          </w:tcPr>
          <w:p w14:paraId="5E95CB98" w14:textId="77777777" w:rsidR="00241B59" w:rsidRPr="004A6CC6" w:rsidRDefault="00241B59" w:rsidP="00530490">
            <w:pPr>
              <w:jc w:val="center"/>
              <w:rPr>
                <w:rFonts w:cs="Arial"/>
                <w:szCs w:val="20"/>
              </w:rPr>
            </w:pPr>
          </w:p>
        </w:tc>
      </w:tr>
      <w:tr w:rsidR="00241B59" w:rsidRPr="00B87F36" w14:paraId="61A04E1F" w14:textId="77777777" w:rsidTr="00530490">
        <w:trPr>
          <w:cantSplit/>
          <w:trHeight w:val="486"/>
        </w:trPr>
        <w:tc>
          <w:tcPr>
            <w:tcW w:w="697" w:type="pct"/>
            <w:vAlign w:val="center"/>
          </w:tcPr>
          <w:p w14:paraId="605E8BF4" w14:textId="77777777" w:rsidR="00241B59" w:rsidRDefault="00241B59" w:rsidP="00530490">
            <w:pPr>
              <w:rPr>
                <w:rFonts w:cs="Arial"/>
                <w:szCs w:val="20"/>
              </w:rPr>
            </w:pPr>
          </w:p>
        </w:tc>
        <w:tc>
          <w:tcPr>
            <w:tcW w:w="767" w:type="pct"/>
            <w:vAlign w:val="center"/>
          </w:tcPr>
          <w:p w14:paraId="262C0175" w14:textId="77777777" w:rsidR="00241B59" w:rsidRPr="004A6CC6" w:rsidRDefault="00241B59" w:rsidP="00530490">
            <w:pPr>
              <w:rPr>
                <w:rFonts w:cs="Arial"/>
                <w:szCs w:val="20"/>
              </w:rPr>
            </w:pPr>
          </w:p>
        </w:tc>
        <w:tc>
          <w:tcPr>
            <w:tcW w:w="421" w:type="pct"/>
            <w:vAlign w:val="center"/>
          </w:tcPr>
          <w:p w14:paraId="0140BBFA" w14:textId="77777777" w:rsidR="00241B59" w:rsidRPr="004A6CC6" w:rsidRDefault="00241B59" w:rsidP="00530490">
            <w:pPr>
              <w:jc w:val="center"/>
              <w:rPr>
                <w:rFonts w:cs="Arial"/>
                <w:szCs w:val="20"/>
              </w:rPr>
            </w:pPr>
          </w:p>
        </w:tc>
        <w:tc>
          <w:tcPr>
            <w:tcW w:w="2232" w:type="pct"/>
            <w:gridSpan w:val="4"/>
            <w:vAlign w:val="center"/>
          </w:tcPr>
          <w:p w14:paraId="2B780A76" w14:textId="77777777" w:rsidR="00241B59" w:rsidRPr="004A6CC6" w:rsidRDefault="00241B59" w:rsidP="00530490">
            <w:pPr>
              <w:rPr>
                <w:rFonts w:cs="Arial"/>
                <w:szCs w:val="20"/>
              </w:rPr>
            </w:pPr>
          </w:p>
        </w:tc>
        <w:tc>
          <w:tcPr>
            <w:tcW w:w="389" w:type="pct"/>
            <w:vAlign w:val="center"/>
          </w:tcPr>
          <w:p w14:paraId="373623E4" w14:textId="77777777" w:rsidR="00241B59" w:rsidRPr="004A6CC6" w:rsidRDefault="00241B59" w:rsidP="00530490">
            <w:pPr>
              <w:jc w:val="center"/>
              <w:rPr>
                <w:rFonts w:cs="Arial"/>
                <w:szCs w:val="20"/>
              </w:rPr>
            </w:pPr>
          </w:p>
        </w:tc>
        <w:tc>
          <w:tcPr>
            <w:tcW w:w="494" w:type="pct"/>
            <w:vAlign w:val="center"/>
          </w:tcPr>
          <w:p w14:paraId="330BAAB2" w14:textId="77777777" w:rsidR="00241B59" w:rsidRPr="004A6CC6" w:rsidRDefault="00241B59" w:rsidP="00530490">
            <w:pPr>
              <w:jc w:val="center"/>
              <w:rPr>
                <w:rFonts w:cs="Arial"/>
                <w:szCs w:val="20"/>
              </w:rPr>
            </w:pPr>
          </w:p>
        </w:tc>
      </w:tr>
      <w:tr w:rsidR="00241B59" w:rsidRPr="00B87F36" w14:paraId="606EA7B0" w14:textId="77777777" w:rsidTr="00530490">
        <w:trPr>
          <w:cantSplit/>
          <w:trHeight w:val="486"/>
        </w:trPr>
        <w:tc>
          <w:tcPr>
            <w:tcW w:w="697" w:type="pct"/>
            <w:vAlign w:val="center"/>
          </w:tcPr>
          <w:p w14:paraId="398D9839" w14:textId="77777777" w:rsidR="00241B59" w:rsidRDefault="00241B59" w:rsidP="00530490">
            <w:pPr>
              <w:rPr>
                <w:rFonts w:cs="Arial"/>
                <w:szCs w:val="20"/>
              </w:rPr>
            </w:pPr>
          </w:p>
        </w:tc>
        <w:tc>
          <w:tcPr>
            <w:tcW w:w="767" w:type="pct"/>
            <w:vAlign w:val="center"/>
          </w:tcPr>
          <w:p w14:paraId="08158878" w14:textId="77777777" w:rsidR="00241B59" w:rsidRPr="004A6CC6" w:rsidRDefault="00241B59" w:rsidP="00530490">
            <w:pPr>
              <w:rPr>
                <w:rFonts w:cs="Arial"/>
                <w:szCs w:val="20"/>
              </w:rPr>
            </w:pPr>
          </w:p>
        </w:tc>
        <w:tc>
          <w:tcPr>
            <w:tcW w:w="421" w:type="pct"/>
            <w:vAlign w:val="center"/>
          </w:tcPr>
          <w:p w14:paraId="3D211B31" w14:textId="77777777" w:rsidR="00241B59" w:rsidRPr="004A6CC6" w:rsidRDefault="00241B59" w:rsidP="00530490">
            <w:pPr>
              <w:jc w:val="center"/>
              <w:rPr>
                <w:rFonts w:cs="Arial"/>
                <w:szCs w:val="20"/>
              </w:rPr>
            </w:pPr>
          </w:p>
        </w:tc>
        <w:tc>
          <w:tcPr>
            <w:tcW w:w="2232" w:type="pct"/>
            <w:gridSpan w:val="4"/>
            <w:vAlign w:val="center"/>
          </w:tcPr>
          <w:p w14:paraId="3A1CF819" w14:textId="77777777" w:rsidR="00241B59" w:rsidRPr="004A6CC6" w:rsidRDefault="00241B59" w:rsidP="00530490">
            <w:pPr>
              <w:rPr>
                <w:rFonts w:cs="Arial"/>
                <w:szCs w:val="20"/>
              </w:rPr>
            </w:pPr>
          </w:p>
        </w:tc>
        <w:tc>
          <w:tcPr>
            <w:tcW w:w="389" w:type="pct"/>
            <w:vAlign w:val="center"/>
          </w:tcPr>
          <w:p w14:paraId="0466B3FF" w14:textId="77777777" w:rsidR="00241B59" w:rsidRPr="004A6CC6" w:rsidRDefault="00241B59" w:rsidP="00530490">
            <w:pPr>
              <w:jc w:val="center"/>
              <w:rPr>
                <w:rFonts w:cs="Arial"/>
                <w:szCs w:val="20"/>
              </w:rPr>
            </w:pPr>
          </w:p>
        </w:tc>
        <w:tc>
          <w:tcPr>
            <w:tcW w:w="494" w:type="pct"/>
            <w:vAlign w:val="center"/>
          </w:tcPr>
          <w:p w14:paraId="7313FA1A" w14:textId="77777777" w:rsidR="00241B59" w:rsidRPr="004A6CC6" w:rsidRDefault="00241B59" w:rsidP="00530490">
            <w:pPr>
              <w:jc w:val="center"/>
              <w:rPr>
                <w:rFonts w:cs="Arial"/>
                <w:szCs w:val="20"/>
              </w:rPr>
            </w:pPr>
          </w:p>
        </w:tc>
      </w:tr>
      <w:tr w:rsidR="00241B59" w:rsidRPr="00B87F36" w14:paraId="1BDBC0E3" w14:textId="77777777" w:rsidTr="00530490">
        <w:trPr>
          <w:cantSplit/>
          <w:trHeight w:val="486"/>
        </w:trPr>
        <w:tc>
          <w:tcPr>
            <w:tcW w:w="697" w:type="pct"/>
            <w:vAlign w:val="center"/>
          </w:tcPr>
          <w:p w14:paraId="58D017B6" w14:textId="77777777" w:rsidR="00241B59" w:rsidRDefault="00241B59" w:rsidP="00530490">
            <w:pPr>
              <w:rPr>
                <w:rFonts w:cs="Arial"/>
                <w:szCs w:val="20"/>
              </w:rPr>
            </w:pPr>
          </w:p>
        </w:tc>
        <w:tc>
          <w:tcPr>
            <w:tcW w:w="767" w:type="pct"/>
            <w:vAlign w:val="center"/>
          </w:tcPr>
          <w:p w14:paraId="422A7ABB" w14:textId="77777777" w:rsidR="00241B59" w:rsidRPr="004A6CC6" w:rsidRDefault="00241B59" w:rsidP="00530490">
            <w:pPr>
              <w:rPr>
                <w:rFonts w:cs="Arial"/>
                <w:szCs w:val="20"/>
              </w:rPr>
            </w:pPr>
          </w:p>
        </w:tc>
        <w:tc>
          <w:tcPr>
            <w:tcW w:w="421" w:type="pct"/>
            <w:vAlign w:val="center"/>
          </w:tcPr>
          <w:p w14:paraId="72B33B10" w14:textId="77777777" w:rsidR="00241B59" w:rsidRPr="004A6CC6" w:rsidRDefault="00241B59" w:rsidP="00530490">
            <w:pPr>
              <w:jc w:val="center"/>
              <w:rPr>
                <w:rFonts w:cs="Arial"/>
                <w:szCs w:val="20"/>
              </w:rPr>
            </w:pPr>
          </w:p>
        </w:tc>
        <w:tc>
          <w:tcPr>
            <w:tcW w:w="2232" w:type="pct"/>
            <w:gridSpan w:val="4"/>
            <w:vAlign w:val="center"/>
          </w:tcPr>
          <w:p w14:paraId="60EDBA90" w14:textId="77777777" w:rsidR="00241B59" w:rsidRPr="004A6CC6" w:rsidRDefault="00241B59" w:rsidP="00530490">
            <w:pPr>
              <w:rPr>
                <w:rFonts w:cs="Arial"/>
                <w:szCs w:val="20"/>
              </w:rPr>
            </w:pPr>
          </w:p>
        </w:tc>
        <w:tc>
          <w:tcPr>
            <w:tcW w:w="389" w:type="pct"/>
            <w:vAlign w:val="center"/>
          </w:tcPr>
          <w:p w14:paraId="1B1B19EE" w14:textId="77777777" w:rsidR="00241B59" w:rsidRPr="004A6CC6" w:rsidRDefault="00241B59" w:rsidP="00530490">
            <w:pPr>
              <w:jc w:val="center"/>
              <w:rPr>
                <w:rFonts w:cs="Arial"/>
                <w:szCs w:val="20"/>
              </w:rPr>
            </w:pPr>
          </w:p>
        </w:tc>
        <w:tc>
          <w:tcPr>
            <w:tcW w:w="494" w:type="pct"/>
            <w:vAlign w:val="center"/>
          </w:tcPr>
          <w:p w14:paraId="79BE7D59" w14:textId="77777777" w:rsidR="00241B59" w:rsidRPr="004A6CC6" w:rsidRDefault="00241B59" w:rsidP="00530490">
            <w:pPr>
              <w:jc w:val="center"/>
              <w:rPr>
                <w:rFonts w:cs="Arial"/>
                <w:szCs w:val="20"/>
              </w:rPr>
            </w:pPr>
          </w:p>
        </w:tc>
      </w:tr>
      <w:tr w:rsidR="007D43F3" w:rsidRPr="00B87F36" w14:paraId="35883B62" w14:textId="77777777" w:rsidTr="00530490">
        <w:trPr>
          <w:cantSplit/>
          <w:trHeight w:val="486"/>
        </w:trPr>
        <w:tc>
          <w:tcPr>
            <w:tcW w:w="697" w:type="pct"/>
            <w:vAlign w:val="center"/>
          </w:tcPr>
          <w:p w14:paraId="51915B18" w14:textId="77777777" w:rsidR="007D43F3" w:rsidRDefault="007D43F3" w:rsidP="00530490">
            <w:pPr>
              <w:rPr>
                <w:rFonts w:cs="Arial"/>
                <w:szCs w:val="20"/>
              </w:rPr>
            </w:pPr>
          </w:p>
        </w:tc>
        <w:tc>
          <w:tcPr>
            <w:tcW w:w="767" w:type="pct"/>
            <w:vAlign w:val="center"/>
          </w:tcPr>
          <w:p w14:paraId="506090D8" w14:textId="77777777" w:rsidR="007D43F3" w:rsidRPr="004A6CC6" w:rsidRDefault="007D43F3" w:rsidP="00530490">
            <w:pPr>
              <w:rPr>
                <w:rFonts w:cs="Arial"/>
                <w:szCs w:val="20"/>
              </w:rPr>
            </w:pPr>
          </w:p>
        </w:tc>
        <w:tc>
          <w:tcPr>
            <w:tcW w:w="421" w:type="pct"/>
            <w:vAlign w:val="center"/>
          </w:tcPr>
          <w:p w14:paraId="23A1823E" w14:textId="77777777" w:rsidR="007D43F3" w:rsidRPr="004A6CC6" w:rsidRDefault="007D43F3" w:rsidP="00530490">
            <w:pPr>
              <w:jc w:val="center"/>
              <w:rPr>
                <w:rFonts w:cs="Arial"/>
                <w:szCs w:val="20"/>
              </w:rPr>
            </w:pPr>
          </w:p>
        </w:tc>
        <w:tc>
          <w:tcPr>
            <w:tcW w:w="2232" w:type="pct"/>
            <w:gridSpan w:val="4"/>
            <w:vAlign w:val="center"/>
          </w:tcPr>
          <w:p w14:paraId="060E3ADA" w14:textId="77777777" w:rsidR="007D43F3" w:rsidRPr="004A6CC6" w:rsidRDefault="007D43F3" w:rsidP="00530490">
            <w:pPr>
              <w:rPr>
                <w:rFonts w:cs="Arial"/>
                <w:szCs w:val="20"/>
              </w:rPr>
            </w:pPr>
          </w:p>
        </w:tc>
        <w:tc>
          <w:tcPr>
            <w:tcW w:w="389" w:type="pct"/>
            <w:vAlign w:val="center"/>
          </w:tcPr>
          <w:p w14:paraId="6AF464C1" w14:textId="77777777" w:rsidR="007D43F3" w:rsidRPr="004A6CC6" w:rsidRDefault="007D43F3" w:rsidP="00530490">
            <w:pPr>
              <w:jc w:val="center"/>
              <w:rPr>
                <w:rFonts w:cs="Arial"/>
                <w:szCs w:val="20"/>
              </w:rPr>
            </w:pPr>
          </w:p>
        </w:tc>
        <w:tc>
          <w:tcPr>
            <w:tcW w:w="494" w:type="pct"/>
            <w:vAlign w:val="center"/>
          </w:tcPr>
          <w:p w14:paraId="3CCA3CB8" w14:textId="77777777" w:rsidR="007D43F3" w:rsidRPr="004A6CC6" w:rsidRDefault="007D43F3" w:rsidP="00530490">
            <w:pPr>
              <w:jc w:val="center"/>
              <w:rPr>
                <w:rFonts w:cs="Arial"/>
                <w:szCs w:val="20"/>
              </w:rPr>
            </w:pPr>
          </w:p>
        </w:tc>
      </w:tr>
    </w:tbl>
    <w:p w14:paraId="484FE272" w14:textId="63AAA6E9" w:rsidR="009779A8" w:rsidRDefault="009779A8" w:rsidP="00C1261A">
      <w:pPr>
        <w:rPr>
          <w:rFonts w:cs="Arial"/>
          <w:szCs w:val="20"/>
        </w:rPr>
        <w:sectPr w:rsidR="009779A8" w:rsidSect="00CE533B">
          <w:headerReference w:type="default" r:id="rId12"/>
          <w:footerReference w:type="even" r:id="rId13"/>
          <w:footerReference w:type="default" r:id="rId14"/>
          <w:pgSz w:w="16840" w:h="11900" w:orient="landscape"/>
          <w:pgMar w:top="1418" w:right="1418" w:bottom="1418" w:left="1418" w:header="708" w:footer="340" w:gutter="0"/>
          <w:pgBorders w:offsetFrom="page">
            <w:top w:val="single" w:sz="4" w:space="31" w:color="auto"/>
            <w:left w:val="single" w:sz="4" w:space="31" w:color="auto"/>
            <w:bottom w:val="single" w:sz="4" w:space="31" w:color="auto"/>
            <w:right w:val="single" w:sz="4" w:space="31" w:color="auto"/>
          </w:pgBorders>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19"/>
        <w:gridCol w:w="4849"/>
        <w:gridCol w:w="4852"/>
      </w:tblGrid>
      <w:tr w:rsidR="00530490" w:rsidRPr="00F73575" w14:paraId="01D851CE" w14:textId="77777777" w:rsidTr="00530490">
        <w:trPr>
          <w:cantSplit/>
          <w:trHeight w:val="283"/>
        </w:trPr>
        <w:tc>
          <w:tcPr>
            <w:tcW w:w="1589" w:type="pct"/>
            <w:tcBorders>
              <w:top w:val="single" w:sz="4" w:space="0" w:color="auto"/>
              <w:bottom w:val="nil"/>
            </w:tcBorders>
            <w:vAlign w:val="center"/>
          </w:tcPr>
          <w:p w14:paraId="3333F9B0" w14:textId="77777777" w:rsidR="00530490" w:rsidRPr="00F73575" w:rsidRDefault="00530490" w:rsidP="00530490">
            <w:pPr>
              <w:pStyle w:val="List"/>
              <w:rPr>
                <w:rFonts w:ascii="Arial" w:hAnsi="Arial" w:cs="Arial"/>
                <w:szCs w:val="18"/>
              </w:rPr>
            </w:pPr>
            <w:r w:rsidRPr="00F73575">
              <w:rPr>
                <w:rFonts w:ascii="Arial" w:hAnsi="Arial" w:cs="Arial"/>
                <w:bCs/>
                <w:szCs w:val="18"/>
              </w:rPr>
              <w:lastRenderedPageBreak/>
              <w:t>Personal Protective Equipment (PPE) required:</w:t>
            </w:r>
          </w:p>
        </w:tc>
        <w:tc>
          <w:tcPr>
            <w:tcW w:w="1705" w:type="pct"/>
            <w:tcBorders>
              <w:bottom w:val="nil"/>
            </w:tcBorders>
            <w:vAlign w:val="center"/>
          </w:tcPr>
          <w:p w14:paraId="6BFE92E7" w14:textId="77777777" w:rsidR="00530490" w:rsidRPr="00F73575" w:rsidRDefault="00530490" w:rsidP="00530490">
            <w:pPr>
              <w:tabs>
                <w:tab w:val="center" w:pos="4320"/>
                <w:tab w:val="right" w:pos="8640"/>
              </w:tabs>
              <w:autoSpaceDE w:val="0"/>
              <w:autoSpaceDN w:val="0"/>
              <w:adjustRightInd w:val="0"/>
              <w:rPr>
                <w:rFonts w:cs="Arial"/>
                <w:sz w:val="18"/>
                <w:szCs w:val="18"/>
              </w:rPr>
            </w:pPr>
            <w:r w:rsidRPr="00F73575">
              <w:rPr>
                <w:rFonts w:cs="Arial"/>
                <w:sz w:val="18"/>
                <w:szCs w:val="18"/>
              </w:rPr>
              <w:t xml:space="preserve">Enclosed leather steel capped boots Safety Glasses (As per AS/NZS 1336) </w:t>
            </w:r>
          </w:p>
        </w:tc>
        <w:tc>
          <w:tcPr>
            <w:tcW w:w="1706" w:type="pct"/>
            <w:tcBorders>
              <w:bottom w:val="nil"/>
            </w:tcBorders>
            <w:vAlign w:val="center"/>
          </w:tcPr>
          <w:p w14:paraId="20568A14" w14:textId="77777777" w:rsidR="00530490" w:rsidRPr="00F73575" w:rsidRDefault="00530490" w:rsidP="00530490">
            <w:pPr>
              <w:tabs>
                <w:tab w:val="center" w:pos="4320"/>
                <w:tab w:val="right" w:pos="8640"/>
              </w:tabs>
              <w:autoSpaceDE w:val="0"/>
              <w:autoSpaceDN w:val="0"/>
              <w:adjustRightInd w:val="0"/>
              <w:rPr>
                <w:rFonts w:cs="Arial"/>
                <w:sz w:val="18"/>
                <w:szCs w:val="18"/>
              </w:rPr>
            </w:pPr>
            <w:r w:rsidRPr="00F73575">
              <w:rPr>
                <w:rFonts w:cs="Arial"/>
                <w:sz w:val="18"/>
                <w:szCs w:val="18"/>
              </w:rPr>
              <w:t>Hearing protection (As per AS/NZS 1269)</w:t>
            </w:r>
          </w:p>
          <w:p w14:paraId="32FBD2F2" w14:textId="77777777" w:rsidR="00530490" w:rsidRPr="00F73575" w:rsidRDefault="00530490" w:rsidP="00530490">
            <w:pPr>
              <w:tabs>
                <w:tab w:val="center" w:pos="4320"/>
                <w:tab w:val="right" w:pos="8640"/>
              </w:tabs>
              <w:autoSpaceDE w:val="0"/>
              <w:autoSpaceDN w:val="0"/>
              <w:adjustRightInd w:val="0"/>
              <w:rPr>
                <w:rFonts w:cs="Arial"/>
                <w:sz w:val="18"/>
                <w:szCs w:val="18"/>
              </w:rPr>
            </w:pPr>
            <w:r w:rsidRPr="00F73575">
              <w:rPr>
                <w:rFonts w:cs="Arial"/>
                <w:sz w:val="18"/>
                <w:szCs w:val="18"/>
              </w:rPr>
              <w:t>Padded gloves (As per AS/NZS 2161)</w:t>
            </w:r>
          </w:p>
        </w:tc>
      </w:tr>
      <w:tr w:rsidR="00530490" w:rsidRPr="00F73575" w14:paraId="774B3B15" w14:textId="77777777" w:rsidTr="00530490">
        <w:trPr>
          <w:trHeight w:val="283"/>
        </w:trPr>
        <w:tc>
          <w:tcPr>
            <w:tcW w:w="1589" w:type="pct"/>
            <w:vAlign w:val="center"/>
          </w:tcPr>
          <w:p w14:paraId="62C6EEAD" w14:textId="77777777" w:rsidR="00530490" w:rsidRPr="00F73575" w:rsidRDefault="00530490" w:rsidP="00530490">
            <w:pPr>
              <w:pStyle w:val="List"/>
              <w:rPr>
                <w:rFonts w:ascii="Arial" w:hAnsi="Arial" w:cs="Arial"/>
                <w:szCs w:val="18"/>
              </w:rPr>
            </w:pPr>
            <w:r w:rsidRPr="00F73575">
              <w:rPr>
                <w:rFonts w:ascii="Arial" w:hAnsi="Arial" w:cs="Arial"/>
                <w:szCs w:val="18"/>
              </w:rPr>
              <w:t>Training and Qualifications required by workers to complete the work:</w:t>
            </w:r>
          </w:p>
        </w:tc>
        <w:tc>
          <w:tcPr>
            <w:tcW w:w="1705" w:type="pct"/>
            <w:vAlign w:val="center"/>
          </w:tcPr>
          <w:p w14:paraId="04BF4E73" w14:textId="77777777" w:rsidR="00530490" w:rsidRDefault="00530490" w:rsidP="00530490">
            <w:pPr>
              <w:rPr>
                <w:rFonts w:cs="Arial"/>
                <w:sz w:val="18"/>
                <w:szCs w:val="18"/>
              </w:rPr>
            </w:pPr>
            <w:r w:rsidRPr="00F73575">
              <w:rPr>
                <w:rFonts w:cs="Arial"/>
                <w:sz w:val="18"/>
                <w:szCs w:val="18"/>
              </w:rPr>
              <w:t xml:space="preserve">General Construction induction </w:t>
            </w:r>
            <w:r>
              <w:rPr>
                <w:rFonts w:cs="Arial"/>
                <w:sz w:val="18"/>
                <w:szCs w:val="18"/>
              </w:rPr>
              <w:t>Training</w:t>
            </w:r>
            <w:r w:rsidRPr="00F73575">
              <w:rPr>
                <w:rFonts w:cs="Arial"/>
                <w:sz w:val="18"/>
                <w:szCs w:val="18"/>
              </w:rPr>
              <w:t xml:space="preserve"> </w:t>
            </w:r>
          </w:p>
          <w:p w14:paraId="3A3155F6" w14:textId="77777777" w:rsidR="00530490" w:rsidRDefault="00530490" w:rsidP="00530490">
            <w:pPr>
              <w:rPr>
                <w:rFonts w:cs="Arial"/>
                <w:sz w:val="18"/>
                <w:szCs w:val="18"/>
              </w:rPr>
            </w:pPr>
            <w:r w:rsidRPr="00F73575">
              <w:rPr>
                <w:rFonts w:cs="Arial"/>
                <w:sz w:val="18"/>
                <w:szCs w:val="18"/>
              </w:rPr>
              <w:t>Induction into SWI</w:t>
            </w:r>
          </w:p>
        </w:tc>
        <w:tc>
          <w:tcPr>
            <w:tcW w:w="1706" w:type="pct"/>
            <w:vAlign w:val="center"/>
          </w:tcPr>
          <w:p w14:paraId="11BBA373" w14:textId="77777777" w:rsidR="00530490" w:rsidRDefault="00530490" w:rsidP="00530490">
            <w:pPr>
              <w:rPr>
                <w:rFonts w:cs="Arial"/>
                <w:sz w:val="18"/>
                <w:szCs w:val="18"/>
              </w:rPr>
            </w:pPr>
            <w:r>
              <w:rPr>
                <w:rFonts w:cs="Arial"/>
                <w:sz w:val="18"/>
                <w:szCs w:val="18"/>
              </w:rPr>
              <w:t>HRW Licence EWP boom length</w:t>
            </w:r>
            <w:r w:rsidRPr="00F73575">
              <w:rPr>
                <w:rFonts w:cs="Arial"/>
                <w:sz w:val="18"/>
                <w:szCs w:val="18"/>
              </w:rPr>
              <w:t xml:space="preserve"> greater than 11m</w:t>
            </w:r>
          </w:p>
          <w:p w14:paraId="667A2786" w14:textId="77777777" w:rsidR="00530490" w:rsidRPr="00F73575" w:rsidRDefault="00530490" w:rsidP="00530490">
            <w:pPr>
              <w:rPr>
                <w:rFonts w:cs="Arial"/>
                <w:sz w:val="18"/>
                <w:szCs w:val="18"/>
              </w:rPr>
            </w:pPr>
            <w:r w:rsidRPr="00F73575">
              <w:rPr>
                <w:rFonts w:cs="Arial"/>
                <w:sz w:val="18"/>
                <w:szCs w:val="18"/>
              </w:rPr>
              <w:t>Certificate of competency required to operate EWPs</w:t>
            </w:r>
          </w:p>
        </w:tc>
      </w:tr>
      <w:tr w:rsidR="00530490" w:rsidRPr="00F73575" w14:paraId="60C5BDC7" w14:textId="77777777" w:rsidTr="00530490">
        <w:trPr>
          <w:trHeight w:val="283"/>
        </w:trPr>
        <w:tc>
          <w:tcPr>
            <w:tcW w:w="1589" w:type="pct"/>
            <w:vAlign w:val="center"/>
          </w:tcPr>
          <w:p w14:paraId="1C269B0E" w14:textId="77777777" w:rsidR="00530490" w:rsidRPr="00F73575" w:rsidRDefault="00530490" w:rsidP="00530490">
            <w:pPr>
              <w:pStyle w:val="List"/>
              <w:rPr>
                <w:rFonts w:ascii="Arial" w:hAnsi="Arial" w:cs="Arial"/>
                <w:szCs w:val="18"/>
              </w:rPr>
            </w:pPr>
            <w:r w:rsidRPr="00F73575">
              <w:rPr>
                <w:rFonts w:ascii="Arial" w:hAnsi="Arial" w:cs="Arial"/>
                <w:szCs w:val="18"/>
              </w:rPr>
              <w:t>List the Permits, Certificates, SafeWork NSW Approvals, required to complete the work:</w:t>
            </w:r>
          </w:p>
        </w:tc>
        <w:tc>
          <w:tcPr>
            <w:tcW w:w="3411" w:type="pct"/>
            <w:gridSpan w:val="2"/>
            <w:vAlign w:val="center"/>
          </w:tcPr>
          <w:p w14:paraId="10171678" w14:textId="5F0EF4E8" w:rsidR="00530490" w:rsidRPr="00F73575" w:rsidRDefault="00530490" w:rsidP="00530490">
            <w:pPr>
              <w:rPr>
                <w:rFonts w:cs="Arial"/>
                <w:sz w:val="18"/>
                <w:szCs w:val="18"/>
              </w:rPr>
            </w:pPr>
            <w:r>
              <w:rPr>
                <w:rFonts w:cs="Arial"/>
                <w:sz w:val="18"/>
                <w:szCs w:val="18"/>
              </w:rPr>
              <w:fldChar w:fldCharType="begin">
                <w:ffData>
                  <w:name w:val="Text161"/>
                  <w:enabled/>
                  <w:calcOnExit w:val="0"/>
                  <w:textInput/>
                </w:ffData>
              </w:fldChar>
            </w:r>
            <w:bookmarkStart w:id="12" w:name="Text161"/>
            <w:r>
              <w:rPr>
                <w:rFonts w:cs="Arial"/>
                <w:sz w:val="18"/>
                <w:szCs w:val="18"/>
              </w:rPr>
              <w:instrText xml:space="preserve"> FORMTEXT </w:instrText>
            </w:r>
            <w:r>
              <w:rPr>
                <w:rFonts w:cs="Arial"/>
                <w:sz w:val="18"/>
                <w:szCs w:val="18"/>
              </w:rPr>
            </w:r>
            <w:r>
              <w:rPr>
                <w:rFonts w:cs="Arial"/>
                <w:sz w:val="18"/>
                <w:szCs w:val="18"/>
              </w:rPr>
              <w:fldChar w:fldCharType="separate"/>
            </w:r>
            <w:r w:rsidR="005028CF">
              <w:rPr>
                <w:rFonts w:cs="Arial"/>
                <w:noProof/>
                <w:sz w:val="18"/>
                <w:szCs w:val="18"/>
              </w:rPr>
              <w:t> </w:t>
            </w:r>
            <w:r w:rsidR="005028CF">
              <w:rPr>
                <w:rFonts w:cs="Arial"/>
                <w:noProof/>
                <w:sz w:val="18"/>
                <w:szCs w:val="18"/>
              </w:rPr>
              <w:t> </w:t>
            </w:r>
            <w:r w:rsidR="005028CF">
              <w:rPr>
                <w:rFonts w:cs="Arial"/>
                <w:noProof/>
                <w:sz w:val="18"/>
                <w:szCs w:val="18"/>
              </w:rPr>
              <w:t> </w:t>
            </w:r>
            <w:r w:rsidR="005028CF">
              <w:rPr>
                <w:rFonts w:cs="Arial"/>
                <w:noProof/>
                <w:sz w:val="18"/>
                <w:szCs w:val="18"/>
              </w:rPr>
              <w:t> </w:t>
            </w:r>
            <w:r w:rsidR="005028CF">
              <w:rPr>
                <w:rFonts w:cs="Arial"/>
                <w:noProof/>
                <w:sz w:val="18"/>
                <w:szCs w:val="18"/>
              </w:rPr>
              <w:t> </w:t>
            </w:r>
            <w:r>
              <w:rPr>
                <w:rFonts w:cs="Arial"/>
                <w:sz w:val="18"/>
                <w:szCs w:val="18"/>
              </w:rPr>
              <w:fldChar w:fldCharType="end"/>
            </w:r>
            <w:bookmarkEnd w:id="12"/>
          </w:p>
        </w:tc>
      </w:tr>
      <w:tr w:rsidR="00530490" w:rsidRPr="00F73575" w14:paraId="790E029F" w14:textId="77777777" w:rsidTr="00530490">
        <w:trPr>
          <w:trHeight w:val="283"/>
        </w:trPr>
        <w:tc>
          <w:tcPr>
            <w:tcW w:w="1589" w:type="pct"/>
            <w:vAlign w:val="center"/>
          </w:tcPr>
          <w:p w14:paraId="1EDAC58D" w14:textId="77777777" w:rsidR="00530490" w:rsidRDefault="00447FE3" w:rsidP="00530490">
            <w:pPr>
              <w:pStyle w:val="List"/>
              <w:rPr>
                <w:rFonts w:ascii="Arial" w:hAnsi="Arial" w:cs="Arial"/>
                <w:szCs w:val="18"/>
              </w:rPr>
            </w:pPr>
            <w:r>
              <w:rPr>
                <w:rFonts w:ascii="Arial" w:hAnsi="Arial" w:cs="Arial"/>
                <w:szCs w:val="18"/>
              </w:rPr>
              <w:t>R</w:t>
            </w:r>
            <w:r w:rsidRPr="00160AC9">
              <w:rPr>
                <w:rFonts w:ascii="Arial" w:hAnsi="Arial" w:cs="Arial"/>
                <w:szCs w:val="18"/>
              </w:rPr>
              <w:t xml:space="preserve">elevant </w:t>
            </w:r>
            <w:r>
              <w:rPr>
                <w:rFonts w:ascii="Arial" w:hAnsi="Arial" w:cs="Arial"/>
                <w:szCs w:val="18"/>
              </w:rPr>
              <w:t>legislation</w:t>
            </w:r>
            <w:r w:rsidRPr="00160AC9">
              <w:rPr>
                <w:rFonts w:ascii="Arial" w:hAnsi="Arial" w:cs="Arial"/>
                <w:szCs w:val="18"/>
              </w:rPr>
              <w:t>:</w:t>
            </w:r>
          </w:p>
          <w:p w14:paraId="3816080C" w14:textId="77777777" w:rsidR="00F9537B" w:rsidRPr="00F9537B" w:rsidRDefault="00F9537B" w:rsidP="00530490">
            <w:pPr>
              <w:pStyle w:val="List"/>
              <w:rPr>
                <w:rFonts w:ascii="Arial" w:hAnsi="Arial" w:cs="Arial"/>
                <w:b w:val="0"/>
                <w:bCs/>
                <w:i/>
                <w:iCs/>
                <w:szCs w:val="18"/>
              </w:rPr>
            </w:pPr>
          </w:p>
          <w:p w14:paraId="1D0E6060" w14:textId="676CA57F" w:rsidR="00F9537B" w:rsidRPr="00F73575" w:rsidRDefault="00F9537B" w:rsidP="00530490">
            <w:pPr>
              <w:pStyle w:val="List"/>
              <w:rPr>
                <w:rFonts w:ascii="Arial" w:hAnsi="Arial" w:cs="Arial"/>
                <w:szCs w:val="18"/>
              </w:rPr>
            </w:pPr>
            <w:r w:rsidRPr="00F9537B">
              <w:rPr>
                <w:rFonts w:ascii="Arial" w:hAnsi="Arial" w:cs="Arial"/>
                <w:b w:val="0"/>
                <w:bCs/>
                <w:i/>
                <w:iCs/>
                <w:szCs w:val="18"/>
              </w:rPr>
              <w:t>For further details refer to the Legal Requirements Register</w:t>
            </w:r>
          </w:p>
        </w:tc>
        <w:tc>
          <w:tcPr>
            <w:tcW w:w="3411" w:type="pct"/>
            <w:gridSpan w:val="2"/>
            <w:vAlign w:val="center"/>
          </w:tcPr>
          <w:p w14:paraId="4B93F7A0" w14:textId="77777777" w:rsidR="00530490" w:rsidRPr="00F73575" w:rsidRDefault="00530490" w:rsidP="00530490">
            <w:pPr>
              <w:rPr>
                <w:rFonts w:cs="Arial"/>
                <w:sz w:val="18"/>
                <w:szCs w:val="18"/>
              </w:rPr>
            </w:pPr>
            <w:r w:rsidRPr="00F73575">
              <w:rPr>
                <w:rFonts w:cs="Arial"/>
                <w:sz w:val="18"/>
                <w:szCs w:val="18"/>
              </w:rPr>
              <w:t xml:space="preserve">Work in accordance with Work Health and Safety Act 2011 and Work Health and Safety Regulation 2017, safety data sheets located with site supervisor, workplace injury management and workers compensation act 1998, Workers Compensation Regulation 2016, </w:t>
            </w:r>
            <w:r w:rsidRPr="00F73575">
              <w:rPr>
                <w:sz w:val="18"/>
                <w:szCs w:val="18"/>
              </w:rPr>
              <w:t>AS/NZS1337.1 Personal eye protection-Eye and face protectors for occupational applications (2010), AS/NZS 1269.3 Occupational Noise management-Hearing protection program (2005), AS/NZS 1801 industrial safety helmets (1997), AS/NZS 2210.1 Safety, protective and occupational footwear-Guide to selection, care and use (2010) &amp; AS/NZS 2210.2 to 2210.9 Occupational protective footwear</w:t>
            </w:r>
            <w:r w:rsidRPr="00F73575">
              <w:rPr>
                <w:rFonts w:cs="Arial"/>
                <w:sz w:val="18"/>
                <w:szCs w:val="18"/>
              </w:rPr>
              <w:t>, 4.2.2: Fall Prevention; 4.3.6: Working at heights; 5.4: Working with Plant AS 2550.10 EWP’s, hoists and winches – Safe use Part 10: Safe Use of Work Baskets, AS/NZS 2550.10 Cranes, hoists and winches- Safe use- Mobile elevating platforms. Safety (2006)</w:t>
            </w:r>
          </w:p>
          <w:p w14:paraId="068F8A2C" w14:textId="77777777" w:rsidR="00530490" w:rsidRPr="00F73575" w:rsidRDefault="00530490" w:rsidP="00530490">
            <w:pPr>
              <w:rPr>
                <w:rFonts w:cs="Arial"/>
                <w:sz w:val="18"/>
                <w:szCs w:val="18"/>
              </w:rPr>
            </w:pPr>
            <w:r w:rsidRPr="00F73575">
              <w:rPr>
                <w:rFonts w:cs="Arial"/>
                <w:sz w:val="18"/>
                <w:szCs w:val="18"/>
              </w:rPr>
              <w:t>Data Sheets for Petrol/Diesel</w:t>
            </w:r>
          </w:p>
          <w:p w14:paraId="2FE569D3" w14:textId="77777777" w:rsidR="001B67D8" w:rsidRPr="00FD0F56" w:rsidRDefault="001B67D8" w:rsidP="001B67D8">
            <w:pPr>
              <w:rPr>
                <w:rFonts w:cs="Arial"/>
                <w:b/>
                <w:bCs/>
                <w:sz w:val="18"/>
                <w:szCs w:val="18"/>
                <w:u w:val="single"/>
              </w:rPr>
            </w:pPr>
            <w:r w:rsidRPr="00FD0F56">
              <w:rPr>
                <w:rFonts w:cs="Arial"/>
                <w:b/>
                <w:bCs/>
                <w:sz w:val="18"/>
                <w:szCs w:val="18"/>
                <w:u w:val="single"/>
              </w:rPr>
              <w:t>Safe Work Australia Codes of Practice</w:t>
            </w:r>
          </w:p>
          <w:p w14:paraId="0F19975A" w14:textId="77777777" w:rsidR="001B67D8" w:rsidRPr="00FD0F56" w:rsidRDefault="001B67D8" w:rsidP="001B67D8">
            <w:pPr>
              <w:pStyle w:val="ListParagraph"/>
              <w:numPr>
                <w:ilvl w:val="0"/>
                <w:numId w:val="7"/>
              </w:numPr>
              <w:ind w:left="305" w:hanging="218"/>
              <w:rPr>
                <w:rFonts w:cs="Arial"/>
                <w:sz w:val="18"/>
                <w:szCs w:val="18"/>
              </w:rPr>
            </w:pPr>
            <w:r w:rsidRPr="00FD0F56">
              <w:rPr>
                <w:rFonts w:cs="Arial"/>
                <w:sz w:val="18"/>
                <w:szCs w:val="18"/>
              </w:rPr>
              <w:t>Construction Work</w:t>
            </w:r>
          </w:p>
          <w:p w14:paraId="63D0070C" w14:textId="77777777" w:rsidR="001B67D8" w:rsidRPr="007E1D81" w:rsidRDefault="001B67D8" w:rsidP="001B67D8">
            <w:pPr>
              <w:pStyle w:val="ListParagraph"/>
              <w:numPr>
                <w:ilvl w:val="0"/>
                <w:numId w:val="7"/>
              </w:numPr>
              <w:ind w:left="305" w:hanging="218"/>
              <w:rPr>
                <w:rFonts w:cs="Arial"/>
                <w:sz w:val="18"/>
                <w:szCs w:val="18"/>
              </w:rPr>
            </w:pPr>
            <w:r w:rsidRPr="00FD0F56">
              <w:rPr>
                <w:rFonts w:cs="Arial"/>
                <w:sz w:val="18"/>
                <w:szCs w:val="18"/>
              </w:rPr>
              <w:t xml:space="preserve">Work </w:t>
            </w:r>
            <w:r w:rsidRPr="007E1D81">
              <w:rPr>
                <w:rFonts w:cs="Arial"/>
                <w:sz w:val="18"/>
                <w:szCs w:val="18"/>
              </w:rPr>
              <w:t>Health and Safety Consultation, Co-operation and Co-ordination</w:t>
            </w:r>
          </w:p>
          <w:p w14:paraId="3EAB4FC5" w14:textId="77777777" w:rsidR="001B67D8" w:rsidRPr="007E1D81" w:rsidRDefault="001B67D8" w:rsidP="001B67D8">
            <w:pPr>
              <w:pStyle w:val="ListParagraph"/>
              <w:numPr>
                <w:ilvl w:val="0"/>
                <w:numId w:val="7"/>
              </w:numPr>
              <w:ind w:left="305" w:hanging="218"/>
              <w:rPr>
                <w:rFonts w:cs="Arial"/>
                <w:sz w:val="18"/>
                <w:szCs w:val="18"/>
              </w:rPr>
            </w:pPr>
            <w:r w:rsidRPr="007E1D81">
              <w:rPr>
                <w:rFonts w:cs="Arial"/>
                <w:sz w:val="18"/>
                <w:szCs w:val="18"/>
              </w:rPr>
              <w:t>Managing the Work Environment and Facilities</w:t>
            </w:r>
          </w:p>
          <w:p w14:paraId="4D200E6F" w14:textId="77777777" w:rsidR="001B67D8" w:rsidRPr="007E1D81" w:rsidRDefault="001B67D8" w:rsidP="001B67D8">
            <w:pPr>
              <w:pStyle w:val="ListParagraph"/>
              <w:numPr>
                <w:ilvl w:val="0"/>
                <w:numId w:val="7"/>
              </w:numPr>
              <w:ind w:left="305" w:hanging="218"/>
              <w:rPr>
                <w:rFonts w:cs="Arial"/>
                <w:sz w:val="18"/>
                <w:szCs w:val="18"/>
              </w:rPr>
            </w:pPr>
            <w:r w:rsidRPr="007E1D81">
              <w:rPr>
                <w:rFonts w:cs="Arial"/>
                <w:sz w:val="18"/>
                <w:szCs w:val="18"/>
              </w:rPr>
              <w:t>First Aid in the Workplace</w:t>
            </w:r>
          </w:p>
          <w:p w14:paraId="61D6984E" w14:textId="77777777" w:rsidR="001B67D8" w:rsidRPr="007E1D81" w:rsidRDefault="001B67D8" w:rsidP="001B67D8">
            <w:pPr>
              <w:pStyle w:val="ListParagraph"/>
              <w:numPr>
                <w:ilvl w:val="0"/>
                <w:numId w:val="7"/>
              </w:numPr>
              <w:ind w:left="305" w:hanging="218"/>
              <w:rPr>
                <w:rFonts w:cs="Arial"/>
                <w:sz w:val="18"/>
                <w:szCs w:val="18"/>
              </w:rPr>
            </w:pPr>
            <w:r w:rsidRPr="007E1D81">
              <w:rPr>
                <w:rFonts w:cs="Arial"/>
                <w:sz w:val="18"/>
                <w:szCs w:val="18"/>
              </w:rPr>
              <w:t>Hazardous Manual Tasks</w:t>
            </w:r>
          </w:p>
          <w:p w14:paraId="1CB89966" w14:textId="77777777" w:rsidR="001B67D8" w:rsidRPr="007E1D81" w:rsidRDefault="001B67D8" w:rsidP="001B67D8">
            <w:pPr>
              <w:pStyle w:val="ListParagraph"/>
              <w:numPr>
                <w:ilvl w:val="0"/>
                <w:numId w:val="7"/>
              </w:numPr>
              <w:ind w:left="305" w:hanging="218"/>
              <w:rPr>
                <w:rFonts w:cs="Arial"/>
                <w:sz w:val="18"/>
                <w:szCs w:val="18"/>
              </w:rPr>
            </w:pPr>
            <w:r w:rsidRPr="007E1D81">
              <w:rPr>
                <w:rFonts w:cs="Arial"/>
                <w:sz w:val="18"/>
                <w:szCs w:val="18"/>
              </w:rPr>
              <w:t>Managing Noise and Preventing Hearing Loss at Work</w:t>
            </w:r>
          </w:p>
          <w:p w14:paraId="0503ACEF" w14:textId="03E5AA08" w:rsidR="00530490" w:rsidRPr="001B67D8" w:rsidRDefault="001B67D8" w:rsidP="001B67D8">
            <w:pPr>
              <w:pStyle w:val="ListParagraph"/>
              <w:numPr>
                <w:ilvl w:val="0"/>
                <w:numId w:val="7"/>
              </w:numPr>
              <w:ind w:left="305" w:hanging="218"/>
              <w:rPr>
                <w:rFonts w:cs="Arial"/>
                <w:sz w:val="18"/>
                <w:szCs w:val="18"/>
              </w:rPr>
            </w:pPr>
            <w:r w:rsidRPr="007E1D81">
              <w:rPr>
                <w:rFonts w:cs="Arial"/>
                <w:sz w:val="18"/>
                <w:szCs w:val="18"/>
              </w:rPr>
              <w:t>How to manage Work Health and Safety Risks</w:t>
            </w:r>
          </w:p>
        </w:tc>
      </w:tr>
      <w:tr w:rsidR="00530490" w:rsidRPr="00F73575" w14:paraId="6566FB42" w14:textId="77777777" w:rsidTr="00530490">
        <w:trPr>
          <w:trHeight w:val="283"/>
        </w:trPr>
        <w:tc>
          <w:tcPr>
            <w:tcW w:w="1589" w:type="pct"/>
            <w:vAlign w:val="center"/>
          </w:tcPr>
          <w:p w14:paraId="298777A3" w14:textId="77777777" w:rsidR="00530490" w:rsidRPr="00F73575" w:rsidRDefault="00530490" w:rsidP="00530490">
            <w:pPr>
              <w:pStyle w:val="List"/>
              <w:rPr>
                <w:rFonts w:ascii="Arial" w:hAnsi="Arial" w:cs="Arial"/>
                <w:szCs w:val="18"/>
              </w:rPr>
            </w:pPr>
            <w:r w:rsidRPr="00F73575">
              <w:rPr>
                <w:rFonts w:ascii="Arial" w:hAnsi="Arial" w:cs="Arial"/>
                <w:szCs w:val="18"/>
              </w:rPr>
              <w:t>Hazardous Substances</w:t>
            </w:r>
          </w:p>
        </w:tc>
        <w:tc>
          <w:tcPr>
            <w:tcW w:w="3411" w:type="pct"/>
            <w:gridSpan w:val="2"/>
            <w:vAlign w:val="center"/>
          </w:tcPr>
          <w:p w14:paraId="4D057504" w14:textId="77777777" w:rsidR="00530490" w:rsidRPr="00F73575" w:rsidRDefault="00530490" w:rsidP="00530490">
            <w:pPr>
              <w:rPr>
                <w:rFonts w:cs="Arial"/>
                <w:b/>
                <w:sz w:val="18"/>
                <w:szCs w:val="18"/>
              </w:rPr>
            </w:pPr>
            <w:r w:rsidRPr="00F73575">
              <w:rPr>
                <w:rFonts w:cs="Arial"/>
                <w:sz w:val="18"/>
                <w:szCs w:val="18"/>
              </w:rPr>
              <w:t>Petrol/diesel</w:t>
            </w:r>
          </w:p>
        </w:tc>
      </w:tr>
      <w:tr w:rsidR="00530490" w:rsidRPr="00F73575" w14:paraId="3C3380BD" w14:textId="77777777" w:rsidTr="00530490">
        <w:trPr>
          <w:trHeight w:val="283"/>
        </w:trPr>
        <w:tc>
          <w:tcPr>
            <w:tcW w:w="1589" w:type="pct"/>
            <w:vAlign w:val="center"/>
          </w:tcPr>
          <w:p w14:paraId="3AC206E4" w14:textId="77777777" w:rsidR="00530490" w:rsidRPr="00F73575" w:rsidRDefault="00530490" w:rsidP="00530490">
            <w:pPr>
              <w:pStyle w:val="List"/>
              <w:rPr>
                <w:rFonts w:ascii="Arial" w:hAnsi="Arial" w:cs="Arial"/>
                <w:szCs w:val="18"/>
              </w:rPr>
            </w:pPr>
            <w:r w:rsidRPr="00F73575">
              <w:rPr>
                <w:rFonts w:ascii="Arial" w:hAnsi="Arial" w:cs="Arial"/>
                <w:szCs w:val="18"/>
              </w:rPr>
              <w:t>Plant/equipment that will be used on site:</w:t>
            </w:r>
          </w:p>
          <w:p w14:paraId="408F3298" w14:textId="77777777" w:rsidR="00530490" w:rsidRPr="00F73575" w:rsidRDefault="00530490" w:rsidP="00530490">
            <w:pPr>
              <w:pStyle w:val="List"/>
              <w:rPr>
                <w:rFonts w:ascii="Arial" w:hAnsi="Arial" w:cs="Arial"/>
                <w:szCs w:val="18"/>
              </w:rPr>
            </w:pPr>
            <w:r w:rsidRPr="00F73575">
              <w:rPr>
                <w:rFonts w:ascii="Arial" w:hAnsi="Arial" w:cs="Arial"/>
                <w:szCs w:val="18"/>
              </w:rPr>
              <w:t>Maintenance checks for plant &amp; equipment:</w:t>
            </w:r>
          </w:p>
        </w:tc>
        <w:tc>
          <w:tcPr>
            <w:tcW w:w="3411" w:type="pct"/>
            <w:gridSpan w:val="2"/>
            <w:vAlign w:val="center"/>
          </w:tcPr>
          <w:p w14:paraId="5094BBEC" w14:textId="77777777" w:rsidR="00530490" w:rsidRPr="00F73575" w:rsidRDefault="00530490" w:rsidP="00530490">
            <w:pPr>
              <w:rPr>
                <w:rFonts w:cs="Arial"/>
                <w:sz w:val="18"/>
                <w:szCs w:val="18"/>
              </w:rPr>
            </w:pPr>
            <w:r w:rsidRPr="00F73575">
              <w:rPr>
                <w:rFonts w:cs="Arial"/>
                <w:sz w:val="18"/>
                <w:szCs w:val="18"/>
              </w:rPr>
              <w:t>Elevate</w:t>
            </w:r>
            <w:r>
              <w:rPr>
                <w:rFonts w:cs="Arial"/>
                <w:sz w:val="18"/>
                <w:szCs w:val="18"/>
              </w:rPr>
              <w:t>d</w:t>
            </w:r>
            <w:r w:rsidRPr="00F73575">
              <w:rPr>
                <w:rFonts w:cs="Arial"/>
                <w:sz w:val="18"/>
                <w:szCs w:val="18"/>
              </w:rPr>
              <w:t xml:space="preserve"> Work Platform</w:t>
            </w:r>
          </w:p>
          <w:p w14:paraId="74FA2A3E" w14:textId="77777777" w:rsidR="00530490" w:rsidRPr="00F73575" w:rsidRDefault="00530490" w:rsidP="00530490">
            <w:pPr>
              <w:rPr>
                <w:rFonts w:cs="Arial"/>
                <w:sz w:val="18"/>
                <w:szCs w:val="18"/>
              </w:rPr>
            </w:pPr>
            <w:r>
              <w:rPr>
                <w:rFonts w:cs="Arial"/>
                <w:sz w:val="18"/>
                <w:szCs w:val="18"/>
              </w:rPr>
              <w:t>Daily pre-start</w:t>
            </w:r>
            <w:r w:rsidRPr="00F73575">
              <w:rPr>
                <w:rFonts w:cs="Arial"/>
                <w:sz w:val="18"/>
                <w:szCs w:val="18"/>
              </w:rPr>
              <w:t xml:space="preserve"> checks</w:t>
            </w:r>
            <w:r>
              <w:rPr>
                <w:rFonts w:cs="Arial"/>
                <w:sz w:val="18"/>
                <w:szCs w:val="18"/>
              </w:rPr>
              <w:t xml:space="preserve"> of EWP, Safety Harness (where required</w:t>
            </w:r>
            <w:r w:rsidRPr="00F73575">
              <w:rPr>
                <w:rFonts w:cs="Arial"/>
                <w:sz w:val="18"/>
                <w:szCs w:val="18"/>
              </w:rPr>
              <w:t>)</w:t>
            </w:r>
            <w:r>
              <w:rPr>
                <w:rFonts w:cs="Arial"/>
                <w:sz w:val="18"/>
                <w:szCs w:val="18"/>
              </w:rPr>
              <w:t xml:space="preserve">, </w:t>
            </w:r>
            <w:r w:rsidRPr="00F73575">
              <w:rPr>
                <w:rFonts w:cs="Arial"/>
                <w:sz w:val="18"/>
                <w:szCs w:val="18"/>
              </w:rPr>
              <w:t>servicing as per manufacturer’s instructions</w:t>
            </w:r>
          </w:p>
        </w:tc>
      </w:tr>
      <w:tr w:rsidR="00530490" w:rsidRPr="00F73575" w14:paraId="5D0294AE" w14:textId="77777777" w:rsidTr="00530490">
        <w:trPr>
          <w:trHeight w:val="283"/>
        </w:trPr>
        <w:tc>
          <w:tcPr>
            <w:tcW w:w="1589" w:type="pct"/>
            <w:vAlign w:val="center"/>
          </w:tcPr>
          <w:p w14:paraId="1EDEA203" w14:textId="77777777" w:rsidR="00530490" w:rsidRPr="00F73575" w:rsidRDefault="00530490" w:rsidP="00530490">
            <w:pPr>
              <w:pStyle w:val="List"/>
              <w:rPr>
                <w:rFonts w:ascii="Arial" w:hAnsi="Arial" w:cs="Arial"/>
                <w:szCs w:val="18"/>
              </w:rPr>
            </w:pPr>
            <w:r w:rsidRPr="00F73575">
              <w:rPr>
                <w:rFonts w:ascii="Arial" w:hAnsi="Arial" w:cs="Arial"/>
                <w:szCs w:val="18"/>
              </w:rPr>
              <w:t>Frequency of site/workplace inspections:</w:t>
            </w:r>
          </w:p>
        </w:tc>
        <w:tc>
          <w:tcPr>
            <w:tcW w:w="3411" w:type="pct"/>
            <w:gridSpan w:val="2"/>
            <w:vAlign w:val="center"/>
          </w:tcPr>
          <w:p w14:paraId="5DFA0E47" w14:textId="77777777" w:rsidR="00530490" w:rsidRPr="00F73575" w:rsidRDefault="00530490" w:rsidP="00530490">
            <w:pPr>
              <w:pStyle w:val="List"/>
              <w:rPr>
                <w:rFonts w:ascii="Arial" w:hAnsi="Arial" w:cs="Arial"/>
                <w:b w:val="0"/>
                <w:szCs w:val="18"/>
              </w:rPr>
            </w:pPr>
            <w:r w:rsidRPr="00F73575">
              <w:rPr>
                <w:rFonts w:ascii="Arial" w:hAnsi="Arial" w:cs="Arial"/>
                <w:b w:val="0"/>
                <w:szCs w:val="18"/>
              </w:rPr>
              <w:t>Daily by site supervisor</w:t>
            </w:r>
          </w:p>
        </w:tc>
      </w:tr>
      <w:tr w:rsidR="00530490" w:rsidRPr="00F73575" w14:paraId="1B90DB8A" w14:textId="77777777" w:rsidTr="00530490">
        <w:trPr>
          <w:trHeight w:val="283"/>
        </w:trPr>
        <w:tc>
          <w:tcPr>
            <w:tcW w:w="5000" w:type="pct"/>
            <w:gridSpan w:val="3"/>
            <w:vAlign w:val="center"/>
          </w:tcPr>
          <w:p w14:paraId="470EBDB6" w14:textId="77777777" w:rsidR="00530490" w:rsidRPr="00F73575" w:rsidRDefault="00530490" w:rsidP="00530490">
            <w:pPr>
              <w:rPr>
                <w:rFonts w:cs="Arial"/>
                <w:b/>
                <w:sz w:val="18"/>
                <w:szCs w:val="18"/>
              </w:rPr>
            </w:pPr>
            <w:r w:rsidRPr="00F73575">
              <w:rPr>
                <w:rFonts w:cs="Arial"/>
                <w:b/>
                <w:sz w:val="18"/>
                <w:szCs w:val="18"/>
                <w:lang w:val="en-US"/>
              </w:rPr>
              <w:t xml:space="preserve">The control measures implemented will be reviewed in consultation with workers </w:t>
            </w:r>
            <w:proofErr w:type="gramStart"/>
            <w:r w:rsidRPr="00F73575">
              <w:rPr>
                <w:rFonts w:cs="Arial"/>
                <w:b/>
                <w:sz w:val="18"/>
                <w:szCs w:val="18"/>
                <w:lang w:val="en-US"/>
              </w:rPr>
              <w:t>and or</w:t>
            </w:r>
            <w:proofErr w:type="gramEnd"/>
            <w:r w:rsidRPr="00F73575">
              <w:rPr>
                <w:rFonts w:cs="Arial"/>
                <w:b/>
                <w:sz w:val="18"/>
                <w:szCs w:val="18"/>
                <w:lang w:val="en-US"/>
              </w:rPr>
              <w:t xml:space="preserve"> others who may be affected by the SWI.  Any changes to the SWI will be communicated with workers at induction, daily pre-starts and toolbox talks. </w:t>
            </w:r>
          </w:p>
        </w:tc>
      </w:tr>
    </w:tbl>
    <w:p w14:paraId="6B2DD4B4" w14:textId="77777777" w:rsidR="007D43F3" w:rsidRDefault="007D43F3" w:rsidP="007D43F3">
      <w:pPr>
        <w:jc w:val="center"/>
        <w:outlineLvl w:val="0"/>
        <w:rPr>
          <w:rFonts w:cs="Arial"/>
          <w:b/>
          <w:szCs w:val="22"/>
          <w:u w:val="single"/>
        </w:rPr>
      </w:pPr>
    </w:p>
    <w:p w14:paraId="399ADF8E" w14:textId="0BA24496" w:rsidR="007D43F3" w:rsidRPr="00495AC6" w:rsidRDefault="007D43F3" w:rsidP="007D43F3">
      <w:pPr>
        <w:jc w:val="center"/>
        <w:outlineLvl w:val="0"/>
        <w:rPr>
          <w:rFonts w:cs="Arial"/>
          <w:b/>
          <w:szCs w:val="22"/>
        </w:rPr>
      </w:pPr>
      <w:r w:rsidRPr="00495AC6">
        <w:rPr>
          <w:rFonts w:cs="Arial"/>
          <w:b/>
          <w:szCs w:val="22"/>
          <w:u w:val="single"/>
        </w:rPr>
        <w:t>Sign Off and Approvals</w:t>
      </w:r>
    </w:p>
    <w:p w14:paraId="057F155E" w14:textId="77777777" w:rsidR="007D43F3" w:rsidRPr="00C66587" w:rsidRDefault="007D43F3" w:rsidP="007D43F3">
      <w:pPr>
        <w:rPr>
          <w:rFonts w:cs="Arial"/>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7D43F3" w:rsidRPr="006E1DCC" w14:paraId="3D967B6F" w14:textId="77777777" w:rsidTr="0017039C">
        <w:tc>
          <w:tcPr>
            <w:tcW w:w="5000" w:type="pct"/>
            <w:gridSpan w:val="2"/>
          </w:tcPr>
          <w:p w14:paraId="77637543" w14:textId="77777777" w:rsidR="007D43F3" w:rsidRPr="00C2210E" w:rsidRDefault="007D43F3" w:rsidP="0017039C">
            <w:pPr>
              <w:pStyle w:val="BodyText3"/>
              <w:spacing w:before="60" w:after="60"/>
              <w:rPr>
                <w:rFonts w:ascii="Arial" w:hAnsi="Arial" w:cs="Arial"/>
                <w:sz w:val="18"/>
              </w:rPr>
            </w:pPr>
            <w:r w:rsidRPr="00C2210E">
              <w:rPr>
                <w:rFonts w:ascii="Arial" w:hAnsi="Arial" w:cs="Arial"/>
                <w:sz w:val="18"/>
              </w:rPr>
              <w:t>Person responsible for site supervision of the work, inspecting and approving work areas, approval of and compliance with SWI, protective measures, plant, equipment:</w:t>
            </w:r>
          </w:p>
        </w:tc>
      </w:tr>
      <w:tr w:rsidR="007D43F3" w:rsidRPr="006E1DCC" w14:paraId="699C31B8" w14:textId="77777777" w:rsidTr="0017039C">
        <w:trPr>
          <w:trHeight w:val="473"/>
        </w:trPr>
        <w:tc>
          <w:tcPr>
            <w:tcW w:w="2500" w:type="pct"/>
            <w:vAlign w:val="center"/>
          </w:tcPr>
          <w:p w14:paraId="510A20F9" w14:textId="5E2969CA" w:rsidR="007D43F3" w:rsidRPr="00C2210E" w:rsidRDefault="007D43F3" w:rsidP="0017039C">
            <w:pPr>
              <w:pStyle w:val="BodyText3"/>
              <w:spacing w:before="60" w:after="60"/>
              <w:rPr>
                <w:rFonts w:ascii="Arial" w:hAnsi="Arial" w:cs="Arial"/>
                <w:b/>
                <w:sz w:val="18"/>
              </w:rPr>
            </w:pPr>
            <w:r w:rsidRPr="00C2210E">
              <w:rPr>
                <w:rFonts w:ascii="Arial" w:hAnsi="Arial" w:cs="Arial"/>
                <w:b/>
                <w:sz w:val="18"/>
              </w:rPr>
              <w:t xml:space="preserve">Name and position: </w:t>
            </w:r>
            <w:r w:rsidRPr="00C2210E">
              <w:rPr>
                <w:rFonts w:ascii="Arial" w:hAnsi="Arial" w:cs="Arial"/>
                <w:sz w:val="18"/>
              </w:rPr>
              <w:fldChar w:fldCharType="begin">
                <w:ffData>
                  <w:name w:val="Text54"/>
                  <w:enabled/>
                  <w:calcOnExit w:val="0"/>
                  <w:textInput/>
                </w:ffData>
              </w:fldChar>
            </w:r>
            <w:bookmarkStart w:id="13" w:name="Text54"/>
            <w:r w:rsidRPr="00C2210E">
              <w:rPr>
                <w:rFonts w:ascii="Arial" w:hAnsi="Arial" w:cs="Arial"/>
                <w:sz w:val="18"/>
              </w:rPr>
              <w:instrText xml:space="preserve"> FORMTEXT </w:instrText>
            </w:r>
            <w:r w:rsidRPr="00C2210E">
              <w:rPr>
                <w:rFonts w:ascii="Arial" w:hAnsi="Arial" w:cs="Arial"/>
                <w:sz w:val="18"/>
              </w:rPr>
            </w:r>
            <w:r w:rsidRPr="00C2210E">
              <w:rPr>
                <w:rFonts w:ascii="Arial" w:hAnsi="Arial" w:cs="Arial"/>
                <w:sz w:val="18"/>
              </w:rPr>
              <w:fldChar w:fldCharType="separate"/>
            </w:r>
            <w:r w:rsidR="005028CF">
              <w:rPr>
                <w:rFonts w:ascii="Arial" w:hAnsi="Arial" w:cs="Arial"/>
                <w:noProof/>
                <w:sz w:val="18"/>
              </w:rPr>
              <w:t> </w:t>
            </w:r>
            <w:r w:rsidR="005028CF">
              <w:rPr>
                <w:rFonts w:ascii="Arial" w:hAnsi="Arial" w:cs="Arial"/>
                <w:noProof/>
                <w:sz w:val="18"/>
              </w:rPr>
              <w:t> </w:t>
            </w:r>
            <w:r w:rsidR="005028CF">
              <w:rPr>
                <w:rFonts w:ascii="Arial" w:hAnsi="Arial" w:cs="Arial"/>
                <w:noProof/>
                <w:sz w:val="18"/>
              </w:rPr>
              <w:t> </w:t>
            </w:r>
            <w:r w:rsidR="005028CF">
              <w:rPr>
                <w:rFonts w:ascii="Arial" w:hAnsi="Arial" w:cs="Arial"/>
                <w:noProof/>
                <w:sz w:val="18"/>
              </w:rPr>
              <w:t> </w:t>
            </w:r>
            <w:r w:rsidR="005028CF">
              <w:rPr>
                <w:rFonts w:ascii="Arial" w:hAnsi="Arial" w:cs="Arial"/>
                <w:noProof/>
                <w:sz w:val="18"/>
              </w:rPr>
              <w:t> </w:t>
            </w:r>
            <w:r w:rsidRPr="00C2210E">
              <w:rPr>
                <w:rFonts w:ascii="Arial" w:hAnsi="Arial" w:cs="Arial"/>
                <w:sz w:val="18"/>
              </w:rPr>
              <w:fldChar w:fldCharType="end"/>
            </w:r>
            <w:bookmarkEnd w:id="13"/>
          </w:p>
        </w:tc>
        <w:tc>
          <w:tcPr>
            <w:tcW w:w="2500" w:type="pct"/>
            <w:vAlign w:val="center"/>
          </w:tcPr>
          <w:p w14:paraId="0C9FCD85" w14:textId="2F9BCA5F" w:rsidR="007D43F3" w:rsidRPr="00C2210E" w:rsidRDefault="007D43F3" w:rsidP="0017039C">
            <w:pPr>
              <w:pStyle w:val="BodyText3"/>
              <w:spacing w:before="60" w:after="60"/>
              <w:rPr>
                <w:rFonts w:ascii="Arial" w:hAnsi="Arial" w:cs="Arial"/>
                <w:b/>
                <w:sz w:val="18"/>
              </w:rPr>
            </w:pPr>
            <w:r w:rsidRPr="00C2210E">
              <w:rPr>
                <w:rFonts w:ascii="Arial" w:hAnsi="Arial" w:cs="Arial"/>
                <w:b/>
                <w:sz w:val="18"/>
              </w:rPr>
              <w:t xml:space="preserve">Signature: </w:t>
            </w:r>
            <w:r w:rsidRPr="00C2210E">
              <w:rPr>
                <w:rFonts w:ascii="Arial" w:hAnsi="Arial" w:cs="Arial"/>
                <w:sz w:val="18"/>
              </w:rPr>
              <w:fldChar w:fldCharType="begin">
                <w:ffData>
                  <w:name w:val="Text54"/>
                  <w:enabled/>
                  <w:calcOnExit w:val="0"/>
                  <w:textInput/>
                </w:ffData>
              </w:fldChar>
            </w:r>
            <w:r w:rsidRPr="00C2210E">
              <w:rPr>
                <w:rFonts w:ascii="Arial" w:hAnsi="Arial" w:cs="Arial"/>
                <w:sz w:val="18"/>
              </w:rPr>
              <w:instrText xml:space="preserve"> FORMTEXT </w:instrText>
            </w:r>
            <w:r w:rsidRPr="00C2210E">
              <w:rPr>
                <w:rFonts w:ascii="Arial" w:hAnsi="Arial" w:cs="Arial"/>
                <w:sz w:val="18"/>
              </w:rPr>
            </w:r>
            <w:r w:rsidRPr="00C2210E">
              <w:rPr>
                <w:rFonts w:ascii="Arial" w:hAnsi="Arial" w:cs="Arial"/>
                <w:sz w:val="18"/>
              </w:rPr>
              <w:fldChar w:fldCharType="separate"/>
            </w:r>
            <w:r w:rsidR="005028CF">
              <w:rPr>
                <w:rFonts w:ascii="Arial" w:hAnsi="Arial" w:cs="Arial"/>
                <w:noProof/>
                <w:sz w:val="18"/>
              </w:rPr>
              <w:t> </w:t>
            </w:r>
            <w:r w:rsidR="005028CF">
              <w:rPr>
                <w:rFonts w:ascii="Arial" w:hAnsi="Arial" w:cs="Arial"/>
                <w:noProof/>
                <w:sz w:val="18"/>
              </w:rPr>
              <w:t> </w:t>
            </w:r>
            <w:r w:rsidR="005028CF">
              <w:rPr>
                <w:rFonts w:ascii="Arial" w:hAnsi="Arial" w:cs="Arial"/>
                <w:noProof/>
                <w:sz w:val="18"/>
              </w:rPr>
              <w:t> </w:t>
            </w:r>
            <w:r w:rsidR="005028CF">
              <w:rPr>
                <w:rFonts w:ascii="Arial" w:hAnsi="Arial" w:cs="Arial"/>
                <w:noProof/>
                <w:sz w:val="18"/>
              </w:rPr>
              <w:t> </w:t>
            </w:r>
            <w:r w:rsidR="005028CF">
              <w:rPr>
                <w:rFonts w:ascii="Arial" w:hAnsi="Arial" w:cs="Arial"/>
                <w:noProof/>
                <w:sz w:val="18"/>
              </w:rPr>
              <w:t> </w:t>
            </w:r>
            <w:r w:rsidRPr="00C2210E">
              <w:rPr>
                <w:rFonts w:ascii="Arial" w:hAnsi="Arial" w:cs="Arial"/>
                <w:sz w:val="18"/>
              </w:rPr>
              <w:fldChar w:fldCharType="end"/>
            </w:r>
          </w:p>
        </w:tc>
      </w:tr>
      <w:tr w:rsidR="007D43F3" w:rsidRPr="006E1DCC" w14:paraId="65B1379C" w14:textId="77777777" w:rsidTr="0017039C">
        <w:trPr>
          <w:trHeight w:val="67"/>
        </w:trPr>
        <w:tc>
          <w:tcPr>
            <w:tcW w:w="2500" w:type="pct"/>
            <w:vAlign w:val="center"/>
          </w:tcPr>
          <w:p w14:paraId="282C47D9" w14:textId="5E661EE9" w:rsidR="007D43F3" w:rsidRPr="00C2210E" w:rsidRDefault="007D43F3" w:rsidP="0017039C">
            <w:pPr>
              <w:pStyle w:val="BodyText3"/>
              <w:spacing w:before="60" w:after="60"/>
              <w:rPr>
                <w:rFonts w:ascii="Arial" w:hAnsi="Arial" w:cs="Arial"/>
                <w:sz w:val="18"/>
              </w:rPr>
            </w:pPr>
            <w:r w:rsidRPr="00C2210E">
              <w:rPr>
                <w:rFonts w:ascii="Arial" w:hAnsi="Arial" w:cs="Arial"/>
                <w:b/>
                <w:sz w:val="18"/>
                <w:szCs w:val="20"/>
              </w:rPr>
              <w:t xml:space="preserve">SWI Prepared by: </w:t>
            </w:r>
            <w:del w:id="14" w:author="Alan Richardson" w:date="2026-02-20T08:39:00Z" w16du:dateUtc="2026-02-19T21:39:00Z">
              <w:r w:rsidRPr="00C2210E" w:rsidDel="00A22824">
                <w:rPr>
                  <w:rFonts w:ascii="Arial" w:hAnsi="Arial" w:cs="Arial"/>
                  <w:sz w:val="18"/>
                  <w:szCs w:val="20"/>
                </w:rPr>
                <w:delText>Ben Knox – Compliance OH&amp;S</w:delText>
              </w:r>
            </w:del>
            <w:ins w:id="15" w:author="Alan Richardson" w:date="2026-02-20T08:39:00Z" w16du:dateUtc="2026-02-19T21:39:00Z">
              <w:r w:rsidR="00A22824">
                <w:rPr>
                  <w:rFonts w:ascii="Arial" w:hAnsi="Arial" w:cs="Arial"/>
                  <w:sz w:val="18"/>
                  <w:szCs w:val="20"/>
                </w:rPr>
                <w:t>Alan Richardson</w:t>
              </w:r>
            </w:ins>
          </w:p>
        </w:tc>
        <w:tc>
          <w:tcPr>
            <w:tcW w:w="2500" w:type="pct"/>
            <w:vAlign w:val="center"/>
          </w:tcPr>
          <w:p w14:paraId="45CD07CE" w14:textId="0EBCC3E3" w:rsidR="007D43F3" w:rsidRPr="00C2210E" w:rsidRDefault="007D43F3" w:rsidP="0017039C">
            <w:pPr>
              <w:pStyle w:val="BodyText3"/>
              <w:spacing w:before="60" w:after="60"/>
              <w:rPr>
                <w:rFonts w:ascii="Arial" w:hAnsi="Arial" w:cs="Arial"/>
                <w:sz w:val="18"/>
              </w:rPr>
            </w:pPr>
            <w:r w:rsidRPr="00C2210E">
              <w:rPr>
                <w:rFonts w:ascii="Arial" w:hAnsi="Arial" w:cs="Arial"/>
                <w:b/>
                <w:sz w:val="18"/>
              </w:rPr>
              <w:t xml:space="preserve">Signature:        </w:t>
            </w:r>
            <w:del w:id="16" w:author="Alan Richardson" w:date="2026-02-20T08:39:00Z" w16du:dateUtc="2026-02-19T21:39:00Z">
              <w:r w:rsidRPr="00C2210E" w:rsidDel="00A22824">
                <w:rPr>
                  <w:rFonts w:ascii="Arial" w:hAnsi="Arial" w:cs="Arial"/>
                  <w:noProof/>
                  <w:lang w:val="en-GB" w:eastAsia="en-GB"/>
                </w:rPr>
                <w:drawing>
                  <wp:inline distT="0" distB="0" distL="0" distR="0" wp14:anchorId="5AAF4A57" wp14:editId="7AB39CE0">
                    <wp:extent cx="671597" cy="271006"/>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94306" cy="280170"/>
                            </a:xfrm>
                            <a:prstGeom prst="rect">
                              <a:avLst/>
                            </a:prstGeom>
                            <a:noFill/>
                            <a:ln>
                              <a:noFill/>
                            </a:ln>
                          </pic:spPr>
                        </pic:pic>
                      </a:graphicData>
                    </a:graphic>
                  </wp:inline>
                </w:drawing>
              </w:r>
            </w:del>
          </w:p>
        </w:tc>
      </w:tr>
    </w:tbl>
    <w:p w14:paraId="2EEFBD2D" w14:textId="33936EBB" w:rsidR="006E1DCC" w:rsidRDefault="006E1DCC" w:rsidP="00E87AE0">
      <w:pPr>
        <w:rPr>
          <w:rFonts w:cs="Arial"/>
          <w:szCs w:val="20"/>
        </w:rPr>
      </w:pPr>
    </w:p>
    <w:p w14:paraId="3A0BBE8C" w14:textId="6F99C6B1" w:rsidR="00530490" w:rsidRDefault="00530490" w:rsidP="00E87AE0">
      <w:pPr>
        <w:rPr>
          <w:ins w:id="17" w:author="Alan Richardson" w:date="2026-02-20T08:39:00Z" w16du:dateUtc="2026-02-19T21:39:00Z"/>
          <w:rFonts w:cs="Arial"/>
          <w:szCs w:val="20"/>
        </w:rPr>
      </w:pPr>
    </w:p>
    <w:p w14:paraId="374FA4C3" w14:textId="77777777" w:rsidR="00A22824" w:rsidRDefault="00A22824" w:rsidP="00E87AE0">
      <w:pPr>
        <w:rPr>
          <w:rFonts w:cs="Arial"/>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7192"/>
        <w:gridCol w:w="1453"/>
        <w:gridCol w:w="1274"/>
        <w:gridCol w:w="1331"/>
        <w:gridCol w:w="1220"/>
      </w:tblGrid>
      <w:tr w:rsidR="00A5011E" w:rsidRPr="00E17651" w14:paraId="0FADA22B" w14:textId="77777777" w:rsidTr="00BA1C70">
        <w:trPr>
          <w:trHeight w:val="63"/>
        </w:trPr>
        <w:tc>
          <w:tcPr>
            <w:tcW w:w="615" w:type="pct"/>
            <w:vMerge w:val="restart"/>
            <w:shd w:val="clear" w:color="auto" w:fill="A0A0A0"/>
            <w:vAlign w:val="center"/>
          </w:tcPr>
          <w:p w14:paraId="5CFEF063" w14:textId="77777777" w:rsidR="00A5011E" w:rsidRPr="00E17651" w:rsidRDefault="00A5011E" w:rsidP="00BA1C70">
            <w:pPr>
              <w:spacing w:before="40" w:after="40"/>
              <w:ind w:right="-62"/>
              <w:jc w:val="center"/>
              <w:rPr>
                <w:rFonts w:cs="Arial"/>
                <w:b/>
                <w:sz w:val="18"/>
                <w:szCs w:val="18"/>
              </w:rPr>
            </w:pPr>
            <w:r w:rsidRPr="00E17651">
              <w:rPr>
                <w:rFonts w:cs="Arial"/>
                <w:b/>
                <w:sz w:val="18"/>
                <w:szCs w:val="18"/>
              </w:rPr>
              <w:lastRenderedPageBreak/>
              <w:t>Risk Level</w:t>
            </w:r>
          </w:p>
        </w:tc>
        <w:tc>
          <w:tcPr>
            <w:tcW w:w="2529" w:type="pct"/>
            <w:vMerge w:val="restart"/>
            <w:shd w:val="clear" w:color="auto" w:fill="A0A0A0"/>
            <w:vAlign w:val="center"/>
          </w:tcPr>
          <w:p w14:paraId="3B58EE6A" w14:textId="77777777" w:rsidR="00A5011E" w:rsidRPr="00E17651" w:rsidRDefault="00A5011E" w:rsidP="00BA1C70">
            <w:pPr>
              <w:spacing w:before="40" w:after="40"/>
              <w:jc w:val="center"/>
              <w:rPr>
                <w:rFonts w:cs="Arial"/>
                <w:b/>
                <w:sz w:val="18"/>
                <w:szCs w:val="18"/>
              </w:rPr>
            </w:pPr>
            <w:r w:rsidRPr="00E17651">
              <w:rPr>
                <w:rFonts w:cs="Arial"/>
                <w:b/>
                <w:sz w:val="18"/>
                <w:szCs w:val="18"/>
              </w:rPr>
              <w:t>Description of consequence or impact</w:t>
            </w:r>
          </w:p>
        </w:tc>
        <w:tc>
          <w:tcPr>
            <w:tcW w:w="511" w:type="pct"/>
            <w:vMerge w:val="restart"/>
            <w:shd w:val="clear" w:color="auto" w:fill="A0A0A0"/>
            <w:vAlign w:val="center"/>
          </w:tcPr>
          <w:p w14:paraId="5DBF3A4A" w14:textId="77777777" w:rsidR="00A5011E" w:rsidRPr="00E17651" w:rsidRDefault="00A5011E" w:rsidP="00BA1C70">
            <w:pPr>
              <w:spacing w:before="40" w:after="40"/>
              <w:ind w:left="-101" w:right="-67"/>
              <w:jc w:val="center"/>
              <w:rPr>
                <w:rFonts w:cs="Arial"/>
                <w:b/>
                <w:sz w:val="18"/>
                <w:szCs w:val="18"/>
              </w:rPr>
            </w:pPr>
            <w:r w:rsidRPr="00E17651">
              <w:rPr>
                <w:rFonts w:cs="Arial"/>
                <w:b/>
                <w:sz w:val="18"/>
                <w:szCs w:val="18"/>
              </w:rPr>
              <w:t>Consequence</w:t>
            </w:r>
          </w:p>
        </w:tc>
        <w:tc>
          <w:tcPr>
            <w:tcW w:w="1345" w:type="pct"/>
            <w:gridSpan w:val="3"/>
            <w:tcBorders>
              <w:bottom w:val="single" w:sz="4" w:space="0" w:color="auto"/>
            </w:tcBorders>
            <w:shd w:val="clear" w:color="auto" w:fill="A0A0A0"/>
            <w:vAlign w:val="center"/>
          </w:tcPr>
          <w:p w14:paraId="0C2C044C" w14:textId="77777777" w:rsidR="00A5011E" w:rsidRPr="00E17651" w:rsidRDefault="00A5011E" w:rsidP="00BA1C70">
            <w:pPr>
              <w:spacing w:before="40" w:after="40"/>
              <w:jc w:val="center"/>
              <w:rPr>
                <w:rFonts w:cs="Arial"/>
                <w:b/>
                <w:sz w:val="18"/>
                <w:szCs w:val="18"/>
              </w:rPr>
            </w:pPr>
            <w:r w:rsidRPr="00E17651">
              <w:rPr>
                <w:rFonts w:cs="Arial"/>
                <w:b/>
                <w:sz w:val="18"/>
                <w:szCs w:val="18"/>
              </w:rPr>
              <w:t>Likelihood/Probability</w:t>
            </w:r>
          </w:p>
        </w:tc>
      </w:tr>
      <w:tr w:rsidR="00A5011E" w:rsidRPr="00E17651" w14:paraId="10F46C88" w14:textId="77777777" w:rsidTr="00BA1C70">
        <w:trPr>
          <w:trHeight w:val="283"/>
        </w:trPr>
        <w:tc>
          <w:tcPr>
            <w:tcW w:w="615" w:type="pct"/>
            <w:vMerge/>
            <w:vAlign w:val="center"/>
          </w:tcPr>
          <w:p w14:paraId="1332F4D6" w14:textId="77777777" w:rsidR="00A5011E" w:rsidRPr="00E17651" w:rsidRDefault="00A5011E" w:rsidP="00BA1C70">
            <w:pPr>
              <w:spacing w:before="40" w:after="40"/>
              <w:ind w:right="-62"/>
              <w:jc w:val="center"/>
              <w:rPr>
                <w:rFonts w:cs="Arial"/>
                <w:b/>
                <w:sz w:val="18"/>
                <w:szCs w:val="18"/>
              </w:rPr>
            </w:pPr>
          </w:p>
        </w:tc>
        <w:tc>
          <w:tcPr>
            <w:tcW w:w="2529" w:type="pct"/>
            <w:vMerge/>
            <w:vAlign w:val="center"/>
          </w:tcPr>
          <w:p w14:paraId="24E76579" w14:textId="77777777" w:rsidR="00A5011E" w:rsidRPr="00E17651" w:rsidRDefault="00A5011E" w:rsidP="00BA1C70">
            <w:pPr>
              <w:spacing w:before="40" w:after="40"/>
              <w:jc w:val="center"/>
              <w:rPr>
                <w:rFonts w:cs="Arial"/>
                <w:b/>
                <w:sz w:val="18"/>
                <w:szCs w:val="18"/>
              </w:rPr>
            </w:pPr>
          </w:p>
        </w:tc>
        <w:tc>
          <w:tcPr>
            <w:tcW w:w="511" w:type="pct"/>
            <w:vMerge/>
            <w:vAlign w:val="center"/>
          </w:tcPr>
          <w:p w14:paraId="5C2CA17B" w14:textId="77777777" w:rsidR="00A5011E" w:rsidRPr="00E17651" w:rsidRDefault="00A5011E" w:rsidP="00BA1C70">
            <w:pPr>
              <w:spacing w:before="40" w:after="40"/>
              <w:ind w:left="-101" w:right="-67"/>
              <w:jc w:val="center"/>
              <w:rPr>
                <w:rFonts w:cs="Arial"/>
                <w:b/>
                <w:sz w:val="18"/>
                <w:szCs w:val="18"/>
              </w:rPr>
            </w:pPr>
          </w:p>
        </w:tc>
        <w:tc>
          <w:tcPr>
            <w:tcW w:w="448" w:type="pct"/>
            <w:tcBorders>
              <w:bottom w:val="single" w:sz="4" w:space="0" w:color="auto"/>
            </w:tcBorders>
            <w:shd w:val="clear" w:color="auto" w:fill="A0A0A0"/>
            <w:vAlign w:val="center"/>
          </w:tcPr>
          <w:p w14:paraId="373BD34F" w14:textId="77777777" w:rsidR="00A5011E" w:rsidRPr="00E17651" w:rsidRDefault="00A5011E" w:rsidP="00BA1C70">
            <w:pPr>
              <w:spacing w:before="40" w:after="40"/>
              <w:jc w:val="center"/>
              <w:rPr>
                <w:rFonts w:cs="Arial"/>
                <w:b/>
                <w:sz w:val="18"/>
                <w:szCs w:val="18"/>
              </w:rPr>
            </w:pPr>
            <w:r w:rsidRPr="00E17651">
              <w:rPr>
                <w:rFonts w:cs="Arial"/>
                <w:sz w:val="18"/>
                <w:szCs w:val="18"/>
              </w:rPr>
              <w:t>Unlikely (1)</w:t>
            </w:r>
          </w:p>
        </w:tc>
        <w:tc>
          <w:tcPr>
            <w:tcW w:w="468" w:type="pct"/>
            <w:tcBorders>
              <w:bottom w:val="single" w:sz="4" w:space="0" w:color="auto"/>
            </w:tcBorders>
            <w:shd w:val="clear" w:color="auto" w:fill="A0A0A0"/>
            <w:vAlign w:val="center"/>
          </w:tcPr>
          <w:p w14:paraId="0D265F8F" w14:textId="77777777" w:rsidR="00A5011E" w:rsidRPr="00E17651" w:rsidRDefault="00A5011E" w:rsidP="00BA1C70">
            <w:pPr>
              <w:spacing w:before="40" w:after="40"/>
              <w:jc w:val="center"/>
              <w:rPr>
                <w:rFonts w:cs="Arial"/>
                <w:sz w:val="18"/>
                <w:szCs w:val="18"/>
              </w:rPr>
            </w:pPr>
            <w:r w:rsidRPr="00E17651">
              <w:rPr>
                <w:rFonts w:cs="Arial"/>
                <w:sz w:val="18"/>
                <w:szCs w:val="18"/>
              </w:rPr>
              <w:t>Possible (2)</w:t>
            </w:r>
          </w:p>
        </w:tc>
        <w:tc>
          <w:tcPr>
            <w:tcW w:w="429" w:type="pct"/>
            <w:tcBorders>
              <w:bottom w:val="single" w:sz="4" w:space="0" w:color="auto"/>
            </w:tcBorders>
            <w:shd w:val="clear" w:color="auto" w:fill="A0A0A0"/>
            <w:vAlign w:val="center"/>
          </w:tcPr>
          <w:p w14:paraId="142CACF8" w14:textId="77777777" w:rsidR="00A5011E" w:rsidRPr="00E17651" w:rsidRDefault="00A5011E" w:rsidP="00BA1C70">
            <w:pPr>
              <w:spacing w:before="40" w:after="40"/>
              <w:jc w:val="center"/>
              <w:rPr>
                <w:rFonts w:cs="Arial"/>
                <w:sz w:val="18"/>
                <w:szCs w:val="18"/>
              </w:rPr>
            </w:pPr>
            <w:r w:rsidRPr="00E17651">
              <w:rPr>
                <w:rFonts w:cs="Arial"/>
                <w:sz w:val="18"/>
                <w:szCs w:val="18"/>
              </w:rPr>
              <w:t>Almost Certain (3)</w:t>
            </w:r>
          </w:p>
        </w:tc>
      </w:tr>
      <w:tr w:rsidR="00A5011E" w:rsidRPr="00E17651" w14:paraId="68E768A5" w14:textId="77777777" w:rsidTr="00BA1C70">
        <w:trPr>
          <w:trHeight w:val="67"/>
        </w:trPr>
        <w:tc>
          <w:tcPr>
            <w:tcW w:w="615" w:type="pct"/>
            <w:vAlign w:val="center"/>
          </w:tcPr>
          <w:p w14:paraId="0BF446FF" w14:textId="77777777" w:rsidR="00A5011E" w:rsidRPr="00E17651" w:rsidRDefault="00A5011E" w:rsidP="00BA1C70">
            <w:pPr>
              <w:spacing w:before="40" w:after="40"/>
              <w:ind w:right="-62"/>
              <w:jc w:val="center"/>
              <w:rPr>
                <w:rFonts w:cs="Arial"/>
                <w:b/>
                <w:sz w:val="18"/>
                <w:szCs w:val="18"/>
              </w:rPr>
            </w:pPr>
            <w:r w:rsidRPr="00E17651">
              <w:rPr>
                <w:rFonts w:cs="Arial"/>
                <w:b/>
                <w:sz w:val="18"/>
                <w:szCs w:val="18"/>
              </w:rPr>
              <w:t>High</w:t>
            </w:r>
          </w:p>
          <w:p w14:paraId="355450D8" w14:textId="77777777" w:rsidR="00A5011E" w:rsidRPr="00E17651" w:rsidRDefault="00A5011E" w:rsidP="00BA1C70">
            <w:pPr>
              <w:spacing w:before="40" w:after="40"/>
              <w:ind w:right="-62"/>
              <w:jc w:val="center"/>
              <w:rPr>
                <w:rFonts w:cs="Arial"/>
                <w:sz w:val="18"/>
                <w:szCs w:val="18"/>
              </w:rPr>
            </w:pPr>
            <w:r w:rsidRPr="00E17651">
              <w:rPr>
                <w:rFonts w:cs="Arial"/>
                <w:sz w:val="18"/>
                <w:szCs w:val="18"/>
              </w:rPr>
              <w:t>Level of harm</w:t>
            </w:r>
          </w:p>
        </w:tc>
        <w:tc>
          <w:tcPr>
            <w:tcW w:w="2529" w:type="pct"/>
            <w:vAlign w:val="center"/>
          </w:tcPr>
          <w:p w14:paraId="7EAE4EC0" w14:textId="77777777" w:rsidR="00A5011E" w:rsidRPr="00E17651" w:rsidRDefault="00A5011E" w:rsidP="00BA1C70">
            <w:pPr>
              <w:spacing w:before="40" w:after="40"/>
              <w:rPr>
                <w:rFonts w:cs="Arial"/>
                <w:sz w:val="18"/>
                <w:szCs w:val="18"/>
              </w:rPr>
            </w:pPr>
            <w:r w:rsidRPr="00E17651">
              <w:rPr>
                <w:rFonts w:cs="Arial"/>
                <w:sz w:val="18"/>
                <w:szCs w:val="18"/>
              </w:rPr>
              <w:t>Actual/Potential fatality, disability or irreversible damage. Major structural failure/damage. Off-site environmental discharge/release not contained and significant long-term environmental harm.</w:t>
            </w:r>
          </w:p>
        </w:tc>
        <w:tc>
          <w:tcPr>
            <w:tcW w:w="511" w:type="pct"/>
            <w:vAlign w:val="center"/>
          </w:tcPr>
          <w:p w14:paraId="00100541" w14:textId="77777777" w:rsidR="00A5011E" w:rsidRPr="00E17651" w:rsidRDefault="00A5011E" w:rsidP="00BA1C70">
            <w:pPr>
              <w:spacing w:before="40" w:after="40"/>
              <w:ind w:left="-101" w:right="-67"/>
              <w:jc w:val="center"/>
              <w:rPr>
                <w:rFonts w:cs="Arial"/>
                <w:sz w:val="18"/>
                <w:szCs w:val="18"/>
              </w:rPr>
            </w:pPr>
            <w:r w:rsidRPr="00E17651">
              <w:rPr>
                <w:rFonts w:cs="Arial"/>
                <w:sz w:val="18"/>
                <w:szCs w:val="18"/>
              </w:rPr>
              <w:t>Major (3)</w:t>
            </w:r>
          </w:p>
        </w:tc>
        <w:tc>
          <w:tcPr>
            <w:tcW w:w="448" w:type="pct"/>
            <w:shd w:val="clear" w:color="auto" w:fill="FFFF00"/>
            <w:vAlign w:val="center"/>
          </w:tcPr>
          <w:p w14:paraId="01A63881" w14:textId="77777777" w:rsidR="00A5011E" w:rsidRPr="00E17651" w:rsidRDefault="00A5011E" w:rsidP="00BA1C70">
            <w:pPr>
              <w:spacing w:before="40" w:after="40"/>
              <w:jc w:val="center"/>
              <w:rPr>
                <w:rFonts w:cs="Arial"/>
                <w:sz w:val="18"/>
                <w:szCs w:val="18"/>
              </w:rPr>
            </w:pPr>
            <w:r w:rsidRPr="00E17651">
              <w:rPr>
                <w:rFonts w:cs="Arial"/>
                <w:sz w:val="18"/>
                <w:szCs w:val="18"/>
              </w:rPr>
              <w:t>Medium</w:t>
            </w:r>
          </w:p>
          <w:p w14:paraId="60D24E95" w14:textId="77777777" w:rsidR="00A5011E" w:rsidRPr="00E17651" w:rsidRDefault="00A5011E" w:rsidP="00BA1C70">
            <w:pPr>
              <w:spacing w:before="40" w:after="40"/>
              <w:jc w:val="center"/>
              <w:rPr>
                <w:rFonts w:cs="Arial"/>
                <w:sz w:val="18"/>
                <w:szCs w:val="18"/>
              </w:rPr>
            </w:pPr>
            <w:r w:rsidRPr="00E17651">
              <w:rPr>
                <w:rFonts w:cs="Arial"/>
                <w:sz w:val="18"/>
                <w:szCs w:val="18"/>
              </w:rPr>
              <w:t>(3)</w:t>
            </w:r>
          </w:p>
        </w:tc>
        <w:tc>
          <w:tcPr>
            <w:tcW w:w="468" w:type="pct"/>
            <w:tcBorders>
              <w:bottom w:val="single" w:sz="4" w:space="0" w:color="auto"/>
            </w:tcBorders>
            <w:shd w:val="clear" w:color="auto" w:fill="FF0000"/>
            <w:vAlign w:val="center"/>
          </w:tcPr>
          <w:p w14:paraId="7F1D8794" w14:textId="77777777" w:rsidR="00A5011E" w:rsidRPr="00E17651" w:rsidRDefault="00A5011E" w:rsidP="00BA1C70">
            <w:pPr>
              <w:spacing w:before="40" w:after="40"/>
              <w:jc w:val="center"/>
              <w:rPr>
                <w:rFonts w:cs="Arial"/>
                <w:sz w:val="18"/>
                <w:szCs w:val="18"/>
              </w:rPr>
            </w:pPr>
            <w:r w:rsidRPr="00E17651">
              <w:rPr>
                <w:rFonts w:cs="Arial"/>
                <w:sz w:val="18"/>
                <w:szCs w:val="18"/>
              </w:rPr>
              <w:t>High</w:t>
            </w:r>
          </w:p>
          <w:p w14:paraId="2AE7390B" w14:textId="77777777" w:rsidR="00A5011E" w:rsidRPr="00E17651" w:rsidRDefault="00A5011E" w:rsidP="00BA1C70">
            <w:pPr>
              <w:spacing w:before="40" w:after="40"/>
              <w:jc w:val="center"/>
              <w:rPr>
                <w:rFonts w:cs="Arial"/>
                <w:sz w:val="18"/>
                <w:szCs w:val="18"/>
              </w:rPr>
            </w:pPr>
            <w:r w:rsidRPr="00E17651">
              <w:rPr>
                <w:rFonts w:cs="Arial"/>
                <w:sz w:val="18"/>
                <w:szCs w:val="18"/>
              </w:rPr>
              <w:t>(6)</w:t>
            </w:r>
          </w:p>
        </w:tc>
        <w:tc>
          <w:tcPr>
            <w:tcW w:w="429" w:type="pct"/>
            <w:tcBorders>
              <w:bottom w:val="single" w:sz="4" w:space="0" w:color="auto"/>
            </w:tcBorders>
            <w:shd w:val="clear" w:color="auto" w:fill="FF0000"/>
            <w:vAlign w:val="center"/>
          </w:tcPr>
          <w:p w14:paraId="038433A4" w14:textId="77777777" w:rsidR="00A5011E" w:rsidRPr="00E17651" w:rsidRDefault="00A5011E" w:rsidP="00BA1C70">
            <w:pPr>
              <w:spacing w:before="40" w:after="40"/>
              <w:jc w:val="center"/>
              <w:rPr>
                <w:rFonts w:cs="Arial"/>
                <w:sz w:val="18"/>
                <w:szCs w:val="18"/>
              </w:rPr>
            </w:pPr>
            <w:r w:rsidRPr="00E17651">
              <w:rPr>
                <w:rFonts w:cs="Arial"/>
                <w:sz w:val="18"/>
                <w:szCs w:val="18"/>
              </w:rPr>
              <w:t>High</w:t>
            </w:r>
          </w:p>
          <w:p w14:paraId="01BDC97D" w14:textId="77777777" w:rsidR="00A5011E" w:rsidRPr="00E17651" w:rsidRDefault="00A5011E" w:rsidP="00BA1C70">
            <w:pPr>
              <w:spacing w:before="40" w:after="40"/>
              <w:jc w:val="center"/>
              <w:rPr>
                <w:rFonts w:cs="Arial"/>
                <w:sz w:val="18"/>
                <w:szCs w:val="18"/>
              </w:rPr>
            </w:pPr>
            <w:r w:rsidRPr="00E17651">
              <w:rPr>
                <w:rFonts w:cs="Arial"/>
                <w:sz w:val="18"/>
                <w:szCs w:val="18"/>
              </w:rPr>
              <w:t>(9)</w:t>
            </w:r>
          </w:p>
        </w:tc>
      </w:tr>
      <w:tr w:rsidR="00A5011E" w:rsidRPr="00E17651" w14:paraId="44498F6D" w14:textId="77777777" w:rsidTr="00BA1C70">
        <w:trPr>
          <w:trHeight w:val="860"/>
        </w:trPr>
        <w:tc>
          <w:tcPr>
            <w:tcW w:w="615" w:type="pct"/>
            <w:vAlign w:val="center"/>
          </w:tcPr>
          <w:p w14:paraId="10A6708B" w14:textId="77777777" w:rsidR="00A5011E" w:rsidRPr="00E17651" w:rsidRDefault="00A5011E" w:rsidP="00BA1C70">
            <w:pPr>
              <w:spacing w:before="40" w:after="40"/>
              <w:ind w:right="-62"/>
              <w:jc w:val="center"/>
              <w:rPr>
                <w:rFonts w:cs="Arial"/>
                <w:b/>
                <w:sz w:val="18"/>
                <w:szCs w:val="18"/>
              </w:rPr>
            </w:pPr>
            <w:r w:rsidRPr="00E17651">
              <w:rPr>
                <w:rFonts w:cs="Arial"/>
                <w:b/>
                <w:sz w:val="18"/>
                <w:szCs w:val="18"/>
              </w:rPr>
              <w:t>Medium</w:t>
            </w:r>
          </w:p>
          <w:p w14:paraId="5C382C82" w14:textId="77777777" w:rsidR="00A5011E" w:rsidRPr="00E17651" w:rsidRDefault="00A5011E" w:rsidP="00BA1C70">
            <w:pPr>
              <w:spacing w:before="40" w:after="40"/>
              <w:ind w:right="-62"/>
              <w:jc w:val="center"/>
              <w:rPr>
                <w:rFonts w:cs="Arial"/>
                <w:sz w:val="18"/>
                <w:szCs w:val="18"/>
              </w:rPr>
            </w:pPr>
            <w:r w:rsidRPr="00E17651">
              <w:rPr>
                <w:rFonts w:cs="Arial"/>
                <w:sz w:val="18"/>
                <w:szCs w:val="18"/>
              </w:rPr>
              <w:t>Level of harm</w:t>
            </w:r>
          </w:p>
        </w:tc>
        <w:tc>
          <w:tcPr>
            <w:tcW w:w="2529" w:type="pct"/>
            <w:vAlign w:val="center"/>
          </w:tcPr>
          <w:p w14:paraId="721050EA" w14:textId="77777777" w:rsidR="00A5011E" w:rsidRPr="00E17651" w:rsidRDefault="00A5011E" w:rsidP="00BA1C70">
            <w:pPr>
              <w:spacing w:before="40" w:after="40"/>
              <w:rPr>
                <w:rFonts w:cs="Arial"/>
                <w:sz w:val="18"/>
                <w:szCs w:val="18"/>
              </w:rPr>
            </w:pPr>
            <w:r w:rsidRPr="00E17651">
              <w:rPr>
                <w:rFonts w:cs="Arial"/>
                <w:sz w:val="18"/>
                <w:szCs w:val="18"/>
              </w:rPr>
              <w:t>Actual/Potential temporary disability, MTI or LTI. Structural failure/damage, &gt;1-day outage. On-site environmental discharge/release contained, minor remediation, short-term environmental harm.</w:t>
            </w:r>
          </w:p>
        </w:tc>
        <w:tc>
          <w:tcPr>
            <w:tcW w:w="511" w:type="pct"/>
            <w:vAlign w:val="center"/>
          </w:tcPr>
          <w:p w14:paraId="76FD0B1A" w14:textId="77777777" w:rsidR="00A5011E" w:rsidRPr="00E17651" w:rsidRDefault="00A5011E" w:rsidP="00BA1C70">
            <w:pPr>
              <w:spacing w:before="40" w:after="40"/>
              <w:ind w:left="-101" w:right="-67"/>
              <w:jc w:val="center"/>
              <w:rPr>
                <w:rFonts w:cs="Arial"/>
                <w:sz w:val="18"/>
                <w:szCs w:val="18"/>
              </w:rPr>
            </w:pPr>
            <w:r w:rsidRPr="00E17651">
              <w:rPr>
                <w:rFonts w:cs="Arial"/>
                <w:sz w:val="18"/>
                <w:szCs w:val="18"/>
              </w:rPr>
              <w:t>Moderate (2)</w:t>
            </w:r>
          </w:p>
        </w:tc>
        <w:tc>
          <w:tcPr>
            <w:tcW w:w="448" w:type="pct"/>
            <w:tcBorders>
              <w:bottom w:val="single" w:sz="4" w:space="0" w:color="auto"/>
            </w:tcBorders>
            <w:shd w:val="clear" w:color="auto" w:fill="00FA00"/>
            <w:vAlign w:val="center"/>
          </w:tcPr>
          <w:p w14:paraId="649FEC70" w14:textId="77777777" w:rsidR="00A5011E" w:rsidRPr="00E17651" w:rsidRDefault="00A5011E" w:rsidP="00BA1C70">
            <w:pPr>
              <w:spacing w:before="40" w:after="40"/>
              <w:jc w:val="center"/>
              <w:rPr>
                <w:rFonts w:cs="Arial"/>
                <w:sz w:val="18"/>
                <w:szCs w:val="18"/>
              </w:rPr>
            </w:pPr>
            <w:r w:rsidRPr="00E17651">
              <w:rPr>
                <w:rFonts w:cs="Arial"/>
                <w:sz w:val="18"/>
                <w:szCs w:val="18"/>
              </w:rPr>
              <w:t>Low</w:t>
            </w:r>
          </w:p>
          <w:p w14:paraId="663E7899" w14:textId="77777777" w:rsidR="00A5011E" w:rsidRPr="00E17651" w:rsidRDefault="00A5011E" w:rsidP="00BA1C70">
            <w:pPr>
              <w:spacing w:before="40" w:after="40"/>
              <w:jc w:val="center"/>
              <w:rPr>
                <w:rFonts w:cs="Arial"/>
                <w:sz w:val="18"/>
                <w:szCs w:val="18"/>
              </w:rPr>
            </w:pPr>
            <w:r w:rsidRPr="00E17651">
              <w:rPr>
                <w:rFonts w:cs="Arial"/>
                <w:sz w:val="18"/>
                <w:szCs w:val="18"/>
                <w:shd w:val="clear" w:color="auto" w:fill="00FA00"/>
              </w:rPr>
              <w:t>(2)</w:t>
            </w:r>
          </w:p>
        </w:tc>
        <w:tc>
          <w:tcPr>
            <w:tcW w:w="468" w:type="pct"/>
            <w:tcBorders>
              <w:bottom w:val="single" w:sz="4" w:space="0" w:color="auto"/>
            </w:tcBorders>
            <w:shd w:val="clear" w:color="auto" w:fill="FFFF00"/>
            <w:vAlign w:val="center"/>
          </w:tcPr>
          <w:p w14:paraId="05A585B7" w14:textId="77777777" w:rsidR="00A5011E" w:rsidRPr="00E17651" w:rsidRDefault="00A5011E" w:rsidP="00BA1C70">
            <w:pPr>
              <w:spacing w:before="40" w:after="40"/>
              <w:jc w:val="center"/>
              <w:rPr>
                <w:rFonts w:cs="Arial"/>
                <w:sz w:val="18"/>
                <w:szCs w:val="18"/>
              </w:rPr>
            </w:pPr>
            <w:r w:rsidRPr="00E17651">
              <w:rPr>
                <w:rFonts w:cs="Arial"/>
                <w:sz w:val="18"/>
                <w:szCs w:val="18"/>
              </w:rPr>
              <w:t>Medium</w:t>
            </w:r>
          </w:p>
          <w:p w14:paraId="3A0761D2" w14:textId="77777777" w:rsidR="00A5011E" w:rsidRPr="00E17651" w:rsidRDefault="00A5011E" w:rsidP="00BA1C70">
            <w:pPr>
              <w:spacing w:before="40" w:after="40"/>
              <w:jc w:val="center"/>
              <w:rPr>
                <w:rFonts w:cs="Arial"/>
                <w:sz w:val="18"/>
                <w:szCs w:val="18"/>
              </w:rPr>
            </w:pPr>
            <w:r w:rsidRPr="00E17651">
              <w:rPr>
                <w:rFonts w:cs="Arial"/>
                <w:sz w:val="18"/>
                <w:szCs w:val="18"/>
              </w:rPr>
              <w:t>(4)</w:t>
            </w:r>
          </w:p>
        </w:tc>
        <w:tc>
          <w:tcPr>
            <w:tcW w:w="429" w:type="pct"/>
            <w:shd w:val="clear" w:color="auto" w:fill="FF0000"/>
            <w:vAlign w:val="center"/>
          </w:tcPr>
          <w:p w14:paraId="484092CD" w14:textId="77777777" w:rsidR="00A5011E" w:rsidRPr="00E17651" w:rsidRDefault="00A5011E" w:rsidP="00BA1C70">
            <w:pPr>
              <w:spacing w:before="40" w:after="40"/>
              <w:jc w:val="center"/>
              <w:rPr>
                <w:rFonts w:cs="Arial"/>
                <w:sz w:val="18"/>
                <w:szCs w:val="18"/>
              </w:rPr>
            </w:pPr>
            <w:r w:rsidRPr="00E17651">
              <w:rPr>
                <w:rFonts w:cs="Arial"/>
                <w:sz w:val="18"/>
                <w:szCs w:val="18"/>
              </w:rPr>
              <w:t>High</w:t>
            </w:r>
          </w:p>
          <w:p w14:paraId="704C9052" w14:textId="77777777" w:rsidR="00A5011E" w:rsidRPr="00E17651" w:rsidRDefault="00A5011E" w:rsidP="00BA1C70">
            <w:pPr>
              <w:spacing w:before="40" w:after="40"/>
              <w:jc w:val="center"/>
              <w:rPr>
                <w:rFonts w:cs="Arial"/>
                <w:sz w:val="18"/>
                <w:szCs w:val="18"/>
              </w:rPr>
            </w:pPr>
            <w:r w:rsidRPr="00E17651">
              <w:rPr>
                <w:rFonts w:cs="Arial"/>
                <w:sz w:val="18"/>
                <w:szCs w:val="18"/>
              </w:rPr>
              <w:t>(6)</w:t>
            </w:r>
          </w:p>
        </w:tc>
      </w:tr>
      <w:tr w:rsidR="00A5011E" w:rsidRPr="00E17651" w14:paraId="5579A565" w14:textId="77777777" w:rsidTr="00BA1C70">
        <w:tc>
          <w:tcPr>
            <w:tcW w:w="615" w:type="pct"/>
            <w:tcBorders>
              <w:bottom w:val="single" w:sz="4" w:space="0" w:color="auto"/>
            </w:tcBorders>
            <w:vAlign w:val="center"/>
          </w:tcPr>
          <w:p w14:paraId="55102954" w14:textId="77777777" w:rsidR="00A5011E" w:rsidRPr="00E17651" w:rsidRDefault="00A5011E" w:rsidP="00BA1C70">
            <w:pPr>
              <w:spacing w:before="40" w:after="40"/>
              <w:ind w:right="-62"/>
              <w:jc w:val="center"/>
              <w:rPr>
                <w:rFonts w:cs="Arial"/>
                <w:b/>
                <w:sz w:val="18"/>
                <w:szCs w:val="18"/>
              </w:rPr>
            </w:pPr>
            <w:r w:rsidRPr="00E17651">
              <w:rPr>
                <w:rFonts w:cs="Arial"/>
                <w:b/>
                <w:sz w:val="18"/>
                <w:szCs w:val="18"/>
              </w:rPr>
              <w:t>Low</w:t>
            </w:r>
          </w:p>
          <w:p w14:paraId="680E6876" w14:textId="77777777" w:rsidR="00A5011E" w:rsidRPr="00E17651" w:rsidRDefault="00A5011E" w:rsidP="00BA1C70">
            <w:pPr>
              <w:spacing w:before="40" w:after="40"/>
              <w:ind w:right="-62"/>
              <w:jc w:val="center"/>
              <w:rPr>
                <w:rFonts w:cs="Arial"/>
                <w:sz w:val="18"/>
                <w:szCs w:val="18"/>
              </w:rPr>
            </w:pPr>
            <w:r w:rsidRPr="00E17651">
              <w:rPr>
                <w:rFonts w:cs="Arial"/>
                <w:sz w:val="18"/>
                <w:szCs w:val="18"/>
              </w:rPr>
              <w:t>Level of harm</w:t>
            </w:r>
            <w:r w:rsidRPr="00E17651">
              <w:rPr>
                <w:rFonts w:cs="Arial"/>
                <w:b/>
                <w:sz w:val="18"/>
                <w:szCs w:val="18"/>
              </w:rPr>
              <w:t xml:space="preserve"> </w:t>
            </w:r>
          </w:p>
        </w:tc>
        <w:tc>
          <w:tcPr>
            <w:tcW w:w="2529" w:type="pct"/>
            <w:tcBorders>
              <w:bottom w:val="single" w:sz="4" w:space="0" w:color="auto"/>
            </w:tcBorders>
            <w:vAlign w:val="center"/>
          </w:tcPr>
          <w:p w14:paraId="0BCA54C1" w14:textId="77777777" w:rsidR="00A5011E" w:rsidRPr="00E17651" w:rsidRDefault="00A5011E" w:rsidP="00BA1C70">
            <w:pPr>
              <w:spacing w:before="40" w:after="40"/>
              <w:rPr>
                <w:rFonts w:cs="Arial"/>
                <w:sz w:val="18"/>
                <w:szCs w:val="18"/>
              </w:rPr>
            </w:pPr>
            <w:r w:rsidRPr="00E17651">
              <w:rPr>
                <w:rFonts w:cs="Arial"/>
                <w:sz w:val="18"/>
                <w:szCs w:val="18"/>
              </w:rPr>
              <w:t xml:space="preserve">Incident that has the potential to cause persons to require first aid. Environmental discharge/release immediately contained, minor level clean-up with no </w:t>
            </w:r>
            <w:proofErr w:type="gramStart"/>
            <w:r w:rsidRPr="00E17651">
              <w:rPr>
                <w:rFonts w:cs="Arial"/>
                <w:sz w:val="18"/>
                <w:szCs w:val="18"/>
              </w:rPr>
              <w:t>short term</w:t>
            </w:r>
            <w:proofErr w:type="gramEnd"/>
            <w:r w:rsidRPr="00E17651">
              <w:rPr>
                <w:rFonts w:cs="Arial"/>
                <w:sz w:val="18"/>
                <w:szCs w:val="18"/>
              </w:rPr>
              <w:t xml:space="preserve"> environmental harm.</w:t>
            </w:r>
          </w:p>
        </w:tc>
        <w:tc>
          <w:tcPr>
            <w:tcW w:w="511" w:type="pct"/>
            <w:tcBorders>
              <w:bottom w:val="single" w:sz="4" w:space="0" w:color="auto"/>
            </w:tcBorders>
            <w:vAlign w:val="center"/>
          </w:tcPr>
          <w:p w14:paraId="6C223A71" w14:textId="77777777" w:rsidR="00A5011E" w:rsidRPr="00E17651" w:rsidRDefault="00A5011E" w:rsidP="00BA1C70">
            <w:pPr>
              <w:spacing w:before="40" w:after="40"/>
              <w:ind w:left="-101" w:right="-67"/>
              <w:jc w:val="center"/>
              <w:rPr>
                <w:rFonts w:cs="Arial"/>
                <w:sz w:val="18"/>
                <w:szCs w:val="18"/>
              </w:rPr>
            </w:pPr>
            <w:r w:rsidRPr="00E17651">
              <w:rPr>
                <w:rFonts w:cs="Arial"/>
                <w:sz w:val="18"/>
                <w:szCs w:val="18"/>
              </w:rPr>
              <w:t>Minor (1)</w:t>
            </w:r>
          </w:p>
        </w:tc>
        <w:tc>
          <w:tcPr>
            <w:tcW w:w="448" w:type="pct"/>
            <w:tcBorders>
              <w:bottom w:val="single" w:sz="4" w:space="0" w:color="auto"/>
            </w:tcBorders>
            <w:shd w:val="clear" w:color="auto" w:fill="00FF00"/>
            <w:vAlign w:val="center"/>
          </w:tcPr>
          <w:p w14:paraId="7828E214" w14:textId="77777777" w:rsidR="00A5011E" w:rsidRPr="00E17651" w:rsidRDefault="00A5011E" w:rsidP="00BA1C70">
            <w:pPr>
              <w:spacing w:before="40" w:after="40"/>
              <w:jc w:val="center"/>
              <w:rPr>
                <w:rFonts w:cs="Arial"/>
                <w:sz w:val="18"/>
                <w:szCs w:val="18"/>
              </w:rPr>
            </w:pPr>
            <w:r w:rsidRPr="00E17651">
              <w:rPr>
                <w:rFonts w:cs="Arial"/>
                <w:sz w:val="18"/>
                <w:szCs w:val="18"/>
              </w:rPr>
              <w:t>Low</w:t>
            </w:r>
          </w:p>
          <w:p w14:paraId="53762229" w14:textId="77777777" w:rsidR="00A5011E" w:rsidRPr="00E17651" w:rsidRDefault="00A5011E" w:rsidP="00BA1C70">
            <w:pPr>
              <w:spacing w:before="40" w:after="40"/>
              <w:jc w:val="center"/>
              <w:rPr>
                <w:rFonts w:cs="Arial"/>
                <w:sz w:val="18"/>
                <w:szCs w:val="18"/>
              </w:rPr>
            </w:pPr>
            <w:r w:rsidRPr="00E17651">
              <w:rPr>
                <w:rFonts w:cs="Arial"/>
                <w:sz w:val="18"/>
                <w:szCs w:val="18"/>
              </w:rPr>
              <w:t>(1)</w:t>
            </w:r>
          </w:p>
        </w:tc>
        <w:tc>
          <w:tcPr>
            <w:tcW w:w="468" w:type="pct"/>
            <w:tcBorders>
              <w:bottom w:val="single" w:sz="4" w:space="0" w:color="auto"/>
            </w:tcBorders>
            <w:shd w:val="clear" w:color="auto" w:fill="00FF00"/>
            <w:vAlign w:val="center"/>
          </w:tcPr>
          <w:p w14:paraId="76095356" w14:textId="77777777" w:rsidR="00A5011E" w:rsidRPr="00E17651" w:rsidRDefault="00A5011E" w:rsidP="00BA1C70">
            <w:pPr>
              <w:spacing w:before="40" w:after="40"/>
              <w:jc w:val="center"/>
              <w:rPr>
                <w:rFonts w:cs="Arial"/>
                <w:sz w:val="18"/>
                <w:szCs w:val="18"/>
              </w:rPr>
            </w:pPr>
            <w:r w:rsidRPr="00E17651">
              <w:rPr>
                <w:rFonts w:cs="Arial"/>
                <w:sz w:val="18"/>
                <w:szCs w:val="18"/>
              </w:rPr>
              <w:t>Low</w:t>
            </w:r>
          </w:p>
          <w:p w14:paraId="5ECEFF47" w14:textId="77777777" w:rsidR="00A5011E" w:rsidRPr="00E17651" w:rsidRDefault="00A5011E" w:rsidP="00BA1C70">
            <w:pPr>
              <w:spacing w:before="40" w:after="40"/>
              <w:jc w:val="center"/>
              <w:rPr>
                <w:rFonts w:cs="Arial"/>
                <w:sz w:val="18"/>
                <w:szCs w:val="18"/>
              </w:rPr>
            </w:pPr>
            <w:r w:rsidRPr="00E17651">
              <w:rPr>
                <w:rFonts w:cs="Arial"/>
                <w:sz w:val="18"/>
                <w:szCs w:val="18"/>
              </w:rPr>
              <w:t>(2)</w:t>
            </w:r>
          </w:p>
        </w:tc>
        <w:tc>
          <w:tcPr>
            <w:tcW w:w="429" w:type="pct"/>
            <w:tcBorders>
              <w:bottom w:val="single" w:sz="4" w:space="0" w:color="auto"/>
            </w:tcBorders>
            <w:shd w:val="clear" w:color="auto" w:fill="FFFF00"/>
            <w:vAlign w:val="center"/>
          </w:tcPr>
          <w:p w14:paraId="46243C81" w14:textId="77777777" w:rsidR="00A5011E" w:rsidRPr="00E17651" w:rsidRDefault="00A5011E" w:rsidP="00BA1C70">
            <w:pPr>
              <w:spacing w:before="40" w:after="40"/>
              <w:jc w:val="center"/>
              <w:rPr>
                <w:rFonts w:cs="Arial"/>
                <w:sz w:val="18"/>
                <w:szCs w:val="18"/>
              </w:rPr>
            </w:pPr>
            <w:r w:rsidRPr="00E17651">
              <w:rPr>
                <w:rFonts w:cs="Arial"/>
                <w:sz w:val="18"/>
                <w:szCs w:val="18"/>
              </w:rPr>
              <w:t>Medium</w:t>
            </w:r>
          </w:p>
          <w:p w14:paraId="77320869" w14:textId="77777777" w:rsidR="00A5011E" w:rsidRPr="00E17651" w:rsidRDefault="00A5011E" w:rsidP="00BA1C70">
            <w:pPr>
              <w:spacing w:before="40" w:after="40"/>
              <w:jc w:val="center"/>
              <w:rPr>
                <w:rFonts w:cs="Arial"/>
                <w:sz w:val="18"/>
                <w:szCs w:val="18"/>
              </w:rPr>
            </w:pPr>
            <w:r w:rsidRPr="00E17651">
              <w:rPr>
                <w:rFonts w:cs="Arial"/>
                <w:sz w:val="18"/>
                <w:szCs w:val="18"/>
              </w:rPr>
              <w:t>(3)</w:t>
            </w:r>
          </w:p>
        </w:tc>
      </w:tr>
      <w:tr w:rsidR="00A5011E" w:rsidRPr="00E17651" w14:paraId="47C0C611" w14:textId="77777777" w:rsidTr="00BA1C70">
        <w:trPr>
          <w:trHeight w:val="298"/>
        </w:trPr>
        <w:tc>
          <w:tcPr>
            <w:tcW w:w="615" w:type="pct"/>
            <w:shd w:val="clear" w:color="auto" w:fill="A0A0A0"/>
          </w:tcPr>
          <w:p w14:paraId="36CAFA45" w14:textId="77777777" w:rsidR="00A5011E" w:rsidRPr="00E17651" w:rsidRDefault="00A5011E" w:rsidP="00BA1C70">
            <w:pPr>
              <w:spacing w:before="40" w:after="40"/>
              <w:ind w:right="-62"/>
              <w:jc w:val="center"/>
              <w:rPr>
                <w:rFonts w:cs="Arial"/>
                <w:sz w:val="18"/>
                <w:szCs w:val="18"/>
              </w:rPr>
            </w:pPr>
            <w:r w:rsidRPr="00E17651">
              <w:rPr>
                <w:rFonts w:cs="Arial"/>
                <w:b/>
                <w:sz w:val="18"/>
                <w:szCs w:val="18"/>
              </w:rPr>
              <w:t>Level</w:t>
            </w:r>
          </w:p>
        </w:tc>
        <w:tc>
          <w:tcPr>
            <w:tcW w:w="4385" w:type="pct"/>
            <w:gridSpan w:val="5"/>
            <w:shd w:val="clear" w:color="auto" w:fill="A0A0A0"/>
          </w:tcPr>
          <w:p w14:paraId="23EFF618" w14:textId="77777777" w:rsidR="00A5011E" w:rsidRPr="00E17651" w:rsidRDefault="00A5011E" w:rsidP="00BA1C70">
            <w:pPr>
              <w:spacing w:before="40" w:after="40"/>
              <w:rPr>
                <w:rFonts w:cs="Arial"/>
                <w:b/>
                <w:sz w:val="18"/>
                <w:szCs w:val="18"/>
              </w:rPr>
            </w:pPr>
            <w:r w:rsidRPr="00E17651">
              <w:rPr>
                <w:rFonts w:cs="Arial"/>
                <w:b/>
                <w:sz w:val="18"/>
                <w:szCs w:val="18"/>
              </w:rPr>
              <w:t>Likelihood/Probability</w:t>
            </w:r>
          </w:p>
        </w:tc>
      </w:tr>
      <w:tr w:rsidR="00A5011E" w:rsidRPr="00E17651" w14:paraId="2C022A02" w14:textId="77777777" w:rsidTr="00BA1C70">
        <w:tc>
          <w:tcPr>
            <w:tcW w:w="615" w:type="pct"/>
            <w:vAlign w:val="center"/>
          </w:tcPr>
          <w:p w14:paraId="497B61BA" w14:textId="77777777" w:rsidR="00A5011E" w:rsidRPr="00E17651" w:rsidRDefault="00A5011E" w:rsidP="00BA1C70">
            <w:pPr>
              <w:spacing w:before="40" w:after="40"/>
              <w:ind w:right="-62"/>
              <w:jc w:val="center"/>
              <w:rPr>
                <w:rFonts w:cs="Arial"/>
                <w:sz w:val="18"/>
                <w:szCs w:val="18"/>
              </w:rPr>
            </w:pPr>
            <w:r w:rsidRPr="00E17651">
              <w:rPr>
                <w:rFonts w:cs="Arial"/>
                <w:sz w:val="18"/>
                <w:szCs w:val="18"/>
              </w:rPr>
              <w:t>Almost Certain</w:t>
            </w:r>
          </w:p>
        </w:tc>
        <w:tc>
          <w:tcPr>
            <w:tcW w:w="4385" w:type="pct"/>
            <w:gridSpan w:val="5"/>
          </w:tcPr>
          <w:p w14:paraId="1D60F776" w14:textId="77777777" w:rsidR="00A5011E" w:rsidRPr="00E17651" w:rsidRDefault="00A5011E" w:rsidP="00BA1C70">
            <w:pPr>
              <w:spacing w:before="40" w:after="40"/>
              <w:rPr>
                <w:rFonts w:cs="Arial"/>
                <w:sz w:val="18"/>
                <w:szCs w:val="18"/>
              </w:rPr>
            </w:pPr>
            <w:r w:rsidRPr="00E17651">
              <w:rPr>
                <w:rFonts w:cs="Arial"/>
                <w:sz w:val="18"/>
                <w:szCs w:val="18"/>
              </w:rPr>
              <w:t>Occurs frequently; &gt;66% chance of occurring</w:t>
            </w:r>
          </w:p>
        </w:tc>
      </w:tr>
      <w:tr w:rsidR="00A5011E" w:rsidRPr="00E17651" w14:paraId="560D8096" w14:textId="77777777" w:rsidTr="00BA1C70">
        <w:tc>
          <w:tcPr>
            <w:tcW w:w="615" w:type="pct"/>
            <w:vAlign w:val="center"/>
          </w:tcPr>
          <w:p w14:paraId="6A1254C8" w14:textId="77777777" w:rsidR="00A5011E" w:rsidRPr="00E17651" w:rsidRDefault="00A5011E" w:rsidP="00BA1C70">
            <w:pPr>
              <w:spacing w:before="40" w:after="40"/>
              <w:ind w:right="-62"/>
              <w:jc w:val="center"/>
              <w:rPr>
                <w:rFonts w:cs="Arial"/>
                <w:sz w:val="18"/>
                <w:szCs w:val="18"/>
              </w:rPr>
            </w:pPr>
            <w:r w:rsidRPr="00E17651">
              <w:rPr>
                <w:rFonts w:cs="Arial"/>
                <w:sz w:val="18"/>
                <w:szCs w:val="18"/>
              </w:rPr>
              <w:t>Possible</w:t>
            </w:r>
          </w:p>
        </w:tc>
        <w:tc>
          <w:tcPr>
            <w:tcW w:w="4385" w:type="pct"/>
            <w:gridSpan w:val="5"/>
          </w:tcPr>
          <w:p w14:paraId="5C4B767D" w14:textId="77777777" w:rsidR="00A5011E" w:rsidRPr="00E17651" w:rsidRDefault="00A5011E" w:rsidP="00BA1C70">
            <w:pPr>
              <w:spacing w:before="40" w:after="40"/>
              <w:rPr>
                <w:rFonts w:cs="Arial"/>
                <w:sz w:val="18"/>
                <w:szCs w:val="18"/>
              </w:rPr>
            </w:pPr>
            <w:r w:rsidRPr="00E17651">
              <w:rPr>
                <w:rFonts w:cs="Arial"/>
                <w:sz w:val="18"/>
                <w:szCs w:val="18"/>
              </w:rPr>
              <w:t>Could happen occasionally; &gt;33% but &lt;66% chance of occurring</w:t>
            </w:r>
          </w:p>
        </w:tc>
      </w:tr>
      <w:tr w:rsidR="00A5011E" w:rsidRPr="00E17651" w14:paraId="4F4A3FF1" w14:textId="77777777" w:rsidTr="00BA1C70">
        <w:trPr>
          <w:trHeight w:val="70"/>
        </w:trPr>
        <w:tc>
          <w:tcPr>
            <w:tcW w:w="615" w:type="pct"/>
            <w:tcBorders>
              <w:bottom w:val="single" w:sz="4" w:space="0" w:color="auto"/>
            </w:tcBorders>
            <w:vAlign w:val="center"/>
          </w:tcPr>
          <w:p w14:paraId="5F0AD8E6" w14:textId="77777777" w:rsidR="00A5011E" w:rsidRPr="00E17651" w:rsidRDefault="00A5011E" w:rsidP="00BA1C70">
            <w:pPr>
              <w:spacing w:before="40" w:after="40"/>
              <w:ind w:right="-62"/>
              <w:jc w:val="center"/>
              <w:rPr>
                <w:rFonts w:cs="Arial"/>
                <w:sz w:val="18"/>
                <w:szCs w:val="18"/>
              </w:rPr>
            </w:pPr>
            <w:r w:rsidRPr="00E17651">
              <w:rPr>
                <w:rFonts w:cs="Arial"/>
                <w:sz w:val="18"/>
                <w:szCs w:val="18"/>
              </w:rPr>
              <w:t>Unlikely</w:t>
            </w:r>
          </w:p>
        </w:tc>
        <w:tc>
          <w:tcPr>
            <w:tcW w:w="4385" w:type="pct"/>
            <w:gridSpan w:val="5"/>
            <w:tcBorders>
              <w:bottom w:val="single" w:sz="4" w:space="0" w:color="auto"/>
            </w:tcBorders>
          </w:tcPr>
          <w:p w14:paraId="3E2FEAAA" w14:textId="77777777" w:rsidR="00A5011E" w:rsidRPr="00E17651" w:rsidRDefault="00A5011E" w:rsidP="00BA1C70">
            <w:pPr>
              <w:spacing w:before="40" w:after="40"/>
              <w:rPr>
                <w:rFonts w:cs="Arial"/>
                <w:sz w:val="18"/>
                <w:szCs w:val="18"/>
              </w:rPr>
            </w:pPr>
            <w:r w:rsidRPr="00E17651">
              <w:rPr>
                <w:rFonts w:cs="Arial"/>
                <w:sz w:val="18"/>
                <w:szCs w:val="18"/>
              </w:rPr>
              <w:t>May occur only in exceptional circumstances; &lt;33% chance of occurring</w:t>
            </w:r>
          </w:p>
        </w:tc>
      </w:tr>
      <w:tr w:rsidR="00A5011E" w:rsidRPr="00E17651" w14:paraId="7574E4FC" w14:textId="77777777" w:rsidTr="00BA1C70">
        <w:tc>
          <w:tcPr>
            <w:tcW w:w="615" w:type="pct"/>
            <w:shd w:val="clear" w:color="auto" w:fill="A0A0A0"/>
          </w:tcPr>
          <w:p w14:paraId="6E83E5A0" w14:textId="77777777" w:rsidR="00A5011E" w:rsidRPr="00E17651" w:rsidRDefault="00A5011E" w:rsidP="00BA1C70">
            <w:pPr>
              <w:spacing w:before="40" w:after="40"/>
              <w:ind w:right="-62"/>
              <w:rPr>
                <w:rFonts w:cs="Arial"/>
                <w:b/>
                <w:sz w:val="18"/>
                <w:szCs w:val="18"/>
              </w:rPr>
            </w:pPr>
            <w:r w:rsidRPr="00E17651">
              <w:rPr>
                <w:rFonts w:cs="Arial"/>
                <w:b/>
                <w:sz w:val="18"/>
                <w:szCs w:val="18"/>
              </w:rPr>
              <w:t>Class/Ranking</w:t>
            </w:r>
          </w:p>
        </w:tc>
        <w:tc>
          <w:tcPr>
            <w:tcW w:w="4385" w:type="pct"/>
            <w:gridSpan w:val="5"/>
            <w:shd w:val="clear" w:color="auto" w:fill="A0A0A0"/>
          </w:tcPr>
          <w:p w14:paraId="550D2C9A" w14:textId="77777777" w:rsidR="00A5011E" w:rsidRPr="00E17651" w:rsidRDefault="00A5011E" w:rsidP="00BA1C70">
            <w:pPr>
              <w:spacing w:before="40" w:after="40"/>
              <w:rPr>
                <w:rFonts w:cs="Arial"/>
                <w:b/>
                <w:sz w:val="18"/>
                <w:szCs w:val="18"/>
              </w:rPr>
            </w:pPr>
            <w:r w:rsidRPr="00E17651">
              <w:rPr>
                <w:rFonts w:cs="Arial"/>
                <w:b/>
                <w:sz w:val="18"/>
                <w:szCs w:val="18"/>
              </w:rPr>
              <w:t>Description/Requirements</w:t>
            </w:r>
          </w:p>
        </w:tc>
      </w:tr>
      <w:tr w:rsidR="00A5011E" w:rsidRPr="00E17651" w14:paraId="41B7874A" w14:textId="77777777" w:rsidTr="00BA1C70">
        <w:tc>
          <w:tcPr>
            <w:tcW w:w="615" w:type="pct"/>
            <w:vAlign w:val="center"/>
          </w:tcPr>
          <w:p w14:paraId="20819DF8" w14:textId="77777777" w:rsidR="00A5011E" w:rsidRPr="00E17651" w:rsidRDefault="00A5011E" w:rsidP="00BA1C70">
            <w:pPr>
              <w:spacing w:before="40" w:after="40"/>
              <w:ind w:right="-62"/>
              <w:jc w:val="center"/>
              <w:rPr>
                <w:rFonts w:cs="Arial"/>
                <w:sz w:val="18"/>
                <w:szCs w:val="18"/>
              </w:rPr>
            </w:pPr>
            <w:r w:rsidRPr="00E17651">
              <w:rPr>
                <w:rFonts w:cs="Arial"/>
                <w:sz w:val="18"/>
                <w:szCs w:val="18"/>
              </w:rPr>
              <w:t>High 6, 9</w:t>
            </w:r>
          </w:p>
        </w:tc>
        <w:tc>
          <w:tcPr>
            <w:tcW w:w="4385" w:type="pct"/>
            <w:gridSpan w:val="5"/>
          </w:tcPr>
          <w:p w14:paraId="279607D7" w14:textId="77777777" w:rsidR="00A5011E" w:rsidRPr="00E17651" w:rsidRDefault="00A5011E" w:rsidP="00BA1C70">
            <w:pPr>
              <w:spacing w:before="40" w:after="40"/>
              <w:rPr>
                <w:rFonts w:cs="Arial"/>
                <w:sz w:val="18"/>
                <w:szCs w:val="18"/>
              </w:rPr>
            </w:pPr>
            <w:r w:rsidRPr="00E17651">
              <w:rPr>
                <w:rFonts w:cs="Arial"/>
                <w:sz w:val="18"/>
                <w:szCs w:val="18"/>
              </w:rPr>
              <w:t xml:space="preserve">Stop immediately. Implement permanent preventative controls. </w:t>
            </w:r>
          </w:p>
        </w:tc>
      </w:tr>
      <w:tr w:rsidR="00A5011E" w:rsidRPr="00E17651" w14:paraId="0BAFD1BB" w14:textId="77777777" w:rsidTr="00BA1C70">
        <w:tc>
          <w:tcPr>
            <w:tcW w:w="615" w:type="pct"/>
            <w:vAlign w:val="center"/>
          </w:tcPr>
          <w:p w14:paraId="38CE06F6" w14:textId="77777777" w:rsidR="00A5011E" w:rsidRPr="00E17651" w:rsidRDefault="00A5011E" w:rsidP="00BA1C70">
            <w:pPr>
              <w:spacing w:before="40" w:after="40"/>
              <w:ind w:right="-62"/>
              <w:jc w:val="center"/>
              <w:rPr>
                <w:rFonts w:cs="Arial"/>
                <w:sz w:val="18"/>
                <w:szCs w:val="18"/>
              </w:rPr>
            </w:pPr>
            <w:r w:rsidRPr="00E17651">
              <w:rPr>
                <w:rFonts w:cs="Arial"/>
                <w:sz w:val="18"/>
                <w:szCs w:val="18"/>
              </w:rPr>
              <w:t>Medium 3, 4</w:t>
            </w:r>
          </w:p>
        </w:tc>
        <w:tc>
          <w:tcPr>
            <w:tcW w:w="4385" w:type="pct"/>
            <w:gridSpan w:val="5"/>
          </w:tcPr>
          <w:p w14:paraId="52EDE67B" w14:textId="77777777" w:rsidR="00A5011E" w:rsidRPr="00E17651" w:rsidRDefault="00A5011E" w:rsidP="00BA1C70">
            <w:pPr>
              <w:spacing w:before="40" w:after="40"/>
              <w:rPr>
                <w:rFonts w:cs="Arial"/>
                <w:sz w:val="18"/>
                <w:szCs w:val="18"/>
              </w:rPr>
            </w:pPr>
            <w:r w:rsidRPr="00E17651">
              <w:rPr>
                <w:rFonts w:cs="Arial"/>
                <w:sz w:val="18"/>
                <w:szCs w:val="18"/>
              </w:rPr>
              <w:t>Will require operational planning. Actions will be recorded on a SWI.</w:t>
            </w:r>
          </w:p>
        </w:tc>
      </w:tr>
      <w:tr w:rsidR="00A5011E" w:rsidRPr="00E17651" w14:paraId="35930F51" w14:textId="77777777" w:rsidTr="00BA1C70">
        <w:tc>
          <w:tcPr>
            <w:tcW w:w="615" w:type="pct"/>
            <w:vAlign w:val="center"/>
          </w:tcPr>
          <w:p w14:paraId="730DACA0" w14:textId="77777777" w:rsidR="00A5011E" w:rsidRPr="00E17651" w:rsidRDefault="00A5011E" w:rsidP="00BA1C70">
            <w:pPr>
              <w:spacing w:before="40" w:after="40"/>
              <w:ind w:right="-62"/>
              <w:jc w:val="center"/>
              <w:rPr>
                <w:rFonts w:cs="Arial"/>
                <w:sz w:val="18"/>
                <w:szCs w:val="18"/>
              </w:rPr>
            </w:pPr>
            <w:r w:rsidRPr="00E17651">
              <w:rPr>
                <w:rFonts w:cs="Arial"/>
                <w:sz w:val="18"/>
                <w:szCs w:val="18"/>
              </w:rPr>
              <w:t>Low 1, 2</w:t>
            </w:r>
          </w:p>
        </w:tc>
        <w:tc>
          <w:tcPr>
            <w:tcW w:w="4385" w:type="pct"/>
            <w:gridSpan w:val="5"/>
          </w:tcPr>
          <w:p w14:paraId="6EA47114" w14:textId="77777777" w:rsidR="00A5011E" w:rsidRPr="00E17651" w:rsidRDefault="00A5011E" w:rsidP="00BA1C70">
            <w:pPr>
              <w:spacing w:before="40" w:after="40"/>
              <w:rPr>
                <w:rFonts w:cs="Arial"/>
                <w:sz w:val="18"/>
                <w:szCs w:val="18"/>
              </w:rPr>
            </w:pPr>
            <w:r w:rsidRPr="00E17651">
              <w:rPr>
                <w:rFonts w:cs="Arial"/>
                <w:sz w:val="18"/>
                <w:szCs w:val="18"/>
              </w:rPr>
              <w:t>Will require detailed pre-planning. Actions will be recorded on a SWI. Will require localised control measures.</w:t>
            </w:r>
          </w:p>
        </w:tc>
      </w:tr>
    </w:tbl>
    <w:p w14:paraId="65BF646D" w14:textId="77777777" w:rsidR="00A5011E" w:rsidRPr="00E17651" w:rsidRDefault="00A5011E" w:rsidP="00A5011E">
      <w:pPr>
        <w:rPr>
          <w:rFonts w:cs="Arial"/>
          <w:b/>
          <w:szCs w:val="20"/>
        </w:rPr>
      </w:pPr>
    </w:p>
    <w:p w14:paraId="7A7C86CE" w14:textId="77777777" w:rsidR="00A5011E" w:rsidRPr="00E17651" w:rsidRDefault="00A5011E" w:rsidP="00A5011E">
      <w:pPr>
        <w:widowControl w:val="0"/>
        <w:ind w:left="-113" w:right="-1768"/>
        <w:rPr>
          <w:rFonts w:cs="Arial"/>
          <w:i/>
          <w:iCs/>
          <w:szCs w:val="20"/>
        </w:rPr>
      </w:pPr>
      <w:r w:rsidRPr="00E17651">
        <w:rPr>
          <w:rFonts w:cs="Arial"/>
          <w:szCs w:val="20"/>
        </w:rPr>
        <w:t xml:space="preserve">SWI has been developed using the hierarchy of controls to reduce the risk and likely hood of an incident/injury occurring. The use of </w:t>
      </w:r>
      <w:r w:rsidRPr="00E17651">
        <w:rPr>
          <w:rFonts w:cs="Arial"/>
          <w:i/>
          <w:iCs/>
          <w:szCs w:val="20"/>
        </w:rPr>
        <w:t xml:space="preserve">Elimination, Substitution, </w:t>
      </w:r>
    </w:p>
    <w:p w14:paraId="164C8B8B" w14:textId="77777777" w:rsidR="00A5011E" w:rsidRPr="00E17651" w:rsidRDefault="00A5011E" w:rsidP="00A5011E">
      <w:pPr>
        <w:widowControl w:val="0"/>
        <w:ind w:left="-113" w:right="-1768"/>
        <w:rPr>
          <w:rFonts w:cs="Arial"/>
          <w:szCs w:val="20"/>
        </w:rPr>
      </w:pPr>
      <w:r w:rsidRPr="00E17651">
        <w:rPr>
          <w:rFonts w:cs="Arial"/>
          <w:i/>
          <w:iCs/>
          <w:szCs w:val="20"/>
        </w:rPr>
        <w:t>Engineering/isolation, Administrative and PPE</w:t>
      </w:r>
      <w:r w:rsidRPr="00E17651">
        <w:rPr>
          <w:rFonts w:cs="Arial"/>
          <w:szCs w:val="20"/>
        </w:rPr>
        <w:t xml:space="preserve"> measures will be used in the above order of preference wherever practicable. </w:t>
      </w:r>
    </w:p>
    <w:p w14:paraId="1F629807" w14:textId="18918497" w:rsidR="00F37ADA" w:rsidRDefault="00F37ADA" w:rsidP="00E87AE0">
      <w:pPr>
        <w:rPr>
          <w:rFonts w:cs="Arial"/>
          <w:b/>
          <w:sz w:val="22"/>
          <w:szCs w:val="22"/>
          <w:u w:val="single"/>
        </w:rPr>
      </w:pPr>
    </w:p>
    <w:p w14:paraId="21985166" w14:textId="77777777" w:rsidR="00A5011E" w:rsidRDefault="00A5011E" w:rsidP="00E87AE0">
      <w:pPr>
        <w:rPr>
          <w:rFonts w:cs="Arial"/>
          <w:b/>
          <w:sz w:val="22"/>
          <w:szCs w:val="22"/>
          <w:u w:val="single"/>
        </w:rPr>
      </w:pPr>
    </w:p>
    <w:p w14:paraId="23EADF0A" w14:textId="77777777" w:rsidR="00CF7D61" w:rsidRDefault="00CF7D61" w:rsidP="00E87AE0">
      <w:pPr>
        <w:rPr>
          <w:rFonts w:cs="Arial"/>
          <w:b/>
          <w:sz w:val="22"/>
          <w:szCs w:val="22"/>
          <w:u w:val="single"/>
        </w:rPr>
      </w:pPr>
    </w:p>
    <w:p w14:paraId="047B53B6" w14:textId="5B7B0EB8" w:rsidR="00CF7D61" w:rsidRDefault="00CF7D61" w:rsidP="00E87AE0">
      <w:pPr>
        <w:rPr>
          <w:rFonts w:cs="Arial"/>
          <w:b/>
          <w:sz w:val="22"/>
          <w:szCs w:val="22"/>
          <w:u w:val="single"/>
        </w:rPr>
      </w:pPr>
    </w:p>
    <w:p w14:paraId="1AF09890" w14:textId="1B199F7C" w:rsidR="00294E91" w:rsidRDefault="00294E91" w:rsidP="00E87AE0">
      <w:pPr>
        <w:rPr>
          <w:rFonts w:cs="Arial"/>
          <w:b/>
          <w:sz w:val="22"/>
          <w:szCs w:val="22"/>
          <w:u w:val="single"/>
        </w:rPr>
      </w:pPr>
    </w:p>
    <w:p w14:paraId="4108235A" w14:textId="77777777" w:rsidR="00294E91" w:rsidRDefault="00294E91" w:rsidP="00E87AE0">
      <w:pPr>
        <w:rPr>
          <w:rFonts w:cs="Arial"/>
          <w:b/>
          <w:sz w:val="22"/>
          <w:szCs w:val="22"/>
          <w:u w:val="single"/>
        </w:rPr>
      </w:pPr>
    </w:p>
    <w:p w14:paraId="0A470EC3" w14:textId="5845EFA8" w:rsidR="00CF7D61" w:rsidRDefault="00CF7D61" w:rsidP="00E87AE0">
      <w:pPr>
        <w:rPr>
          <w:rFonts w:cs="Arial"/>
          <w:b/>
          <w:sz w:val="22"/>
          <w:szCs w:val="22"/>
          <w:u w:val="single"/>
        </w:rPr>
      </w:pPr>
    </w:p>
    <w:p w14:paraId="0E07DA06" w14:textId="77777777" w:rsidR="007D43F3" w:rsidRDefault="007D43F3" w:rsidP="00E87AE0">
      <w:pPr>
        <w:rPr>
          <w:rFonts w:cs="Arial"/>
          <w:b/>
          <w:sz w:val="22"/>
          <w:szCs w:val="22"/>
          <w:u w:val="single"/>
        </w:rPr>
      </w:pPr>
    </w:p>
    <w:p w14:paraId="630E17AB" w14:textId="77777777" w:rsidR="00CF7D61" w:rsidRDefault="00CF7D61" w:rsidP="00E87AE0">
      <w:pPr>
        <w:rPr>
          <w:rFonts w:cs="Arial"/>
          <w:b/>
          <w:sz w:val="22"/>
          <w:szCs w:val="22"/>
          <w:u w:val="single"/>
        </w:rPr>
      </w:pPr>
    </w:p>
    <w:p w14:paraId="2EAEEA3E" w14:textId="77777777" w:rsidR="00CF7D61" w:rsidRDefault="00CF7D61" w:rsidP="00E87AE0">
      <w:pPr>
        <w:rPr>
          <w:rFonts w:cs="Arial"/>
          <w:b/>
          <w:sz w:val="22"/>
          <w:szCs w:val="22"/>
          <w:u w:val="single"/>
        </w:rPr>
      </w:pPr>
    </w:p>
    <w:p w14:paraId="4BAE7016" w14:textId="77777777" w:rsidR="00B87F36" w:rsidRDefault="00B87F36" w:rsidP="00E87AE0">
      <w:pPr>
        <w:rPr>
          <w:rFonts w:cs="Arial"/>
          <w:b/>
          <w:sz w:val="22"/>
          <w:szCs w:val="22"/>
          <w:u w:val="single"/>
        </w:rPr>
      </w:pPr>
    </w:p>
    <w:p w14:paraId="32079BA4" w14:textId="77777777" w:rsidR="00A5011E" w:rsidRPr="00E17651" w:rsidRDefault="00A5011E" w:rsidP="00A5011E">
      <w:pPr>
        <w:ind w:left="-113"/>
        <w:rPr>
          <w:rFonts w:cs="Arial"/>
          <w:b/>
          <w:sz w:val="22"/>
          <w:szCs w:val="22"/>
          <w:u w:val="single"/>
        </w:rPr>
      </w:pPr>
      <w:r w:rsidRPr="00E17651">
        <w:rPr>
          <w:rFonts w:cs="Arial"/>
          <w:b/>
          <w:sz w:val="22"/>
          <w:szCs w:val="22"/>
          <w:u w:val="single"/>
        </w:rPr>
        <w:lastRenderedPageBreak/>
        <w:t>Induction confirmation:</w:t>
      </w:r>
    </w:p>
    <w:p w14:paraId="68EAC1CF" w14:textId="77777777" w:rsidR="00A5011E" w:rsidRPr="00E17651" w:rsidRDefault="00A5011E" w:rsidP="00A5011E">
      <w:pPr>
        <w:ind w:left="-113"/>
        <w:rPr>
          <w:rFonts w:cs="Arial"/>
          <w:b/>
          <w:sz w:val="22"/>
          <w:szCs w:val="22"/>
          <w:u w:val="single"/>
        </w:rPr>
      </w:pPr>
    </w:p>
    <w:p w14:paraId="111A1D3C" w14:textId="77777777" w:rsidR="00A5011E" w:rsidRPr="00E17651" w:rsidRDefault="00A5011E" w:rsidP="00A5011E">
      <w:pPr>
        <w:ind w:left="-113"/>
        <w:rPr>
          <w:rFonts w:cs="Arial"/>
          <w:sz w:val="22"/>
          <w:szCs w:val="22"/>
        </w:rPr>
      </w:pPr>
      <w:r w:rsidRPr="00E17651">
        <w:rPr>
          <w:rFonts w:cs="Arial"/>
          <w:sz w:val="22"/>
          <w:szCs w:val="22"/>
        </w:rPr>
        <w:t>This SWI has been developed in consultation with the workers and has been read and signed by all workers involved in this activity. I note that I have read and understood the above safe work instruction and will ensure work is completed accordingly.</w:t>
      </w:r>
    </w:p>
    <w:p w14:paraId="1939B3DD" w14:textId="77777777" w:rsidR="00E87AE0" w:rsidRPr="00967416" w:rsidRDefault="00E87AE0" w:rsidP="00E87AE0">
      <w:pPr>
        <w:ind w:firstLine="720"/>
        <w:rPr>
          <w:rFonts w:cs="Arial"/>
          <w:szCs w:val="20"/>
        </w:rPr>
      </w:pPr>
    </w:p>
    <w:tbl>
      <w:tblPr>
        <w:tblW w:w="5000" w:type="pct"/>
        <w:tblLook w:val="01E0" w:firstRow="1" w:lastRow="1" w:firstColumn="1" w:lastColumn="1" w:noHBand="0" w:noVBand="0"/>
      </w:tblPr>
      <w:tblGrid>
        <w:gridCol w:w="1356"/>
        <w:gridCol w:w="6183"/>
        <w:gridCol w:w="6681"/>
      </w:tblGrid>
      <w:tr w:rsidR="00B116CA" w:rsidRPr="007416D1" w14:paraId="7215E5B8" w14:textId="77777777" w:rsidTr="00530490">
        <w:trPr>
          <w:trHeight w:val="454"/>
          <w:tblHeader/>
        </w:trPr>
        <w:tc>
          <w:tcPr>
            <w:tcW w:w="477" w:type="pct"/>
            <w:tcBorders>
              <w:top w:val="single" w:sz="4" w:space="0" w:color="auto"/>
              <w:left w:val="single" w:sz="4" w:space="0" w:color="auto"/>
              <w:bottom w:val="single" w:sz="4" w:space="0" w:color="auto"/>
              <w:right w:val="single" w:sz="4" w:space="0" w:color="auto"/>
            </w:tcBorders>
            <w:vAlign w:val="center"/>
          </w:tcPr>
          <w:p w14:paraId="782053B6" w14:textId="77777777" w:rsidR="00B116CA" w:rsidRPr="006E1DCC" w:rsidRDefault="00B116CA" w:rsidP="00530490">
            <w:pPr>
              <w:rPr>
                <w:rFonts w:cs="Arial"/>
                <w:b/>
                <w:bCs/>
                <w:szCs w:val="20"/>
              </w:rPr>
            </w:pPr>
            <w:r w:rsidRPr="006E1DCC">
              <w:rPr>
                <w:rFonts w:cs="Arial"/>
                <w:b/>
                <w:bCs/>
                <w:szCs w:val="20"/>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0B386EF9" w14:textId="77777777" w:rsidR="00B116CA" w:rsidRPr="006E1DCC" w:rsidRDefault="00B116CA" w:rsidP="00530490">
            <w:pPr>
              <w:rPr>
                <w:rFonts w:cs="Arial"/>
                <w:b/>
                <w:bCs/>
                <w:szCs w:val="20"/>
              </w:rPr>
            </w:pPr>
            <w:r w:rsidRPr="006E1DCC">
              <w:rPr>
                <w:rFonts w:cs="Arial"/>
                <w:b/>
                <w:bCs/>
                <w:szCs w:val="20"/>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0F05F1B2" w14:textId="77777777" w:rsidR="00B116CA" w:rsidRPr="006E1DCC" w:rsidRDefault="00B116CA" w:rsidP="00530490">
            <w:pPr>
              <w:rPr>
                <w:rFonts w:cs="Arial"/>
                <w:b/>
                <w:bCs/>
                <w:szCs w:val="20"/>
              </w:rPr>
            </w:pPr>
            <w:r w:rsidRPr="006E1DCC">
              <w:rPr>
                <w:rFonts w:cs="Arial"/>
                <w:b/>
                <w:bCs/>
                <w:szCs w:val="20"/>
              </w:rPr>
              <w:t>Signature:</w:t>
            </w:r>
          </w:p>
        </w:tc>
      </w:tr>
      <w:tr w:rsidR="00B116CA" w:rsidRPr="007416D1" w14:paraId="0B378574"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D1ABC8E" w14:textId="77777777" w:rsidR="00B116CA" w:rsidRPr="007416D1"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15C05F0B" w14:textId="77777777" w:rsidR="00B116CA" w:rsidRPr="007416D1"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100AD91A" w14:textId="77777777" w:rsidR="00B116CA" w:rsidRPr="007416D1" w:rsidRDefault="00B116CA" w:rsidP="00530490">
            <w:pPr>
              <w:rPr>
                <w:rFonts w:cs="Arial"/>
                <w:b/>
                <w:bCs/>
                <w:sz w:val="16"/>
                <w:szCs w:val="16"/>
              </w:rPr>
            </w:pPr>
          </w:p>
        </w:tc>
      </w:tr>
      <w:tr w:rsidR="00B116CA" w:rsidRPr="007416D1" w14:paraId="0A9A0A2F"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C075FCC" w14:textId="77777777" w:rsidR="00B116CA" w:rsidRPr="007416D1"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1F2F8D6" w14:textId="77777777" w:rsidR="00B116CA" w:rsidRPr="007416D1"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114120F5" w14:textId="77777777" w:rsidR="00B116CA" w:rsidRPr="007416D1" w:rsidRDefault="00B116CA" w:rsidP="00530490">
            <w:pPr>
              <w:rPr>
                <w:rFonts w:cs="Arial"/>
                <w:b/>
                <w:bCs/>
                <w:sz w:val="16"/>
                <w:szCs w:val="16"/>
              </w:rPr>
            </w:pPr>
          </w:p>
        </w:tc>
      </w:tr>
      <w:tr w:rsidR="00B116CA" w:rsidRPr="007416D1" w14:paraId="3CAAFCA4"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28562DF" w14:textId="77777777" w:rsidR="00B116CA" w:rsidRPr="007416D1"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22EEEE2" w14:textId="77777777" w:rsidR="00B116CA" w:rsidRPr="007416D1"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3D8F4731" w14:textId="77777777" w:rsidR="00B116CA" w:rsidRPr="007416D1" w:rsidRDefault="00B116CA" w:rsidP="00530490">
            <w:pPr>
              <w:rPr>
                <w:rFonts w:cs="Arial"/>
                <w:b/>
                <w:bCs/>
                <w:sz w:val="16"/>
                <w:szCs w:val="16"/>
              </w:rPr>
            </w:pPr>
          </w:p>
        </w:tc>
      </w:tr>
      <w:tr w:rsidR="00B116CA" w:rsidRPr="007416D1" w14:paraId="3A128C97"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6AAF141" w14:textId="77777777" w:rsidR="00B116CA" w:rsidRPr="007416D1"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6F5FDA3" w14:textId="77777777" w:rsidR="00B116CA" w:rsidRPr="007416D1"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6104ACF" w14:textId="77777777" w:rsidR="00B116CA" w:rsidRPr="007416D1" w:rsidRDefault="00B116CA" w:rsidP="00530490">
            <w:pPr>
              <w:rPr>
                <w:rFonts w:cs="Arial"/>
                <w:b/>
                <w:bCs/>
                <w:sz w:val="16"/>
                <w:szCs w:val="16"/>
              </w:rPr>
            </w:pPr>
          </w:p>
        </w:tc>
      </w:tr>
      <w:tr w:rsidR="00B116CA" w:rsidRPr="007416D1" w14:paraId="0BC4E784"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4A848D4" w14:textId="77777777" w:rsidR="00B116CA" w:rsidRPr="007416D1"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6FEF442" w14:textId="77777777" w:rsidR="00B116CA" w:rsidRPr="007416D1"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2DED82EF" w14:textId="77777777" w:rsidR="00B116CA" w:rsidRPr="007416D1" w:rsidRDefault="00B116CA" w:rsidP="00530490">
            <w:pPr>
              <w:rPr>
                <w:rFonts w:cs="Arial"/>
                <w:b/>
                <w:bCs/>
                <w:sz w:val="16"/>
                <w:szCs w:val="16"/>
              </w:rPr>
            </w:pPr>
          </w:p>
        </w:tc>
      </w:tr>
      <w:tr w:rsidR="00B116CA" w:rsidRPr="007416D1" w14:paraId="4A335B82"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BF25A85" w14:textId="77777777" w:rsidR="00B116CA" w:rsidRPr="007416D1"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3B875032" w14:textId="77777777" w:rsidR="00B116CA" w:rsidRPr="007416D1"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511C6AA0" w14:textId="77777777" w:rsidR="00B116CA" w:rsidRPr="007416D1" w:rsidRDefault="00B116CA" w:rsidP="00530490">
            <w:pPr>
              <w:rPr>
                <w:rFonts w:cs="Arial"/>
                <w:b/>
                <w:bCs/>
                <w:sz w:val="16"/>
                <w:szCs w:val="16"/>
              </w:rPr>
            </w:pPr>
          </w:p>
        </w:tc>
      </w:tr>
      <w:tr w:rsidR="00B116CA" w:rsidRPr="007416D1" w14:paraId="28B21FA8"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F4A6CD5" w14:textId="77777777" w:rsidR="00B116CA" w:rsidRPr="007416D1"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553E02B7" w14:textId="77777777" w:rsidR="00B116CA" w:rsidRPr="007416D1"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46FB106E" w14:textId="77777777" w:rsidR="00B116CA" w:rsidRPr="007416D1" w:rsidRDefault="00B116CA" w:rsidP="00530490">
            <w:pPr>
              <w:rPr>
                <w:rFonts w:cs="Arial"/>
                <w:b/>
                <w:bCs/>
                <w:sz w:val="16"/>
                <w:szCs w:val="16"/>
              </w:rPr>
            </w:pPr>
          </w:p>
        </w:tc>
      </w:tr>
      <w:tr w:rsidR="00B116CA" w:rsidRPr="007416D1" w14:paraId="3F95A9CE"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47545C0" w14:textId="77777777" w:rsidR="00B116CA" w:rsidRPr="007416D1"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3201A8CC" w14:textId="77777777" w:rsidR="00B116CA" w:rsidRPr="007416D1"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4B56FFB" w14:textId="77777777" w:rsidR="00B116CA" w:rsidRPr="007416D1" w:rsidRDefault="00B116CA" w:rsidP="00530490">
            <w:pPr>
              <w:rPr>
                <w:rFonts w:cs="Arial"/>
                <w:b/>
                <w:bCs/>
                <w:sz w:val="16"/>
                <w:szCs w:val="16"/>
              </w:rPr>
            </w:pPr>
          </w:p>
        </w:tc>
      </w:tr>
      <w:tr w:rsidR="00B116CA" w:rsidRPr="007416D1" w14:paraId="7F7FC6DF"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BA01176" w14:textId="77777777" w:rsidR="00B116CA" w:rsidRPr="007416D1"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6CABC99" w14:textId="77777777" w:rsidR="00B116CA" w:rsidRPr="007416D1"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5AB2269A" w14:textId="77777777" w:rsidR="00B116CA" w:rsidRPr="007416D1" w:rsidRDefault="00B116CA" w:rsidP="00530490">
            <w:pPr>
              <w:rPr>
                <w:rFonts w:cs="Arial"/>
                <w:b/>
                <w:bCs/>
                <w:sz w:val="16"/>
                <w:szCs w:val="16"/>
              </w:rPr>
            </w:pPr>
          </w:p>
        </w:tc>
      </w:tr>
      <w:tr w:rsidR="00B116CA" w:rsidRPr="007416D1" w14:paraId="0353D331"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3FD4C8D" w14:textId="77777777" w:rsidR="00B116CA" w:rsidRPr="007416D1"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076E9AA9" w14:textId="77777777" w:rsidR="00B116CA" w:rsidRPr="007416D1"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39300C47" w14:textId="77777777" w:rsidR="00B116CA" w:rsidRPr="007416D1" w:rsidRDefault="00B116CA" w:rsidP="00530490">
            <w:pPr>
              <w:rPr>
                <w:rFonts w:cs="Arial"/>
                <w:b/>
                <w:bCs/>
                <w:sz w:val="16"/>
                <w:szCs w:val="16"/>
              </w:rPr>
            </w:pPr>
          </w:p>
        </w:tc>
      </w:tr>
      <w:tr w:rsidR="00B116CA" w:rsidRPr="007416D1" w14:paraId="13034886"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1D9B8A5" w14:textId="77777777" w:rsidR="00B116CA" w:rsidRPr="007416D1"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588D7479" w14:textId="77777777" w:rsidR="00B116CA" w:rsidRPr="007416D1"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45BA3154" w14:textId="77777777" w:rsidR="00B116CA" w:rsidRPr="007416D1" w:rsidRDefault="00B116CA" w:rsidP="00530490">
            <w:pPr>
              <w:rPr>
                <w:rFonts w:cs="Arial"/>
                <w:b/>
                <w:bCs/>
                <w:sz w:val="16"/>
                <w:szCs w:val="16"/>
              </w:rPr>
            </w:pPr>
          </w:p>
        </w:tc>
      </w:tr>
      <w:tr w:rsidR="00B116CA" w:rsidRPr="007416D1" w14:paraId="30266AD6"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001EA77" w14:textId="77777777" w:rsidR="00B116CA" w:rsidRPr="007416D1"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48C8A08" w14:textId="77777777" w:rsidR="00B116CA" w:rsidRPr="007416D1"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7E983496" w14:textId="77777777" w:rsidR="00B116CA" w:rsidRPr="007416D1" w:rsidRDefault="00B116CA" w:rsidP="00530490">
            <w:pPr>
              <w:rPr>
                <w:rFonts w:cs="Arial"/>
                <w:b/>
                <w:bCs/>
                <w:sz w:val="16"/>
                <w:szCs w:val="16"/>
              </w:rPr>
            </w:pPr>
          </w:p>
        </w:tc>
      </w:tr>
      <w:tr w:rsidR="00B116CA" w:rsidRPr="007416D1" w14:paraId="7415D5FF"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CDD4F76" w14:textId="77777777" w:rsidR="00B116CA" w:rsidRPr="007416D1"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13E32CA" w14:textId="77777777" w:rsidR="00B116CA"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2A2F4FD1" w14:textId="77777777" w:rsidR="00B116CA" w:rsidRPr="007416D1" w:rsidRDefault="00B116CA" w:rsidP="00530490">
            <w:pPr>
              <w:rPr>
                <w:rFonts w:cs="Arial"/>
                <w:b/>
                <w:bCs/>
                <w:sz w:val="16"/>
                <w:szCs w:val="16"/>
              </w:rPr>
            </w:pPr>
          </w:p>
        </w:tc>
      </w:tr>
      <w:tr w:rsidR="00B116CA" w:rsidRPr="007416D1" w14:paraId="7EFADCAE"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4BF8603" w14:textId="77777777" w:rsidR="00B116CA" w:rsidRDefault="00B116CA" w:rsidP="00530490">
            <w:pPr>
              <w:rPr>
                <w:rFonts w:cs="Arial"/>
                <w:bCs/>
                <w:sz w:val="16"/>
                <w:szCs w:val="16"/>
              </w:rPr>
            </w:pPr>
          </w:p>
          <w:p w14:paraId="4284C3A2" w14:textId="77777777" w:rsidR="00B116CA" w:rsidRPr="007416D1"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A51ED92" w14:textId="77777777" w:rsidR="00B116CA"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3414046F" w14:textId="77777777" w:rsidR="00B116CA" w:rsidRPr="007416D1" w:rsidRDefault="00B116CA" w:rsidP="00530490">
            <w:pPr>
              <w:rPr>
                <w:rFonts w:cs="Arial"/>
                <w:b/>
                <w:bCs/>
                <w:sz w:val="16"/>
                <w:szCs w:val="16"/>
              </w:rPr>
            </w:pPr>
          </w:p>
        </w:tc>
      </w:tr>
      <w:tr w:rsidR="00B116CA" w:rsidRPr="007416D1" w14:paraId="6D483EB3"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8F0EE8D" w14:textId="77777777" w:rsidR="00B116CA"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4DFC946D" w14:textId="77777777" w:rsidR="00B116CA"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6DD70784" w14:textId="77777777" w:rsidR="00B116CA" w:rsidRPr="007416D1" w:rsidRDefault="00B116CA" w:rsidP="00530490">
            <w:pPr>
              <w:rPr>
                <w:rFonts w:cs="Arial"/>
                <w:b/>
                <w:bCs/>
                <w:sz w:val="16"/>
                <w:szCs w:val="16"/>
              </w:rPr>
            </w:pPr>
          </w:p>
        </w:tc>
      </w:tr>
      <w:tr w:rsidR="00B116CA" w:rsidRPr="007416D1" w14:paraId="0E2EA8EB"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79A3AAA" w14:textId="77777777" w:rsidR="00B116CA"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42C932F2" w14:textId="77777777" w:rsidR="00B116CA"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3BB447AE" w14:textId="77777777" w:rsidR="00B116CA" w:rsidRPr="007416D1" w:rsidRDefault="00B116CA" w:rsidP="00530490">
            <w:pPr>
              <w:rPr>
                <w:rFonts w:cs="Arial"/>
                <w:b/>
                <w:bCs/>
                <w:sz w:val="16"/>
                <w:szCs w:val="16"/>
              </w:rPr>
            </w:pPr>
          </w:p>
        </w:tc>
      </w:tr>
      <w:tr w:rsidR="00B116CA" w:rsidRPr="007416D1" w14:paraId="12EB19F1"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F12F685" w14:textId="77777777" w:rsidR="00B116CA" w:rsidRDefault="00B116CA" w:rsidP="00530490">
            <w:pPr>
              <w:rPr>
                <w:rFonts w:cs="Arial"/>
                <w:bCs/>
                <w:sz w:val="16"/>
                <w:szCs w:val="16"/>
              </w:rPr>
            </w:pPr>
          </w:p>
          <w:p w14:paraId="05881A2C" w14:textId="77777777" w:rsidR="00B116CA"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5160B2E5" w14:textId="77777777" w:rsidR="00B116CA"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5BBDBC7" w14:textId="77777777" w:rsidR="00B116CA" w:rsidRPr="007416D1" w:rsidRDefault="00B116CA" w:rsidP="00530490">
            <w:pPr>
              <w:rPr>
                <w:rFonts w:cs="Arial"/>
                <w:b/>
                <w:bCs/>
                <w:sz w:val="16"/>
                <w:szCs w:val="16"/>
              </w:rPr>
            </w:pPr>
          </w:p>
        </w:tc>
      </w:tr>
      <w:tr w:rsidR="00B116CA" w:rsidRPr="007416D1" w14:paraId="641592FD"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04EF250" w14:textId="77777777" w:rsidR="00B116CA"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4FB2D701" w14:textId="77777777" w:rsidR="00B116CA"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1AEF2971" w14:textId="77777777" w:rsidR="00B116CA" w:rsidRPr="007416D1" w:rsidRDefault="00B116CA" w:rsidP="00530490">
            <w:pPr>
              <w:rPr>
                <w:rFonts w:cs="Arial"/>
                <w:b/>
                <w:bCs/>
                <w:sz w:val="16"/>
                <w:szCs w:val="16"/>
              </w:rPr>
            </w:pPr>
          </w:p>
        </w:tc>
      </w:tr>
      <w:tr w:rsidR="00B116CA" w:rsidRPr="007416D1" w14:paraId="51EFFC71"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AB4E3EE" w14:textId="77777777" w:rsidR="00B116CA"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898EA23" w14:textId="77777777" w:rsidR="00B116CA"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1D5B4843" w14:textId="77777777" w:rsidR="00B116CA" w:rsidRPr="007416D1" w:rsidRDefault="00B116CA" w:rsidP="00530490">
            <w:pPr>
              <w:rPr>
                <w:rFonts w:cs="Arial"/>
                <w:b/>
                <w:bCs/>
                <w:sz w:val="16"/>
                <w:szCs w:val="16"/>
              </w:rPr>
            </w:pPr>
          </w:p>
        </w:tc>
      </w:tr>
      <w:tr w:rsidR="00B116CA" w:rsidRPr="007416D1" w14:paraId="1706F6B6"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EB46D8A" w14:textId="77777777" w:rsidR="00B116CA"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ADB35F3" w14:textId="77777777" w:rsidR="00B116CA"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76B19DFD" w14:textId="77777777" w:rsidR="00B116CA" w:rsidRPr="007416D1" w:rsidRDefault="00B116CA" w:rsidP="00530490">
            <w:pPr>
              <w:rPr>
                <w:rFonts w:cs="Arial"/>
                <w:b/>
                <w:bCs/>
                <w:sz w:val="16"/>
                <w:szCs w:val="16"/>
              </w:rPr>
            </w:pPr>
          </w:p>
        </w:tc>
      </w:tr>
      <w:tr w:rsidR="00B116CA" w:rsidRPr="007416D1" w14:paraId="246631CB"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1336B14" w14:textId="77777777" w:rsidR="00B116CA"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C9F9244" w14:textId="77777777" w:rsidR="00B116CA"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0BB16CC" w14:textId="77777777" w:rsidR="00B116CA" w:rsidRPr="007416D1" w:rsidRDefault="00B116CA" w:rsidP="00530490">
            <w:pPr>
              <w:rPr>
                <w:rFonts w:cs="Arial"/>
                <w:b/>
                <w:bCs/>
                <w:sz w:val="16"/>
                <w:szCs w:val="16"/>
              </w:rPr>
            </w:pPr>
          </w:p>
        </w:tc>
      </w:tr>
      <w:tr w:rsidR="00B116CA" w:rsidRPr="007416D1" w14:paraId="43C6662F"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F90F1E0" w14:textId="77777777" w:rsidR="00B116CA"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69C2A1D" w14:textId="77777777" w:rsidR="00B116CA"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60089198" w14:textId="77777777" w:rsidR="00B116CA" w:rsidRPr="007416D1" w:rsidRDefault="00B116CA" w:rsidP="00530490">
            <w:pPr>
              <w:rPr>
                <w:rFonts w:cs="Arial"/>
                <w:b/>
                <w:bCs/>
                <w:sz w:val="16"/>
                <w:szCs w:val="16"/>
              </w:rPr>
            </w:pPr>
          </w:p>
        </w:tc>
      </w:tr>
      <w:tr w:rsidR="00B116CA" w:rsidRPr="007416D1" w14:paraId="4650F6C3"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D4AFD7B" w14:textId="77777777" w:rsidR="00B116CA"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30EB1A72" w14:textId="77777777" w:rsidR="00B116CA"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46625B2F" w14:textId="77777777" w:rsidR="00B116CA" w:rsidRPr="007416D1" w:rsidRDefault="00B116CA" w:rsidP="00530490">
            <w:pPr>
              <w:rPr>
                <w:rFonts w:cs="Arial"/>
                <w:b/>
                <w:bCs/>
                <w:sz w:val="16"/>
                <w:szCs w:val="16"/>
              </w:rPr>
            </w:pPr>
          </w:p>
        </w:tc>
      </w:tr>
      <w:tr w:rsidR="00B116CA" w:rsidRPr="007416D1" w14:paraId="78AE8EC1"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B1764C4" w14:textId="77777777" w:rsidR="00B116CA"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3B818972" w14:textId="77777777" w:rsidR="00B116CA"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7382B6DF" w14:textId="77777777" w:rsidR="00B116CA" w:rsidRPr="007416D1" w:rsidRDefault="00B116CA" w:rsidP="00530490">
            <w:pPr>
              <w:rPr>
                <w:rFonts w:cs="Arial"/>
                <w:b/>
                <w:bCs/>
                <w:sz w:val="16"/>
                <w:szCs w:val="16"/>
              </w:rPr>
            </w:pPr>
          </w:p>
        </w:tc>
      </w:tr>
      <w:tr w:rsidR="00B116CA" w:rsidRPr="007416D1" w14:paraId="26787100"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BA78B28" w14:textId="77777777" w:rsidR="00B116CA"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45925FE9" w14:textId="77777777" w:rsidR="00B116CA"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1B765A71" w14:textId="77777777" w:rsidR="00B116CA" w:rsidRPr="007416D1" w:rsidRDefault="00B116CA" w:rsidP="00530490">
            <w:pPr>
              <w:rPr>
                <w:rFonts w:cs="Arial"/>
                <w:b/>
                <w:bCs/>
                <w:sz w:val="16"/>
                <w:szCs w:val="16"/>
              </w:rPr>
            </w:pPr>
          </w:p>
        </w:tc>
      </w:tr>
      <w:tr w:rsidR="00B116CA" w:rsidRPr="007416D1" w14:paraId="45B63200"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593DF91" w14:textId="77777777" w:rsidR="00B116CA"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44F4C452" w14:textId="77777777" w:rsidR="00B116CA"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7D1C675C" w14:textId="77777777" w:rsidR="00B116CA" w:rsidRPr="007416D1" w:rsidRDefault="00B116CA" w:rsidP="00530490">
            <w:pPr>
              <w:rPr>
                <w:rFonts w:cs="Arial"/>
                <w:b/>
                <w:bCs/>
                <w:sz w:val="16"/>
                <w:szCs w:val="16"/>
              </w:rPr>
            </w:pPr>
          </w:p>
        </w:tc>
      </w:tr>
      <w:tr w:rsidR="00B116CA" w:rsidRPr="007416D1" w14:paraId="5549F326"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9A91452" w14:textId="77777777" w:rsidR="00B116CA"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67D8453" w14:textId="77777777" w:rsidR="00B116CA"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784A4BC6" w14:textId="77777777" w:rsidR="00B116CA" w:rsidRPr="007416D1" w:rsidRDefault="00B116CA" w:rsidP="00530490">
            <w:pPr>
              <w:rPr>
                <w:rFonts w:cs="Arial"/>
                <w:b/>
                <w:bCs/>
                <w:sz w:val="16"/>
                <w:szCs w:val="16"/>
              </w:rPr>
            </w:pPr>
          </w:p>
        </w:tc>
      </w:tr>
      <w:tr w:rsidR="00B116CA" w:rsidRPr="007416D1" w14:paraId="705A9857"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101DB57" w14:textId="77777777" w:rsidR="00B116CA"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0F48469D" w14:textId="77777777" w:rsidR="00B116CA"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62C9BCBD" w14:textId="77777777" w:rsidR="00B116CA" w:rsidRPr="007416D1" w:rsidRDefault="00B116CA" w:rsidP="00530490">
            <w:pPr>
              <w:rPr>
                <w:rFonts w:cs="Arial"/>
                <w:b/>
                <w:bCs/>
                <w:sz w:val="16"/>
                <w:szCs w:val="16"/>
              </w:rPr>
            </w:pPr>
          </w:p>
        </w:tc>
      </w:tr>
      <w:tr w:rsidR="00B116CA" w:rsidRPr="007416D1" w14:paraId="7FF824E8"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E934135" w14:textId="77777777" w:rsidR="00B116CA"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523974FB" w14:textId="77777777" w:rsidR="00B116CA"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1499C27" w14:textId="77777777" w:rsidR="00B116CA" w:rsidRPr="007416D1" w:rsidRDefault="00B116CA" w:rsidP="00530490">
            <w:pPr>
              <w:rPr>
                <w:rFonts w:cs="Arial"/>
                <w:b/>
                <w:bCs/>
                <w:sz w:val="16"/>
                <w:szCs w:val="16"/>
              </w:rPr>
            </w:pPr>
          </w:p>
        </w:tc>
      </w:tr>
      <w:tr w:rsidR="00B116CA" w:rsidRPr="007416D1" w14:paraId="14C96031"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DACE6F2" w14:textId="77777777" w:rsidR="00B116CA" w:rsidRDefault="00B116CA"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1D24B14D" w14:textId="77777777" w:rsidR="00B116CA" w:rsidRDefault="00B116CA"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23B2934B" w14:textId="77777777" w:rsidR="00B116CA" w:rsidRPr="007416D1" w:rsidRDefault="00B116CA" w:rsidP="00530490">
            <w:pPr>
              <w:rPr>
                <w:rFonts w:cs="Arial"/>
                <w:b/>
                <w:bCs/>
                <w:sz w:val="16"/>
                <w:szCs w:val="16"/>
              </w:rPr>
            </w:pPr>
          </w:p>
        </w:tc>
      </w:tr>
      <w:tr w:rsidR="007D43F3" w:rsidRPr="007416D1" w14:paraId="3008D7F4"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E0795A5" w14:textId="77777777" w:rsidR="007D43F3" w:rsidRDefault="007D43F3"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404B202" w14:textId="77777777" w:rsidR="007D43F3" w:rsidRDefault="007D43F3"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232DD31D" w14:textId="77777777" w:rsidR="007D43F3" w:rsidRPr="007416D1" w:rsidRDefault="007D43F3" w:rsidP="00530490">
            <w:pPr>
              <w:rPr>
                <w:rFonts w:cs="Arial"/>
                <w:b/>
                <w:bCs/>
                <w:sz w:val="16"/>
                <w:szCs w:val="16"/>
              </w:rPr>
            </w:pPr>
          </w:p>
        </w:tc>
      </w:tr>
      <w:tr w:rsidR="007D43F3" w:rsidRPr="007416D1" w14:paraId="06E11CF3"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5136A23" w14:textId="77777777" w:rsidR="007D43F3" w:rsidRDefault="007D43F3"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14DB9B88" w14:textId="77777777" w:rsidR="007D43F3" w:rsidRDefault="007D43F3"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47EA6994" w14:textId="77777777" w:rsidR="007D43F3" w:rsidRPr="007416D1" w:rsidRDefault="007D43F3" w:rsidP="00530490">
            <w:pPr>
              <w:rPr>
                <w:rFonts w:cs="Arial"/>
                <w:b/>
                <w:bCs/>
                <w:sz w:val="16"/>
                <w:szCs w:val="16"/>
              </w:rPr>
            </w:pPr>
          </w:p>
        </w:tc>
      </w:tr>
      <w:tr w:rsidR="007D43F3" w:rsidRPr="007416D1" w14:paraId="3FE07E31" w14:textId="77777777" w:rsidTr="0053049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6AC421F" w14:textId="77777777" w:rsidR="007D43F3" w:rsidRDefault="007D43F3" w:rsidP="00530490">
            <w:pPr>
              <w:rPr>
                <w:rFonts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971750E" w14:textId="77777777" w:rsidR="007D43F3" w:rsidRDefault="007D43F3" w:rsidP="00530490">
            <w:pPr>
              <w:rPr>
                <w:rFonts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0A4731B" w14:textId="77777777" w:rsidR="007D43F3" w:rsidRPr="007416D1" w:rsidRDefault="007D43F3" w:rsidP="00530490">
            <w:pPr>
              <w:rPr>
                <w:rFonts w:cs="Arial"/>
                <w:b/>
                <w:bCs/>
                <w:sz w:val="16"/>
                <w:szCs w:val="16"/>
              </w:rPr>
            </w:pPr>
          </w:p>
        </w:tc>
      </w:tr>
    </w:tbl>
    <w:p w14:paraId="75A72472" w14:textId="77777777" w:rsidR="00490083" w:rsidRPr="007D43F3" w:rsidRDefault="00490083" w:rsidP="00E87AE0">
      <w:pPr>
        <w:rPr>
          <w:rFonts w:cs="Arial"/>
          <w:sz w:val="10"/>
          <w:szCs w:val="10"/>
        </w:rPr>
      </w:pPr>
    </w:p>
    <w:sectPr w:rsidR="00490083" w:rsidRPr="007D43F3" w:rsidSect="00CE533B">
      <w:pgSz w:w="16840" w:h="11900" w:orient="landscape"/>
      <w:pgMar w:top="1418" w:right="1418" w:bottom="1418" w:left="1418" w:header="708" w:footer="340"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5B575" w14:textId="77777777" w:rsidR="00FC2697" w:rsidRDefault="00FC2697" w:rsidP="00031B15">
      <w:r>
        <w:separator/>
      </w:r>
    </w:p>
  </w:endnote>
  <w:endnote w:type="continuationSeparator" w:id="0">
    <w:p w14:paraId="3A062ED0" w14:textId="77777777" w:rsidR="00FC2697" w:rsidRDefault="00FC2697"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auto"/>
    <w:pitch w:val="variable"/>
    <w:sig w:usb0="E0002AFF" w:usb1="C0007843" w:usb2="00000009" w:usb3="00000000" w:csb0="000001FF" w:csb1="00000000"/>
  </w:font>
  <w:font w:name="Lucida Grande">
    <w:altName w:val="Segoe UI"/>
    <w:charset w:val="00"/>
    <w:family w:val="swiss"/>
    <w:pitch w:val="variable"/>
    <w:sig w:usb0="E1000AEF" w:usb1="5000A1FF" w:usb2="00000000" w:usb3="00000000" w:csb0="000001BF" w:csb1="00000000"/>
  </w:font>
  <w:font w:name="Univers">
    <w:charset w:val="00"/>
    <w:family w:val="swiss"/>
    <w:pitch w:val="variable"/>
    <w:sig w:usb0="80000287" w:usb1="00000000" w:usb2="00000000" w:usb3="00000000" w:csb0="0000000F" w:csb1="00000000"/>
  </w:font>
  <w:font w:name="Times New Roman Bold">
    <w:altName w:val="Times New Roman"/>
    <w:panose1 w:val="020208030705050203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17039C" w:rsidRDefault="00000000" w:rsidP="006C46D9">
    <w:pPr>
      <w:pStyle w:val="Footer"/>
      <w:ind w:right="360"/>
    </w:pPr>
    <w:sdt>
      <w:sdtPr>
        <w:id w:val="969400743"/>
        <w:placeholder>
          <w:docPart w:val="09EBCAF5C340E643B6DFBDBA27C6EFE5"/>
        </w:placeholder>
        <w:temporary/>
        <w:showingPlcHdr/>
      </w:sdtPr>
      <w:sdtContent>
        <w:r w:rsidR="0017039C">
          <w:t>[Type text]</w:t>
        </w:r>
      </w:sdtContent>
    </w:sdt>
    <w:r w:rsidR="0017039C">
      <w:ptab w:relativeTo="margin" w:alignment="center" w:leader="none"/>
    </w:r>
    <w:sdt>
      <w:sdtPr>
        <w:id w:val="969400748"/>
        <w:placeholder>
          <w:docPart w:val="82B7FA1CA312C24E8B42CF3A54CE741A"/>
        </w:placeholder>
        <w:temporary/>
        <w:showingPlcHdr/>
      </w:sdtPr>
      <w:sdtContent>
        <w:r w:rsidR="0017039C">
          <w:t>[Type text]</w:t>
        </w:r>
      </w:sdtContent>
    </w:sdt>
    <w:r w:rsidR="0017039C">
      <w:ptab w:relativeTo="margin" w:alignment="right" w:leader="none"/>
    </w:r>
    <w:sdt>
      <w:sdtPr>
        <w:id w:val="969400753"/>
        <w:placeholder>
          <w:docPart w:val="A67EE40F63FE124797F498490C1824C4"/>
        </w:placeholder>
        <w:temporary/>
        <w:showingPlcHdr/>
      </w:sdtPr>
      <w:sdtContent>
        <w:r w:rsidR="0017039C">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62"/>
      <w:gridCol w:w="4033"/>
      <w:gridCol w:w="3023"/>
      <w:gridCol w:w="2702"/>
    </w:tblGrid>
    <w:tr w:rsidR="001B67D8" w:rsidRPr="00FD0F56" w14:paraId="4B74C1CD" w14:textId="77777777" w:rsidTr="008465F2">
      <w:trPr>
        <w:trHeight w:val="416"/>
      </w:trPr>
      <w:tc>
        <w:tcPr>
          <w:tcW w:w="1569" w:type="pct"/>
        </w:tcPr>
        <w:p w14:paraId="44808E00" w14:textId="2ACAA6C3" w:rsidR="001B67D8" w:rsidRPr="00FD0F56" w:rsidRDefault="00F9537B" w:rsidP="001B67D8">
          <w:pPr>
            <w:widowControl w:val="0"/>
            <w:suppressAutoHyphens/>
            <w:autoSpaceDE w:val="0"/>
            <w:autoSpaceDN w:val="0"/>
            <w:adjustRightInd w:val="0"/>
            <w:spacing w:line="160" w:lineRule="atLeast"/>
            <w:ind w:left="-113"/>
            <w:textAlignment w:val="center"/>
            <w:rPr>
              <w:rFonts w:cs="Arial"/>
              <w:color w:val="000000" w:themeColor="text1"/>
              <w:sz w:val="14"/>
              <w:szCs w:val="14"/>
            </w:rPr>
          </w:pPr>
          <w:r>
            <w:rPr>
              <w:rFonts w:cs="Arial"/>
              <w:color w:val="92D050"/>
              <w:sz w:val="14"/>
              <w:szCs w:val="14"/>
            </w:rPr>
            <w:t xml:space="preserve">Robertson’s Remedial and Painting </w:t>
          </w:r>
          <w:r w:rsidR="001B67D8" w:rsidRPr="00FD0F56">
            <w:rPr>
              <w:rFonts w:cs="Arial"/>
              <w:color w:val="92D050"/>
              <w:sz w:val="14"/>
              <w:szCs w:val="14"/>
            </w:rPr>
            <w:t>Pty Ltd</w:t>
          </w:r>
          <w:r w:rsidR="001B67D8" w:rsidRPr="00FD0F56">
            <w:rPr>
              <w:rFonts w:cs="Arial"/>
              <w:color w:val="92D050"/>
              <w:sz w:val="14"/>
              <w:szCs w:val="14"/>
            </w:rPr>
            <w:br/>
            <w:t xml:space="preserve">ABN: </w:t>
          </w:r>
          <w:r w:rsidR="001B67D8" w:rsidRPr="00FD0F56">
            <w:rPr>
              <w:rFonts w:cs="Arial"/>
              <w:color w:val="E70000"/>
              <w:sz w:val="14"/>
              <w:szCs w:val="14"/>
            </w:rPr>
            <w:t>16 140 746 247</w:t>
          </w:r>
        </w:p>
        <w:p w14:paraId="12D47A2F" w14:textId="77777777" w:rsidR="001B67D8" w:rsidRPr="00FD0F56" w:rsidRDefault="001B67D8" w:rsidP="001B67D8">
          <w:pPr>
            <w:pStyle w:val="Footer"/>
            <w:ind w:left="-113"/>
            <w:rPr>
              <w:rFonts w:cs="Arial"/>
              <w:color w:val="E70000"/>
              <w:sz w:val="14"/>
              <w:szCs w:val="14"/>
            </w:rPr>
          </w:pPr>
          <w:r w:rsidRPr="00FD0F56">
            <w:rPr>
              <w:rFonts w:cs="Arial"/>
              <w:color w:val="92D050"/>
              <w:sz w:val="14"/>
              <w:szCs w:val="14"/>
            </w:rPr>
            <w:t xml:space="preserve">P: </w:t>
          </w:r>
          <w:r w:rsidRPr="00FD0F56">
            <w:rPr>
              <w:rFonts w:cs="Arial"/>
              <w:color w:val="E70000"/>
              <w:sz w:val="14"/>
              <w:szCs w:val="14"/>
            </w:rPr>
            <w:t>(02) 9181 3519</w:t>
          </w:r>
          <w:r w:rsidRPr="00FD0F56">
            <w:rPr>
              <w:rFonts w:cs="Arial"/>
              <w:color w:val="000000" w:themeColor="text1"/>
              <w:sz w:val="14"/>
              <w:szCs w:val="14"/>
            </w:rPr>
            <w:br/>
          </w:r>
          <w:r w:rsidRPr="00FD0F56">
            <w:rPr>
              <w:rFonts w:cs="Arial"/>
              <w:color w:val="92D050"/>
              <w:sz w:val="14"/>
              <w:szCs w:val="14"/>
            </w:rPr>
            <w:t xml:space="preserve">E: </w:t>
          </w:r>
          <w:r w:rsidRPr="00FD0F56">
            <w:rPr>
              <w:rFonts w:cs="Arial"/>
              <w:color w:val="E70000"/>
              <w:sz w:val="14"/>
              <w:szCs w:val="14"/>
            </w:rPr>
            <w:t>info@rpd.net.au</w:t>
          </w:r>
        </w:p>
        <w:p w14:paraId="7C600AED" w14:textId="77777777" w:rsidR="001B67D8" w:rsidRPr="00FD0F56" w:rsidRDefault="001B67D8" w:rsidP="001B67D8">
          <w:pPr>
            <w:pStyle w:val="Footer"/>
            <w:rPr>
              <w:rFonts w:cs="Arial"/>
              <w:color w:val="000000" w:themeColor="text1"/>
              <w:sz w:val="14"/>
              <w:szCs w:val="14"/>
            </w:rPr>
          </w:pPr>
        </w:p>
      </w:tc>
      <w:tc>
        <w:tcPr>
          <w:tcW w:w="1418" w:type="pct"/>
        </w:tcPr>
        <w:p w14:paraId="66286754" w14:textId="4FA51D58" w:rsidR="002922CF" w:rsidRPr="00192D9D" w:rsidRDefault="002922CF" w:rsidP="002922CF">
          <w:pPr>
            <w:pStyle w:val="Footer"/>
            <w:rPr>
              <w:rFonts w:cs="Arial"/>
              <w:color w:val="000000" w:themeColor="text1"/>
              <w:sz w:val="14"/>
              <w:szCs w:val="14"/>
            </w:rPr>
          </w:pPr>
          <w:r w:rsidRPr="00192D9D">
            <w:rPr>
              <w:rFonts w:cs="Arial"/>
              <w:color w:val="92D050"/>
              <w:sz w:val="14"/>
              <w:szCs w:val="14"/>
            </w:rPr>
            <w:t xml:space="preserve">Document No: </w:t>
          </w:r>
          <w:r w:rsidRPr="00192D9D">
            <w:rPr>
              <w:rFonts w:cs="Arial"/>
              <w:color w:val="E70000"/>
              <w:sz w:val="14"/>
              <w:szCs w:val="14"/>
            </w:rPr>
            <w:t>SWI V</w:t>
          </w:r>
          <w:r w:rsidR="00F9537B">
            <w:rPr>
              <w:rFonts w:cs="Arial"/>
              <w:color w:val="E70000"/>
              <w:sz w:val="14"/>
              <w:szCs w:val="14"/>
            </w:rPr>
            <w:t>7</w:t>
          </w:r>
          <w:r w:rsidRPr="00192D9D">
            <w:rPr>
              <w:rFonts w:cs="Arial"/>
              <w:color w:val="FFC000"/>
              <w:sz w:val="14"/>
              <w:szCs w:val="14"/>
            </w:rPr>
            <w:br/>
          </w:r>
          <w:r w:rsidRPr="00192D9D">
            <w:rPr>
              <w:rFonts w:cs="Arial"/>
              <w:color w:val="92D050"/>
              <w:sz w:val="14"/>
              <w:szCs w:val="14"/>
            </w:rPr>
            <w:t xml:space="preserve">Approved by: </w:t>
          </w:r>
          <w:r w:rsidRPr="00192D9D">
            <w:rPr>
              <w:rFonts w:cs="Arial"/>
              <w:color w:val="E70000"/>
              <w:sz w:val="14"/>
              <w:szCs w:val="14"/>
            </w:rPr>
            <w:t>Director</w:t>
          </w:r>
        </w:p>
        <w:p w14:paraId="350B9EDB" w14:textId="780A1EFC" w:rsidR="001B67D8" w:rsidRPr="00FD0F56" w:rsidRDefault="002922CF" w:rsidP="002922CF">
          <w:pPr>
            <w:pStyle w:val="Footer"/>
            <w:rPr>
              <w:rFonts w:cs="Arial"/>
              <w:sz w:val="14"/>
              <w:szCs w:val="14"/>
            </w:rPr>
          </w:pPr>
          <w:r w:rsidRPr="00192D9D">
            <w:rPr>
              <w:rFonts w:cs="Arial"/>
              <w:color w:val="92D050"/>
              <w:sz w:val="14"/>
              <w:szCs w:val="14"/>
            </w:rPr>
            <w:t xml:space="preserve">Issue Date: </w:t>
          </w:r>
          <w:r w:rsidR="00F9537B">
            <w:rPr>
              <w:rFonts w:cs="Arial"/>
              <w:color w:val="E70000"/>
              <w:sz w:val="14"/>
              <w:szCs w:val="14"/>
            </w:rPr>
            <w:t>28-03-24</w:t>
          </w:r>
          <w:r w:rsidRPr="00192D9D">
            <w:rPr>
              <w:rFonts w:cs="Arial"/>
              <w:color w:val="FFC000"/>
              <w:sz w:val="14"/>
              <w:szCs w:val="14"/>
            </w:rPr>
            <w:br/>
          </w:r>
          <w:r w:rsidRPr="00192D9D">
            <w:rPr>
              <w:rFonts w:cs="Arial"/>
              <w:color w:val="92D050"/>
              <w:sz w:val="14"/>
              <w:szCs w:val="14"/>
            </w:rPr>
            <w:t xml:space="preserve">Review Date: </w:t>
          </w:r>
          <w:r w:rsidR="00F9537B">
            <w:rPr>
              <w:rFonts w:cs="Arial"/>
              <w:color w:val="E70000"/>
              <w:sz w:val="14"/>
              <w:szCs w:val="14"/>
            </w:rPr>
            <w:t>28-03-26</w:t>
          </w:r>
        </w:p>
      </w:tc>
      <w:tc>
        <w:tcPr>
          <w:tcW w:w="1063" w:type="pct"/>
        </w:tcPr>
        <w:p w14:paraId="19DA1705" w14:textId="77777777" w:rsidR="001B67D8" w:rsidRPr="00FD0F56" w:rsidRDefault="001B67D8" w:rsidP="001B67D8">
          <w:pPr>
            <w:widowControl w:val="0"/>
            <w:suppressAutoHyphens/>
            <w:autoSpaceDE w:val="0"/>
            <w:autoSpaceDN w:val="0"/>
            <w:adjustRightInd w:val="0"/>
            <w:spacing w:line="160" w:lineRule="atLeast"/>
            <w:jc w:val="both"/>
            <w:textAlignment w:val="center"/>
            <w:rPr>
              <w:rFonts w:cs="Arial"/>
              <w:color w:val="E70000"/>
              <w:sz w:val="14"/>
              <w:szCs w:val="14"/>
            </w:rPr>
          </w:pPr>
          <w:r w:rsidRPr="00FD0F56">
            <w:rPr>
              <w:rFonts w:cs="Arial"/>
              <w:color w:val="E70000"/>
              <w:sz w:val="14"/>
              <w:szCs w:val="14"/>
            </w:rPr>
            <w:t>This document is uncontrolled when printed</w:t>
          </w:r>
          <w:r w:rsidRPr="00FD0F56">
            <w:rPr>
              <w:rFonts w:cs="Arial"/>
              <w:color w:val="E70000"/>
              <w:sz w:val="14"/>
              <w:szCs w:val="14"/>
            </w:rPr>
            <w:br/>
            <w:t>The controlled document is available on Server</w:t>
          </w:r>
        </w:p>
        <w:p w14:paraId="5EB1DE07" w14:textId="77777777" w:rsidR="001B67D8" w:rsidRPr="00FD0F56" w:rsidRDefault="001B67D8" w:rsidP="001B67D8">
          <w:pPr>
            <w:pStyle w:val="Footer"/>
            <w:jc w:val="center"/>
            <w:rPr>
              <w:rFonts w:cs="Arial"/>
              <w:color w:val="E70000"/>
              <w:sz w:val="14"/>
              <w:szCs w:val="14"/>
            </w:rPr>
          </w:pPr>
        </w:p>
      </w:tc>
      <w:tc>
        <w:tcPr>
          <w:tcW w:w="950" w:type="pct"/>
        </w:tcPr>
        <w:p w14:paraId="689F89C2" w14:textId="77777777" w:rsidR="001B67D8" w:rsidRPr="00FD0F56" w:rsidRDefault="001B67D8" w:rsidP="001B67D8">
          <w:pPr>
            <w:pStyle w:val="Footer"/>
            <w:ind w:right="-85"/>
            <w:jc w:val="right"/>
            <w:rPr>
              <w:rFonts w:cs="Arial"/>
              <w:color w:val="E70000"/>
              <w:sz w:val="14"/>
              <w:szCs w:val="14"/>
            </w:rPr>
          </w:pPr>
          <w:r w:rsidRPr="00FD0F56">
            <w:rPr>
              <w:rFonts w:cs="Arial"/>
              <w:color w:val="E70000"/>
              <w:sz w:val="14"/>
              <w:szCs w:val="14"/>
            </w:rPr>
            <w:t xml:space="preserve">Page </w:t>
          </w:r>
          <w:r w:rsidRPr="00FD0F56">
            <w:rPr>
              <w:rFonts w:cs="Arial"/>
              <w:color w:val="E70000"/>
              <w:sz w:val="14"/>
              <w:szCs w:val="14"/>
            </w:rPr>
            <w:fldChar w:fldCharType="begin"/>
          </w:r>
          <w:r w:rsidRPr="00FD0F56">
            <w:rPr>
              <w:rFonts w:cs="Arial"/>
              <w:color w:val="E70000"/>
              <w:sz w:val="14"/>
              <w:szCs w:val="14"/>
            </w:rPr>
            <w:instrText xml:space="preserve"> PAGE </w:instrText>
          </w:r>
          <w:r w:rsidRPr="00FD0F56">
            <w:rPr>
              <w:rFonts w:cs="Arial"/>
              <w:color w:val="E70000"/>
              <w:sz w:val="14"/>
              <w:szCs w:val="14"/>
            </w:rPr>
            <w:fldChar w:fldCharType="separate"/>
          </w:r>
          <w:r w:rsidRPr="00FD0F56">
            <w:rPr>
              <w:rFonts w:cs="Arial"/>
              <w:noProof/>
              <w:color w:val="E70000"/>
              <w:sz w:val="14"/>
              <w:szCs w:val="14"/>
            </w:rPr>
            <w:t>22</w:t>
          </w:r>
          <w:r w:rsidRPr="00FD0F56">
            <w:rPr>
              <w:rFonts w:cs="Arial"/>
              <w:color w:val="E70000"/>
              <w:sz w:val="14"/>
              <w:szCs w:val="14"/>
            </w:rPr>
            <w:fldChar w:fldCharType="end"/>
          </w:r>
          <w:r w:rsidRPr="00FD0F56">
            <w:rPr>
              <w:rFonts w:cs="Arial"/>
              <w:color w:val="E70000"/>
              <w:sz w:val="14"/>
              <w:szCs w:val="14"/>
            </w:rPr>
            <w:t xml:space="preserve"> of </w:t>
          </w:r>
          <w:r w:rsidRPr="00FD0F56">
            <w:rPr>
              <w:rFonts w:cs="Arial"/>
              <w:color w:val="E70000"/>
              <w:sz w:val="14"/>
              <w:szCs w:val="14"/>
            </w:rPr>
            <w:fldChar w:fldCharType="begin"/>
          </w:r>
          <w:r w:rsidRPr="00FD0F56">
            <w:rPr>
              <w:rFonts w:cs="Arial"/>
              <w:color w:val="E70000"/>
              <w:sz w:val="14"/>
              <w:szCs w:val="14"/>
            </w:rPr>
            <w:instrText xml:space="preserve"> NUMPAGES </w:instrText>
          </w:r>
          <w:r w:rsidRPr="00FD0F56">
            <w:rPr>
              <w:rFonts w:cs="Arial"/>
              <w:color w:val="E70000"/>
              <w:sz w:val="14"/>
              <w:szCs w:val="14"/>
            </w:rPr>
            <w:fldChar w:fldCharType="separate"/>
          </w:r>
          <w:r w:rsidRPr="00FD0F56">
            <w:rPr>
              <w:rFonts w:cs="Arial"/>
              <w:noProof/>
              <w:color w:val="E70000"/>
              <w:sz w:val="14"/>
              <w:szCs w:val="14"/>
            </w:rPr>
            <w:t>272</w:t>
          </w:r>
          <w:r w:rsidRPr="00FD0F56">
            <w:rPr>
              <w:rFonts w:cs="Arial"/>
              <w:color w:val="E70000"/>
              <w:sz w:val="14"/>
              <w:szCs w:val="14"/>
            </w:rPr>
            <w:fldChar w:fldCharType="end"/>
          </w:r>
        </w:p>
      </w:tc>
    </w:tr>
  </w:tbl>
  <w:p w14:paraId="28B9FCA4" w14:textId="56217394" w:rsidR="0017039C" w:rsidRPr="00882DF7" w:rsidRDefault="0017039C" w:rsidP="00882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EB08F" w14:textId="77777777" w:rsidR="00FC2697" w:rsidRDefault="00FC2697" w:rsidP="00031B15">
      <w:r>
        <w:separator/>
      </w:r>
    </w:p>
  </w:footnote>
  <w:footnote w:type="continuationSeparator" w:id="0">
    <w:p w14:paraId="33FC301E" w14:textId="77777777" w:rsidR="00FC2697" w:rsidRDefault="00FC2697"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17039C" w:rsidRPr="00FD0F56" w14:paraId="33205FD6" w14:textId="77777777" w:rsidTr="0017039C">
      <w:trPr>
        <w:trHeight w:val="186"/>
      </w:trPr>
      <w:tc>
        <w:tcPr>
          <w:tcW w:w="4083" w:type="pct"/>
          <w:tcBorders>
            <w:bottom w:val="nil"/>
          </w:tcBorders>
        </w:tcPr>
        <w:p w14:paraId="32BF2D0E" w14:textId="0993B9BD" w:rsidR="0017039C" w:rsidRPr="00FD0F56" w:rsidRDefault="00F9537B" w:rsidP="0017039C">
          <w:pPr>
            <w:pStyle w:val="Header"/>
            <w:tabs>
              <w:tab w:val="right" w:pos="2591"/>
              <w:tab w:val="right" w:pos="10206"/>
            </w:tabs>
            <w:ind w:left="-113" w:right="360"/>
            <w:rPr>
              <w:rStyle w:val="Colour"/>
              <w:rFonts w:cs="Arial"/>
              <w:color w:val="FE4641"/>
              <w:sz w:val="13"/>
            </w:rPr>
          </w:pPr>
          <w:r>
            <w:rPr>
              <w:rFonts w:cs="Arial"/>
              <w:color w:val="92D050"/>
              <w:sz w:val="14"/>
              <w:szCs w:val="14"/>
            </w:rPr>
            <w:t xml:space="preserve">Robertson’s Remedial and Painting </w:t>
          </w:r>
          <w:r w:rsidR="0017039C" w:rsidRPr="00FD0F56">
            <w:rPr>
              <w:rFonts w:cs="Arial"/>
              <w:color w:val="92D050"/>
              <w:sz w:val="14"/>
              <w:szCs w:val="14"/>
            </w:rPr>
            <w:t>Pty Ltd</w:t>
          </w:r>
        </w:p>
      </w:tc>
      <w:tc>
        <w:tcPr>
          <w:tcW w:w="917" w:type="pct"/>
          <w:vMerge w:val="restart"/>
          <w:tcBorders>
            <w:bottom w:val="single" w:sz="4" w:space="0" w:color="92D050"/>
          </w:tcBorders>
        </w:tcPr>
        <w:p w14:paraId="6B3032F9" w14:textId="77777777" w:rsidR="0017039C" w:rsidRPr="00FD0F56" w:rsidRDefault="0017039C" w:rsidP="0017039C">
          <w:pPr>
            <w:ind w:right="-113"/>
            <w:jc w:val="right"/>
            <w:rPr>
              <w:rFonts w:cs="Arial"/>
            </w:rPr>
          </w:pPr>
          <w:r w:rsidRPr="00FD0F56">
            <w:rPr>
              <w:rStyle w:val="Colour"/>
              <w:rFonts w:cs="Arial"/>
              <w:color w:val="FE4641"/>
              <w:sz w:val="13"/>
            </w:rPr>
            <w:t xml:space="preserve">    </w:t>
          </w:r>
          <w:r w:rsidRPr="00FD0F56">
            <w:rPr>
              <w:rFonts w:cs="Arial"/>
              <w:b/>
              <w:bCs/>
              <w:noProof/>
              <w:sz w:val="52"/>
              <w:szCs w:val="52"/>
              <w:lang w:val="en-GB" w:eastAsia="en-GB"/>
            </w:rPr>
            <w:drawing>
              <wp:inline distT="0" distB="0" distL="0" distR="0" wp14:anchorId="2F3193C6" wp14:editId="1BFEE654">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sidRPr="00FD0F56">
            <w:rPr>
              <w:rStyle w:val="Colour"/>
              <w:rFonts w:cs="Arial"/>
              <w:color w:val="FE4641"/>
              <w:sz w:val="13"/>
            </w:rPr>
            <w:t xml:space="preserve">    </w:t>
          </w:r>
        </w:p>
      </w:tc>
    </w:tr>
    <w:tr w:rsidR="0017039C" w:rsidRPr="00FD0F56" w14:paraId="0C7CEA34" w14:textId="77777777" w:rsidTr="0017039C">
      <w:trPr>
        <w:trHeight w:val="443"/>
      </w:trPr>
      <w:tc>
        <w:tcPr>
          <w:tcW w:w="4083" w:type="pct"/>
          <w:tcBorders>
            <w:bottom w:val="single" w:sz="4" w:space="0" w:color="92D050"/>
          </w:tcBorders>
          <w:vAlign w:val="bottom"/>
        </w:tcPr>
        <w:p w14:paraId="7C096570" w14:textId="65B382E5" w:rsidR="0017039C" w:rsidRPr="00FD0F56" w:rsidRDefault="0017039C" w:rsidP="0017039C">
          <w:pPr>
            <w:pStyle w:val="Header"/>
            <w:tabs>
              <w:tab w:val="right" w:pos="0"/>
              <w:tab w:val="right" w:pos="2591"/>
              <w:tab w:val="right" w:pos="10206"/>
            </w:tabs>
            <w:ind w:left="-96" w:right="113"/>
            <w:rPr>
              <w:rStyle w:val="Colour"/>
              <w:rFonts w:cs="Arial"/>
              <w:b/>
              <w:color w:val="E70000"/>
              <w:sz w:val="32"/>
              <w:szCs w:val="32"/>
            </w:rPr>
          </w:pPr>
          <w:r w:rsidRPr="00FD0F56">
            <w:rPr>
              <w:rStyle w:val="Colour"/>
              <w:rFonts w:cs="Arial"/>
              <w:b/>
              <w:color w:val="E70000"/>
              <w:sz w:val="32"/>
              <w:szCs w:val="32"/>
            </w:rPr>
            <w:t>Safe Work Instructions</w:t>
          </w:r>
          <w:r w:rsidR="00CB3492">
            <w:rPr>
              <w:rStyle w:val="Colour"/>
              <w:rFonts w:cs="Arial"/>
              <w:b/>
              <w:color w:val="E70000"/>
              <w:sz w:val="32"/>
              <w:szCs w:val="32"/>
            </w:rPr>
            <w:t xml:space="preserve"> - Elevated Work Platform</w:t>
          </w:r>
        </w:p>
      </w:tc>
      <w:tc>
        <w:tcPr>
          <w:tcW w:w="917" w:type="pct"/>
          <w:vMerge/>
          <w:tcBorders>
            <w:bottom w:val="single" w:sz="4" w:space="0" w:color="92D050"/>
          </w:tcBorders>
        </w:tcPr>
        <w:p w14:paraId="0F856B95" w14:textId="77777777" w:rsidR="0017039C" w:rsidRPr="00FD0F56" w:rsidRDefault="0017039C" w:rsidP="0017039C">
          <w:pPr>
            <w:pStyle w:val="Footer"/>
            <w:jc w:val="center"/>
            <w:rPr>
              <w:rStyle w:val="Colour"/>
              <w:rFonts w:cs="Arial"/>
              <w:color w:val="FFC000"/>
              <w:sz w:val="13"/>
            </w:rPr>
          </w:pPr>
        </w:p>
      </w:tc>
    </w:tr>
  </w:tbl>
  <w:p w14:paraId="50EC1B90" w14:textId="77777777" w:rsidR="0017039C" w:rsidRPr="00031B15" w:rsidRDefault="0017039C">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A1EDB"/>
    <w:multiLevelType w:val="hybridMultilevel"/>
    <w:tmpl w:val="FD6CB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751AD9"/>
    <w:multiLevelType w:val="hybridMultilevel"/>
    <w:tmpl w:val="567EB78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9692851"/>
    <w:multiLevelType w:val="hybridMultilevel"/>
    <w:tmpl w:val="B94AEF5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41521AF"/>
    <w:multiLevelType w:val="hybridMultilevel"/>
    <w:tmpl w:val="B8B6AF5A"/>
    <w:lvl w:ilvl="0" w:tplc="0409000B">
      <w:start w:val="1"/>
      <w:numFmt w:val="bullet"/>
      <w:lvlText w:val=""/>
      <w:lvlJc w:val="left"/>
      <w:pPr>
        <w:ind w:left="1077" w:hanging="360"/>
      </w:pPr>
      <w:rPr>
        <w:rFonts w:ascii="Wingdings" w:hAnsi="Wingdings" w:hint="default"/>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5" w15:restartNumberingAfterBreak="0">
    <w:nsid w:val="4BDE370F"/>
    <w:multiLevelType w:val="hybridMultilevel"/>
    <w:tmpl w:val="0E5E7A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num w:numId="1" w16cid:durableId="787090288">
    <w:abstractNumId w:val="3"/>
  </w:num>
  <w:num w:numId="2" w16cid:durableId="112487048">
    <w:abstractNumId w:val="6"/>
  </w:num>
  <w:num w:numId="3" w16cid:durableId="358970791">
    <w:abstractNumId w:val="4"/>
  </w:num>
  <w:num w:numId="4" w16cid:durableId="1251889549">
    <w:abstractNumId w:val="5"/>
  </w:num>
  <w:num w:numId="5" w16cid:durableId="895045417">
    <w:abstractNumId w:val="2"/>
  </w:num>
  <w:num w:numId="6" w16cid:durableId="593977841">
    <w:abstractNumId w:val="1"/>
  </w:num>
  <w:num w:numId="7" w16cid:durableId="869304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an Richardson">
    <w15:presenceInfo w15:providerId="AD" w15:userId="S::Alan.richardson@auditco.com::731b7742-cfea-465f-a817-583e111757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trackRevisions/>
  <w:documentProtection w:edit="trackedChanges" w:enforcement="1" w:cryptProviderType="rsaAES" w:cryptAlgorithmClass="hash" w:cryptAlgorithmType="typeAny" w:cryptAlgorithmSid="14" w:cryptSpinCount="100000" w:hash="hxmEutsODmR2WAcn0yb99q1mJBHCvLdv6izMFr+QF1G3aoj7/uLWhQlpdOG654pXATItiE0yGL3cNRCQ8B+aCQ==" w:salt="43JbxcSZmJLtkXPRzS7jY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037AB"/>
    <w:rsid w:val="00020641"/>
    <w:rsid w:val="00023C2B"/>
    <w:rsid w:val="00030758"/>
    <w:rsid w:val="00031B15"/>
    <w:rsid w:val="000405C2"/>
    <w:rsid w:val="00041A2A"/>
    <w:rsid w:val="00043F57"/>
    <w:rsid w:val="000704D0"/>
    <w:rsid w:val="00091AAD"/>
    <w:rsid w:val="00095E60"/>
    <w:rsid w:val="000A0AAB"/>
    <w:rsid w:val="000A15BA"/>
    <w:rsid w:val="000A1687"/>
    <w:rsid w:val="000A519D"/>
    <w:rsid w:val="000F2540"/>
    <w:rsid w:val="00131453"/>
    <w:rsid w:val="0013653E"/>
    <w:rsid w:val="00147090"/>
    <w:rsid w:val="00154053"/>
    <w:rsid w:val="00163465"/>
    <w:rsid w:val="0016441E"/>
    <w:rsid w:val="0017016F"/>
    <w:rsid w:val="0017039C"/>
    <w:rsid w:val="00171C97"/>
    <w:rsid w:val="00176E70"/>
    <w:rsid w:val="001807ED"/>
    <w:rsid w:val="001B3D07"/>
    <w:rsid w:val="001B67D8"/>
    <w:rsid w:val="001C09A5"/>
    <w:rsid w:val="001F1987"/>
    <w:rsid w:val="001F1D10"/>
    <w:rsid w:val="00202D2E"/>
    <w:rsid w:val="00203DB4"/>
    <w:rsid w:val="00212251"/>
    <w:rsid w:val="0021671B"/>
    <w:rsid w:val="00220226"/>
    <w:rsid w:val="00241B59"/>
    <w:rsid w:val="00241FDB"/>
    <w:rsid w:val="00264A2E"/>
    <w:rsid w:val="002745DD"/>
    <w:rsid w:val="002922CF"/>
    <w:rsid w:val="00294E91"/>
    <w:rsid w:val="002C1E24"/>
    <w:rsid w:val="002D6E5A"/>
    <w:rsid w:val="002D7D97"/>
    <w:rsid w:val="002E0AF9"/>
    <w:rsid w:val="002E69BB"/>
    <w:rsid w:val="00311516"/>
    <w:rsid w:val="00313B4D"/>
    <w:rsid w:val="00314400"/>
    <w:rsid w:val="00314545"/>
    <w:rsid w:val="003156B0"/>
    <w:rsid w:val="00323DBA"/>
    <w:rsid w:val="00324450"/>
    <w:rsid w:val="00337F7E"/>
    <w:rsid w:val="00353F3D"/>
    <w:rsid w:val="00386D4B"/>
    <w:rsid w:val="003A703A"/>
    <w:rsid w:val="003A72AC"/>
    <w:rsid w:val="003D2520"/>
    <w:rsid w:val="003D3455"/>
    <w:rsid w:val="003D69CD"/>
    <w:rsid w:val="003E2F7D"/>
    <w:rsid w:val="003F3A19"/>
    <w:rsid w:val="0040765D"/>
    <w:rsid w:val="00407DD1"/>
    <w:rsid w:val="0041727D"/>
    <w:rsid w:val="00447AFF"/>
    <w:rsid w:val="00447FE3"/>
    <w:rsid w:val="004515CA"/>
    <w:rsid w:val="004574E3"/>
    <w:rsid w:val="00462171"/>
    <w:rsid w:val="00482F81"/>
    <w:rsid w:val="004837D8"/>
    <w:rsid w:val="00490083"/>
    <w:rsid w:val="004A2026"/>
    <w:rsid w:val="004A7FB0"/>
    <w:rsid w:val="004B03F3"/>
    <w:rsid w:val="004B7301"/>
    <w:rsid w:val="004B7C07"/>
    <w:rsid w:val="004D6FCD"/>
    <w:rsid w:val="004F4E2C"/>
    <w:rsid w:val="005009E4"/>
    <w:rsid w:val="005028CF"/>
    <w:rsid w:val="0051093E"/>
    <w:rsid w:val="00510F0C"/>
    <w:rsid w:val="00516CC9"/>
    <w:rsid w:val="00517E06"/>
    <w:rsid w:val="00523564"/>
    <w:rsid w:val="00524673"/>
    <w:rsid w:val="0052783B"/>
    <w:rsid w:val="00530490"/>
    <w:rsid w:val="0054240B"/>
    <w:rsid w:val="00543682"/>
    <w:rsid w:val="00550930"/>
    <w:rsid w:val="005B00E1"/>
    <w:rsid w:val="005B09A7"/>
    <w:rsid w:val="005D2FCF"/>
    <w:rsid w:val="005D5D8E"/>
    <w:rsid w:val="00600BD2"/>
    <w:rsid w:val="006161AD"/>
    <w:rsid w:val="00623301"/>
    <w:rsid w:val="0065534E"/>
    <w:rsid w:val="00657AFB"/>
    <w:rsid w:val="00671031"/>
    <w:rsid w:val="00693024"/>
    <w:rsid w:val="00697813"/>
    <w:rsid w:val="006A43C7"/>
    <w:rsid w:val="006A4D35"/>
    <w:rsid w:val="006B483D"/>
    <w:rsid w:val="006C18A3"/>
    <w:rsid w:val="006C2546"/>
    <w:rsid w:val="006C46D9"/>
    <w:rsid w:val="006D4AE8"/>
    <w:rsid w:val="006E1DCC"/>
    <w:rsid w:val="006F3173"/>
    <w:rsid w:val="006F44B9"/>
    <w:rsid w:val="006F692E"/>
    <w:rsid w:val="007051F7"/>
    <w:rsid w:val="00710BFD"/>
    <w:rsid w:val="00711CB3"/>
    <w:rsid w:val="00720983"/>
    <w:rsid w:val="00734E79"/>
    <w:rsid w:val="00737E9B"/>
    <w:rsid w:val="00751932"/>
    <w:rsid w:val="007556C2"/>
    <w:rsid w:val="007612C3"/>
    <w:rsid w:val="0077542A"/>
    <w:rsid w:val="00783CC8"/>
    <w:rsid w:val="007942A4"/>
    <w:rsid w:val="007967E5"/>
    <w:rsid w:val="007A6282"/>
    <w:rsid w:val="007C7D37"/>
    <w:rsid w:val="007D43F3"/>
    <w:rsid w:val="007E0135"/>
    <w:rsid w:val="007E1D81"/>
    <w:rsid w:val="007E3893"/>
    <w:rsid w:val="007F5C8F"/>
    <w:rsid w:val="00807DE6"/>
    <w:rsid w:val="00814E84"/>
    <w:rsid w:val="0082161B"/>
    <w:rsid w:val="00823D33"/>
    <w:rsid w:val="00867687"/>
    <w:rsid w:val="008704BD"/>
    <w:rsid w:val="00880BC9"/>
    <w:rsid w:val="00882DF7"/>
    <w:rsid w:val="0088601A"/>
    <w:rsid w:val="00893B7A"/>
    <w:rsid w:val="008A1882"/>
    <w:rsid w:val="008C1C09"/>
    <w:rsid w:val="008C7E19"/>
    <w:rsid w:val="008E2A56"/>
    <w:rsid w:val="00910116"/>
    <w:rsid w:val="009207B9"/>
    <w:rsid w:val="0093403C"/>
    <w:rsid w:val="00934FD5"/>
    <w:rsid w:val="009470AF"/>
    <w:rsid w:val="009569AA"/>
    <w:rsid w:val="00967416"/>
    <w:rsid w:val="00976C15"/>
    <w:rsid w:val="00976CC5"/>
    <w:rsid w:val="009779A8"/>
    <w:rsid w:val="00987742"/>
    <w:rsid w:val="00992F69"/>
    <w:rsid w:val="009A68FC"/>
    <w:rsid w:val="009B0DE6"/>
    <w:rsid w:val="009B765D"/>
    <w:rsid w:val="009D14FC"/>
    <w:rsid w:val="009D3047"/>
    <w:rsid w:val="009D591B"/>
    <w:rsid w:val="009D6872"/>
    <w:rsid w:val="00A20F61"/>
    <w:rsid w:val="00A22824"/>
    <w:rsid w:val="00A30EC1"/>
    <w:rsid w:val="00A372FC"/>
    <w:rsid w:val="00A47984"/>
    <w:rsid w:val="00A5011E"/>
    <w:rsid w:val="00A50630"/>
    <w:rsid w:val="00A542C4"/>
    <w:rsid w:val="00A71F1F"/>
    <w:rsid w:val="00A724F7"/>
    <w:rsid w:val="00AA52FB"/>
    <w:rsid w:val="00AB4286"/>
    <w:rsid w:val="00AC1D82"/>
    <w:rsid w:val="00AC599E"/>
    <w:rsid w:val="00AC7C5B"/>
    <w:rsid w:val="00AE0F78"/>
    <w:rsid w:val="00AF0430"/>
    <w:rsid w:val="00AF57E6"/>
    <w:rsid w:val="00AF6288"/>
    <w:rsid w:val="00B07DC5"/>
    <w:rsid w:val="00B116CA"/>
    <w:rsid w:val="00B15CEE"/>
    <w:rsid w:val="00B17D4C"/>
    <w:rsid w:val="00B23D5F"/>
    <w:rsid w:val="00B27AFB"/>
    <w:rsid w:val="00B614B0"/>
    <w:rsid w:val="00B65361"/>
    <w:rsid w:val="00B7778B"/>
    <w:rsid w:val="00B80094"/>
    <w:rsid w:val="00B87F36"/>
    <w:rsid w:val="00B9184B"/>
    <w:rsid w:val="00BB0D0B"/>
    <w:rsid w:val="00BB22D8"/>
    <w:rsid w:val="00BC6B30"/>
    <w:rsid w:val="00BD062E"/>
    <w:rsid w:val="00BF5D3F"/>
    <w:rsid w:val="00C1261A"/>
    <w:rsid w:val="00C170EF"/>
    <w:rsid w:val="00C25D51"/>
    <w:rsid w:val="00C47AE7"/>
    <w:rsid w:val="00C77D4B"/>
    <w:rsid w:val="00CA4CE8"/>
    <w:rsid w:val="00CA789C"/>
    <w:rsid w:val="00CB3492"/>
    <w:rsid w:val="00CB71E4"/>
    <w:rsid w:val="00CC2C28"/>
    <w:rsid w:val="00CC59FF"/>
    <w:rsid w:val="00CE533B"/>
    <w:rsid w:val="00CF7D61"/>
    <w:rsid w:val="00D03CEE"/>
    <w:rsid w:val="00D10E58"/>
    <w:rsid w:val="00D16313"/>
    <w:rsid w:val="00D202A0"/>
    <w:rsid w:val="00D5047C"/>
    <w:rsid w:val="00D905CA"/>
    <w:rsid w:val="00DB1F12"/>
    <w:rsid w:val="00DB39B9"/>
    <w:rsid w:val="00DB5F79"/>
    <w:rsid w:val="00DD2ADC"/>
    <w:rsid w:val="00DE4282"/>
    <w:rsid w:val="00DF0204"/>
    <w:rsid w:val="00DF6765"/>
    <w:rsid w:val="00E50882"/>
    <w:rsid w:val="00E54F0D"/>
    <w:rsid w:val="00E54F3A"/>
    <w:rsid w:val="00E75CD2"/>
    <w:rsid w:val="00E82E88"/>
    <w:rsid w:val="00E87AE0"/>
    <w:rsid w:val="00EA474D"/>
    <w:rsid w:val="00EB4F27"/>
    <w:rsid w:val="00EB51B0"/>
    <w:rsid w:val="00EC683D"/>
    <w:rsid w:val="00EE593E"/>
    <w:rsid w:val="00EF06D3"/>
    <w:rsid w:val="00F015E6"/>
    <w:rsid w:val="00F10A01"/>
    <w:rsid w:val="00F35952"/>
    <w:rsid w:val="00F37ADA"/>
    <w:rsid w:val="00F67164"/>
    <w:rsid w:val="00F72FDE"/>
    <w:rsid w:val="00F9537B"/>
    <w:rsid w:val="00FA0CE7"/>
    <w:rsid w:val="00FC2697"/>
    <w:rsid w:val="00FC57A2"/>
    <w:rsid w:val="00FD0B1F"/>
    <w:rsid w:val="00FD0EC9"/>
    <w:rsid w:val="00FE5C2E"/>
    <w:rsid w:val="00FF6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30490"/>
    <w:rPr>
      <w:rFonts w:ascii="Arial" w:eastAsia="Times New Roman" w:hAnsi="Arial" w:cs="Tahoma"/>
      <w:sz w:val="20"/>
      <w:lang w:val="en-AU"/>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paragraph" w:styleId="List">
    <w:name w:val="List"/>
    <w:aliases w:val="Table body"/>
    <w:basedOn w:val="Normal"/>
    <w:rsid w:val="00DE4282"/>
    <w:rPr>
      <w:rFonts w:ascii="Times New Roman Bold" w:hAnsi="Times New Roman Bold" w:cs="Times New Roman"/>
      <w:b/>
      <w:sz w:val="18"/>
      <w:szCs w:val="20"/>
      <w:lang w:eastAsia="en-AU"/>
    </w:rPr>
  </w:style>
  <w:style w:type="paragraph" w:styleId="ListParagraph">
    <w:name w:val="List Paragraph"/>
    <w:basedOn w:val="Normal"/>
    <w:uiPriority w:val="34"/>
    <w:qFormat/>
    <w:rsid w:val="00DE4282"/>
    <w:pPr>
      <w:ind w:left="720"/>
      <w:contextualSpacing/>
    </w:pPr>
  </w:style>
  <w:style w:type="character" w:customStyle="1" w:styleId="Colour">
    <w:name w:val="Colour"/>
    <w:uiPriority w:val="99"/>
    <w:rsid w:val="00091AAD"/>
    <w:rPr>
      <w:color w:val="980438"/>
    </w:rPr>
  </w:style>
  <w:style w:type="paragraph" w:styleId="Revision">
    <w:name w:val="Revision"/>
    <w:hidden/>
    <w:uiPriority w:val="99"/>
    <w:semiHidden/>
    <w:rsid w:val="005D5D8E"/>
    <w:rPr>
      <w:rFonts w:ascii="Arial" w:eastAsia="Times New Roman" w:hAnsi="Arial" w:cs="Tahoma"/>
      <w:sz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auto"/>
    <w:pitch w:val="variable"/>
    <w:sig w:usb0="E0002AFF" w:usb1="C0007843" w:usb2="00000009" w:usb3="00000000" w:csb0="000001FF" w:csb1="00000000"/>
  </w:font>
  <w:font w:name="Lucida Grande">
    <w:altName w:val="Segoe UI"/>
    <w:charset w:val="00"/>
    <w:family w:val="swiss"/>
    <w:pitch w:val="variable"/>
    <w:sig w:usb0="E1000AEF" w:usb1="5000A1FF" w:usb2="00000000" w:usb3="00000000" w:csb0="000001BF" w:csb1="00000000"/>
  </w:font>
  <w:font w:name="Univers">
    <w:charset w:val="00"/>
    <w:family w:val="swiss"/>
    <w:pitch w:val="variable"/>
    <w:sig w:usb0="80000287" w:usb1="00000000" w:usb2="00000000" w:usb3="00000000" w:csb0="0000000F" w:csb1="00000000"/>
  </w:font>
  <w:font w:name="Times New Roman Bold">
    <w:altName w:val="Times New Roman"/>
    <w:panose1 w:val="020208030705050203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35B52"/>
    <w:rsid w:val="00096126"/>
    <w:rsid w:val="00097E31"/>
    <w:rsid w:val="00177E65"/>
    <w:rsid w:val="0018731C"/>
    <w:rsid w:val="00194A2D"/>
    <w:rsid w:val="001A6B19"/>
    <w:rsid w:val="001D4B04"/>
    <w:rsid w:val="001F1D10"/>
    <w:rsid w:val="00202ED3"/>
    <w:rsid w:val="00237E06"/>
    <w:rsid w:val="00277B98"/>
    <w:rsid w:val="00315B4F"/>
    <w:rsid w:val="003167C6"/>
    <w:rsid w:val="00385B66"/>
    <w:rsid w:val="00393B37"/>
    <w:rsid w:val="003B11F0"/>
    <w:rsid w:val="003C01FB"/>
    <w:rsid w:val="003C1F55"/>
    <w:rsid w:val="003C56D6"/>
    <w:rsid w:val="004574E3"/>
    <w:rsid w:val="00471913"/>
    <w:rsid w:val="00486482"/>
    <w:rsid w:val="00494A90"/>
    <w:rsid w:val="00501ADD"/>
    <w:rsid w:val="00517E06"/>
    <w:rsid w:val="0052598B"/>
    <w:rsid w:val="0054642E"/>
    <w:rsid w:val="005D56C5"/>
    <w:rsid w:val="005E3372"/>
    <w:rsid w:val="00616181"/>
    <w:rsid w:val="006722A5"/>
    <w:rsid w:val="00681B1F"/>
    <w:rsid w:val="0068365B"/>
    <w:rsid w:val="00697886"/>
    <w:rsid w:val="008533AF"/>
    <w:rsid w:val="00856CCF"/>
    <w:rsid w:val="008578EE"/>
    <w:rsid w:val="008A1882"/>
    <w:rsid w:val="008A1E17"/>
    <w:rsid w:val="008D5BE5"/>
    <w:rsid w:val="00910E17"/>
    <w:rsid w:val="00975588"/>
    <w:rsid w:val="009E25A4"/>
    <w:rsid w:val="00B35FE2"/>
    <w:rsid w:val="00B76AA8"/>
    <w:rsid w:val="00BE58F7"/>
    <w:rsid w:val="00C45B6D"/>
    <w:rsid w:val="00C82512"/>
    <w:rsid w:val="00CE273F"/>
    <w:rsid w:val="00D04AE8"/>
    <w:rsid w:val="00D21888"/>
    <w:rsid w:val="00D5450B"/>
    <w:rsid w:val="00D7487F"/>
    <w:rsid w:val="00DF3EC8"/>
    <w:rsid w:val="00DF7CAD"/>
    <w:rsid w:val="00E164D8"/>
    <w:rsid w:val="00E423C0"/>
    <w:rsid w:val="00E54B8B"/>
    <w:rsid w:val="00E5609C"/>
    <w:rsid w:val="00E729FE"/>
    <w:rsid w:val="00E75CD2"/>
    <w:rsid w:val="00EB1BB3"/>
    <w:rsid w:val="00EB4D46"/>
    <w:rsid w:val="00EB7139"/>
    <w:rsid w:val="00F1403C"/>
    <w:rsid w:val="00F50ED7"/>
    <w:rsid w:val="00F67932"/>
    <w:rsid w:val="00FA43A0"/>
    <w:rsid w:val="00FF17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12" ma:contentTypeDescription="Create a new document." ma:contentTypeScope="" ma:versionID="c017eed5e85ee6ebf920972c002e5378">
  <xsd:schema xmlns:xsd="http://www.w3.org/2001/XMLSchema" xmlns:xs="http://www.w3.org/2001/XMLSchema" xmlns:p="http://schemas.microsoft.com/office/2006/metadata/properties" xmlns:ns2="99622ad5-5fee-47fc-ad09-eac47ef6a25e" xmlns:ns3="af79845e-a12c-44be-bc29-fb028936bee0" targetNamespace="http://schemas.microsoft.com/office/2006/metadata/properties" ma:root="true" ma:fieldsID="a85c841a4ede06ff4eac8db9f45aed60" ns2:_="" ns3:_="">
    <xsd:import namespace="99622ad5-5fee-47fc-ad09-eac47ef6a25e"/>
    <xsd:import namespace="af79845e-a12c-44be-bc29-fb028936bee0"/>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f00c7af-59d0-4633-ba9e-3cb6032fdc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79845e-a12c-44be-bc29-fb028936bee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e3bc45-7193-4786-9da9-572e8b648c92}" ma:internalName="TaxCatchAll" ma:showField="CatchAllData" ma:web="af79845e-a12c-44be-bc29-fb028936be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9622ad5-5fee-47fc-ad09-eac47ef6a25e">
      <Terms xmlns="http://schemas.microsoft.com/office/infopath/2007/PartnerControls"/>
    </lcf76f155ced4ddcb4097134ff3c332f>
    <TaxCatchAll xmlns="af79845e-a12c-44be-bc29-fb028936bee0" xsi:nil="true"/>
  </documentManagement>
</p:properties>
</file>

<file path=customXml/itemProps1.xml><?xml version="1.0" encoding="utf-8"?>
<ds:datastoreItem xmlns:ds="http://schemas.openxmlformats.org/officeDocument/2006/customXml" ds:itemID="{D392BA48-6BB7-43A4-BAE2-51A057F9DFE2}">
  <ds:schemaRefs>
    <ds:schemaRef ds:uri="http://schemas.microsoft.com/sharepoint/v3/contenttype/forms"/>
  </ds:schemaRefs>
</ds:datastoreItem>
</file>

<file path=customXml/itemProps2.xml><?xml version="1.0" encoding="utf-8"?>
<ds:datastoreItem xmlns:ds="http://schemas.openxmlformats.org/officeDocument/2006/customXml" ds:itemID="{1B462E5C-F5DB-4157-8C68-3F6FC9D326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af79845e-a12c-44be-bc29-fb028936be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BBBF71-D532-DF4E-8822-BFE1349BF90D}">
  <ds:schemaRefs>
    <ds:schemaRef ds:uri="http://schemas.openxmlformats.org/officeDocument/2006/bibliography"/>
  </ds:schemaRefs>
</ds:datastoreItem>
</file>

<file path=customXml/itemProps4.xml><?xml version="1.0" encoding="utf-8"?>
<ds:datastoreItem xmlns:ds="http://schemas.openxmlformats.org/officeDocument/2006/customXml" ds:itemID="{60AECCB8-2C16-4283-82A1-AF4FD8467FA7}">
  <ds:schemaRefs>
    <ds:schemaRef ds:uri="http://schemas.microsoft.com/office/2006/metadata/properties"/>
    <ds:schemaRef ds:uri="http://schemas.microsoft.com/office/infopath/2007/PartnerControls"/>
    <ds:schemaRef ds:uri="99622ad5-5fee-47fc-ad09-eac47ef6a25e"/>
    <ds:schemaRef ds:uri="af79845e-a12c-44be-bc29-fb028936bee0"/>
  </ds:schemaRefs>
</ds:datastoreItem>
</file>

<file path=docProps/app.xml><?xml version="1.0" encoding="utf-8"?>
<Properties xmlns="http://schemas.openxmlformats.org/officeDocument/2006/extended-properties" xmlns:vt="http://schemas.openxmlformats.org/officeDocument/2006/docPropsVTypes">
  <Template>Normal.dotm</Template>
  <TotalTime>793</TotalTime>
  <Pages>13</Pages>
  <Words>3167</Words>
  <Characters>17108</Characters>
  <Application>Microsoft Office Word</Application>
  <DocSecurity>0</DocSecurity>
  <Lines>1140</Lines>
  <Paragraphs>579</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19696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Alan Richardson</cp:lastModifiedBy>
  <cp:revision>127</cp:revision>
  <cp:lastPrinted>2012-06-06T04:57:00Z</cp:lastPrinted>
  <dcterms:created xsi:type="dcterms:W3CDTF">2012-06-06T04:57:00Z</dcterms:created>
  <dcterms:modified xsi:type="dcterms:W3CDTF">2026-02-19T21:39:00Z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y fmtid="{D5CDD505-2E9C-101B-9397-08002B2CF9AE}" pid="3" name="MediaServiceImageTags">
    <vt:lpwstr/>
  </property>
</Properties>
</file>