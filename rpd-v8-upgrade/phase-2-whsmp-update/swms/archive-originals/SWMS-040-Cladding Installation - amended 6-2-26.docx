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59"/>
        <w:gridCol w:w="837"/>
        <w:gridCol w:w="837"/>
        <w:gridCol w:w="1791"/>
        <w:gridCol w:w="1419"/>
        <w:gridCol w:w="3485"/>
        <w:gridCol w:w="3566"/>
        <w:tblGridChange w:id="0">
          <w:tblGrid>
            <w:gridCol w:w="2059"/>
            <w:gridCol w:w="837"/>
            <w:gridCol w:w="837"/>
            <w:gridCol w:w="1791"/>
            <w:gridCol w:w="160"/>
            <w:gridCol w:w="1259"/>
            <w:gridCol w:w="3485"/>
            <w:gridCol w:w="3566"/>
          </w:tblGrid>
        </w:tblGridChange>
      </w:tblGrid>
      <w:tr w:rsidR="0002451A" w:rsidRPr="00CC34D7" w14:paraId="459CC3FD" w14:textId="77777777" w:rsidTr="00563363">
        <w:trPr>
          <w:cantSplit/>
          <w:trHeight w:val="340"/>
        </w:trPr>
        <w:tc>
          <w:tcPr>
            <w:tcW w:w="5000" w:type="pct"/>
            <w:gridSpan w:val="7"/>
            <w:vAlign w:val="center"/>
          </w:tcPr>
          <w:p w14:paraId="5D1B1E13" w14:textId="77777777" w:rsidR="0002451A" w:rsidRPr="0002451A" w:rsidRDefault="0002451A" w:rsidP="00563363">
            <w:pPr>
              <w:pStyle w:val="NormalTableHeading"/>
              <w:spacing w:before="0" w:after="0"/>
              <w:rPr>
                <w:rFonts w:ascii="Arial" w:hAnsi="Arial" w:cs="Arial"/>
                <w:b w:val="0"/>
                <w:color w:val="auto"/>
                <w:sz w:val="17"/>
                <w:szCs w:val="17"/>
              </w:rPr>
            </w:pPr>
            <w:r w:rsidRPr="0002451A">
              <w:rPr>
                <w:rFonts w:ascii="Arial" w:hAnsi="Arial" w:cs="Arial"/>
                <w:color w:val="auto"/>
                <w:sz w:val="17"/>
                <w:szCs w:val="17"/>
              </w:rPr>
              <w:t xml:space="preserve">NOTE: </w:t>
            </w:r>
            <w:r w:rsidRPr="0002451A">
              <w:rPr>
                <w:rFonts w:ascii="Arial" w:hAnsi="Arial" w:cs="Arial"/>
                <w:b w:val="0"/>
                <w:color w:val="auto"/>
                <w:sz w:val="17"/>
                <w:szCs w:val="17"/>
              </w:rPr>
              <w:t xml:space="preserve">Work must be performed in accordance with this SWMS.  </w:t>
            </w:r>
          </w:p>
          <w:p w14:paraId="745D97FD" w14:textId="77777777" w:rsidR="0002451A" w:rsidRPr="0002451A" w:rsidRDefault="0002451A" w:rsidP="00563363">
            <w:pPr>
              <w:pStyle w:val="NormalTableHeading"/>
              <w:spacing w:before="0" w:after="0"/>
              <w:rPr>
                <w:rFonts w:ascii="Arial" w:hAnsi="Arial" w:cs="Arial"/>
                <w:b w:val="0"/>
                <w:color w:val="auto"/>
                <w:sz w:val="17"/>
                <w:szCs w:val="17"/>
              </w:rPr>
            </w:pPr>
            <w:r w:rsidRPr="0002451A">
              <w:rPr>
                <w:rFonts w:ascii="Arial" w:hAnsi="Arial" w:cs="Arial"/>
                <w:b w:val="0"/>
                <w:color w:val="auto"/>
                <w:sz w:val="17"/>
                <w:szCs w:val="17"/>
              </w:rPr>
              <w:t xml:space="preserve">This SWMS must be kept and be available for inspection until the high-risk construction work to which this SWMS relates is completed. If the SWMS is revised, all versions should be kept. If a notifiable incident occurs in relation to the high-risk construction work in this SWMS, the SWMS must be kept for at least 2 years from the date of the notifiable incident. </w:t>
            </w:r>
          </w:p>
        </w:tc>
      </w:tr>
      <w:tr w:rsidR="0002451A" w:rsidRPr="00CC34D7" w14:paraId="69D1D0B4" w14:textId="77777777" w:rsidTr="00563363">
        <w:trPr>
          <w:cantSplit/>
          <w:trHeight w:val="340"/>
        </w:trPr>
        <w:tc>
          <w:tcPr>
            <w:tcW w:w="2481" w:type="pct"/>
            <w:gridSpan w:val="5"/>
            <w:vAlign w:val="center"/>
          </w:tcPr>
          <w:p w14:paraId="14200E5D" w14:textId="77777777" w:rsidR="00351CA8" w:rsidRPr="00653967" w:rsidRDefault="00351CA8" w:rsidP="00351CA8">
            <w:pPr>
              <w:pStyle w:val="NormalTableHeading"/>
              <w:spacing w:before="0" w:after="0"/>
              <w:rPr>
                <w:rFonts w:ascii="Arial" w:hAnsi="Arial" w:cs="Arial"/>
                <w:sz w:val="17"/>
                <w:szCs w:val="17"/>
              </w:rPr>
            </w:pPr>
            <w:r w:rsidRPr="00653967">
              <w:rPr>
                <w:rFonts w:ascii="Arial" w:hAnsi="Arial" w:cs="Arial"/>
                <w:sz w:val="17"/>
                <w:szCs w:val="17"/>
              </w:rPr>
              <w:t>PCBU Name &amp; Contact Details:</w:t>
            </w:r>
          </w:p>
          <w:p w14:paraId="2CD3B524" w14:textId="77777777" w:rsidR="00351CA8" w:rsidRPr="00653967" w:rsidRDefault="00351CA8" w:rsidP="00351CA8">
            <w:pPr>
              <w:pStyle w:val="NormalTableHeading"/>
              <w:spacing w:before="0" w:after="0"/>
              <w:rPr>
                <w:rFonts w:ascii="Arial" w:hAnsi="Arial" w:cs="Arial"/>
                <w:b w:val="0"/>
                <w:sz w:val="17"/>
                <w:szCs w:val="17"/>
              </w:rPr>
            </w:pPr>
            <w:r>
              <w:rPr>
                <w:rFonts w:ascii="Arial" w:hAnsi="Arial" w:cs="Arial"/>
                <w:b w:val="0"/>
                <w:sz w:val="17"/>
                <w:szCs w:val="17"/>
              </w:rPr>
              <w:t xml:space="preserve">Robertson’s Remedial and Painting </w:t>
            </w:r>
            <w:r w:rsidRPr="00653967">
              <w:rPr>
                <w:rFonts w:ascii="Arial" w:hAnsi="Arial" w:cs="Arial"/>
                <w:b w:val="0"/>
                <w:sz w:val="17"/>
                <w:szCs w:val="17"/>
              </w:rPr>
              <w:t>Pty Ltd</w:t>
            </w:r>
          </w:p>
          <w:p w14:paraId="50D8F820" w14:textId="77777777" w:rsidR="00351CA8" w:rsidRPr="00653967" w:rsidRDefault="00351CA8" w:rsidP="00351CA8">
            <w:pPr>
              <w:tabs>
                <w:tab w:val="left" w:pos="2970"/>
              </w:tabs>
              <w:outlineLvl w:val="0"/>
              <w:rPr>
                <w:rFonts w:cs="Arial"/>
                <w:sz w:val="17"/>
                <w:szCs w:val="17"/>
              </w:rPr>
            </w:pPr>
            <w:r w:rsidRPr="00653967">
              <w:rPr>
                <w:rFonts w:cs="Arial"/>
                <w:sz w:val="17"/>
                <w:szCs w:val="17"/>
              </w:rPr>
              <w:t xml:space="preserve">Unit 10/56 Buffalo Road </w:t>
            </w:r>
          </w:p>
          <w:p w14:paraId="2EB3B97F" w14:textId="77777777" w:rsidR="00351CA8" w:rsidRPr="00653967" w:rsidRDefault="00351CA8" w:rsidP="00351CA8">
            <w:pPr>
              <w:tabs>
                <w:tab w:val="left" w:pos="2970"/>
              </w:tabs>
              <w:rPr>
                <w:rFonts w:cs="Arial"/>
                <w:sz w:val="17"/>
                <w:szCs w:val="17"/>
                <w:lang w:val="en-US"/>
              </w:rPr>
            </w:pPr>
            <w:r w:rsidRPr="00653967">
              <w:rPr>
                <w:rFonts w:cs="Arial"/>
                <w:sz w:val="17"/>
                <w:szCs w:val="17"/>
              </w:rPr>
              <w:t>Gladesville NSW 2</w:t>
            </w:r>
            <w:r>
              <w:rPr>
                <w:rFonts w:cs="Arial"/>
                <w:sz w:val="17"/>
                <w:szCs w:val="17"/>
              </w:rPr>
              <w:t>111</w:t>
            </w:r>
          </w:p>
          <w:p w14:paraId="3FDFF6C2" w14:textId="77777777" w:rsidR="00351CA8" w:rsidRPr="00653967" w:rsidRDefault="00351CA8" w:rsidP="00351CA8">
            <w:pPr>
              <w:pStyle w:val="Footer"/>
              <w:rPr>
                <w:rFonts w:cs="Arial"/>
                <w:sz w:val="17"/>
                <w:szCs w:val="17"/>
              </w:rPr>
            </w:pPr>
            <w:r w:rsidRPr="00653967">
              <w:rPr>
                <w:rFonts w:cs="Arial"/>
                <w:sz w:val="17"/>
                <w:szCs w:val="17"/>
              </w:rPr>
              <w:t>Phone: (02) 9181 3519</w:t>
            </w:r>
          </w:p>
          <w:p w14:paraId="262395C3" w14:textId="0E0A3E1B" w:rsidR="0002451A" w:rsidRPr="0002451A" w:rsidRDefault="00351CA8" w:rsidP="00351CA8">
            <w:pPr>
              <w:pStyle w:val="Footer"/>
              <w:rPr>
                <w:rFonts w:cs="Arial"/>
                <w:sz w:val="17"/>
                <w:szCs w:val="17"/>
              </w:rPr>
            </w:pPr>
            <w:r w:rsidRPr="00653967">
              <w:rPr>
                <w:rFonts w:cs="Arial"/>
                <w:sz w:val="17"/>
                <w:szCs w:val="17"/>
              </w:rPr>
              <w:t>A.B.N 16 140 746 247</w:t>
            </w:r>
          </w:p>
        </w:tc>
        <w:tc>
          <w:tcPr>
            <w:tcW w:w="1245" w:type="pct"/>
            <w:shd w:val="clear" w:color="auto" w:fill="BFBFBF"/>
            <w:vAlign w:val="center"/>
          </w:tcPr>
          <w:p w14:paraId="3E3529F0" w14:textId="77777777" w:rsidR="0002451A" w:rsidRPr="0002451A" w:rsidRDefault="0002451A" w:rsidP="00563363">
            <w:pPr>
              <w:pStyle w:val="NormalTableHeading"/>
              <w:spacing w:before="0" w:after="0"/>
              <w:rPr>
                <w:rFonts w:ascii="Arial" w:hAnsi="Arial" w:cs="Arial"/>
                <w:color w:val="auto"/>
                <w:sz w:val="17"/>
                <w:szCs w:val="17"/>
              </w:rPr>
            </w:pPr>
            <w:r w:rsidRPr="0002451A">
              <w:rPr>
                <w:rFonts w:ascii="Arial" w:hAnsi="Arial" w:cs="Arial"/>
                <w:sz w:val="17"/>
                <w:szCs w:val="17"/>
              </w:rPr>
              <w:t>Principal Contractor (PC):</w:t>
            </w:r>
            <w:r w:rsidRPr="0002451A">
              <w:rPr>
                <w:rFonts w:ascii="Arial" w:hAnsi="Arial" w:cs="Arial"/>
                <w:b w:val="0"/>
                <w:sz w:val="17"/>
                <w:szCs w:val="17"/>
              </w:rPr>
              <w:t xml:space="preserve"> </w:t>
            </w:r>
          </w:p>
        </w:tc>
        <w:tc>
          <w:tcPr>
            <w:tcW w:w="1274" w:type="pct"/>
            <w:vAlign w:val="center"/>
          </w:tcPr>
          <w:p w14:paraId="1896BCB3" w14:textId="3C8464F9" w:rsidR="0002451A" w:rsidRPr="0002451A" w:rsidRDefault="00250448" w:rsidP="00563363">
            <w:pPr>
              <w:rPr>
                <w:rFonts w:cs="Arial"/>
                <w:sz w:val="17"/>
                <w:szCs w:val="17"/>
              </w:rPr>
            </w:pPr>
            <w:r w:rsidRPr="0002451A">
              <w:rPr>
                <w:rFonts w:cs="Arial"/>
                <w:b/>
                <w:sz w:val="17"/>
                <w:szCs w:val="17"/>
              </w:rPr>
              <w:fldChar w:fldCharType="begin">
                <w:ffData>
                  <w:name w:val="Text56"/>
                  <w:enabled/>
                  <w:calcOnExit w:val="0"/>
                  <w:textInput/>
                </w:ffData>
              </w:fldChar>
            </w:r>
            <w:r w:rsidRPr="0002451A">
              <w:rPr>
                <w:rFonts w:cs="Arial"/>
                <w:b/>
                <w:sz w:val="17"/>
                <w:szCs w:val="17"/>
              </w:rPr>
              <w:instrText xml:space="preserve"> FORMTEXT </w:instrText>
            </w:r>
            <w:r w:rsidRPr="0002451A">
              <w:rPr>
                <w:rFonts w:cs="Arial"/>
                <w:b/>
                <w:sz w:val="17"/>
                <w:szCs w:val="17"/>
              </w:rPr>
            </w:r>
            <w:r w:rsidRPr="0002451A">
              <w:rPr>
                <w:rFonts w:cs="Arial"/>
                <w:b/>
                <w:sz w:val="17"/>
                <w:szCs w:val="17"/>
              </w:rPr>
              <w:fldChar w:fldCharType="separate"/>
            </w:r>
            <w:r w:rsidR="001231EB">
              <w:rPr>
                <w:rFonts w:cs="Arial"/>
                <w:b/>
                <w:noProof/>
                <w:sz w:val="17"/>
                <w:szCs w:val="17"/>
              </w:rPr>
              <w:t> </w:t>
            </w:r>
            <w:r w:rsidR="001231EB">
              <w:rPr>
                <w:rFonts w:cs="Arial"/>
                <w:b/>
                <w:noProof/>
                <w:sz w:val="17"/>
                <w:szCs w:val="17"/>
              </w:rPr>
              <w:t> </w:t>
            </w:r>
            <w:r w:rsidR="001231EB">
              <w:rPr>
                <w:rFonts w:cs="Arial"/>
                <w:b/>
                <w:noProof/>
                <w:sz w:val="17"/>
                <w:szCs w:val="17"/>
              </w:rPr>
              <w:t> </w:t>
            </w:r>
            <w:r w:rsidR="001231EB">
              <w:rPr>
                <w:rFonts w:cs="Arial"/>
                <w:b/>
                <w:noProof/>
                <w:sz w:val="17"/>
                <w:szCs w:val="17"/>
              </w:rPr>
              <w:t> </w:t>
            </w:r>
            <w:r w:rsidR="001231EB">
              <w:rPr>
                <w:rFonts w:cs="Arial"/>
                <w:b/>
                <w:noProof/>
                <w:sz w:val="17"/>
                <w:szCs w:val="17"/>
              </w:rPr>
              <w:t> </w:t>
            </w:r>
            <w:r w:rsidRPr="0002451A">
              <w:rPr>
                <w:rFonts w:cs="Arial"/>
                <w:b/>
                <w:sz w:val="17"/>
                <w:szCs w:val="17"/>
              </w:rPr>
              <w:fldChar w:fldCharType="end"/>
            </w:r>
          </w:p>
        </w:tc>
      </w:tr>
      <w:tr w:rsidR="00632EAA" w:rsidRPr="00CC34D7" w14:paraId="764A4CAC" w14:textId="77777777" w:rsidTr="00563363">
        <w:trPr>
          <w:cantSplit/>
          <w:trHeight w:val="340"/>
        </w:trPr>
        <w:tc>
          <w:tcPr>
            <w:tcW w:w="1035" w:type="pct"/>
            <w:gridSpan w:val="2"/>
            <w:shd w:val="clear" w:color="auto" w:fill="BFBFBF"/>
            <w:vAlign w:val="center"/>
          </w:tcPr>
          <w:p w14:paraId="314073A4" w14:textId="77777777" w:rsidR="00632EAA" w:rsidRPr="0002451A" w:rsidRDefault="00632EAA" w:rsidP="00632EAA">
            <w:pPr>
              <w:pStyle w:val="NormalTableHeading"/>
              <w:spacing w:before="0" w:after="0"/>
              <w:rPr>
                <w:rFonts w:ascii="Arial" w:hAnsi="Arial" w:cs="Arial"/>
                <w:color w:val="auto"/>
                <w:sz w:val="17"/>
                <w:szCs w:val="17"/>
              </w:rPr>
            </w:pPr>
            <w:r w:rsidRPr="0002451A">
              <w:rPr>
                <w:rFonts w:ascii="Arial" w:hAnsi="Arial" w:cs="Arial"/>
                <w:color w:val="auto"/>
                <w:sz w:val="17"/>
                <w:szCs w:val="17"/>
              </w:rPr>
              <w:t>Work Manager Contact Number:</w:t>
            </w:r>
          </w:p>
        </w:tc>
        <w:tc>
          <w:tcPr>
            <w:tcW w:w="1446" w:type="pct"/>
            <w:gridSpan w:val="3"/>
            <w:vAlign w:val="center"/>
          </w:tcPr>
          <w:p w14:paraId="10A123C9" w14:textId="30D81751" w:rsidR="00632EAA" w:rsidRPr="0002451A" w:rsidRDefault="00632EAA" w:rsidP="00632EAA">
            <w:pPr>
              <w:pStyle w:val="NormalTableHeading"/>
              <w:spacing w:before="0" w:after="0"/>
              <w:rPr>
                <w:rFonts w:ascii="Arial" w:hAnsi="Arial" w:cs="Arial"/>
                <w:b w:val="0"/>
                <w:color w:val="auto"/>
                <w:sz w:val="17"/>
                <w:szCs w:val="17"/>
              </w:rPr>
            </w:pPr>
            <w:del w:id="1" w:author="Alan Richardson" w:date="2026-02-09T16:35:00Z" w16du:dateUtc="2026-02-09T05:35:00Z">
              <w:r w:rsidRPr="0002451A" w:rsidDel="005B201C">
                <w:rPr>
                  <w:rFonts w:ascii="Arial" w:hAnsi="Arial" w:cs="Arial"/>
                  <w:b w:val="0"/>
                  <w:color w:val="auto"/>
                  <w:sz w:val="17"/>
                  <w:szCs w:val="17"/>
                </w:rPr>
                <w:fldChar w:fldCharType="begin">
                  <w:ffData>
                    <w:name w:val="Text48"/>
                    <w:enabled/>
                    <w:calcOnExit w:val="0"/>
                    <w:textInput/>
                  </w:ffData>
                </w:fldChar>
              </w:r>
              <w:bookmarkStart w:id="2" w:name="Text48"/>
              <w:r w:rsidRPr="0002451A" w:rsidDel="005B201C">
                <w:rPr>
                  <w:rFonts w:ascii="Arial" w:hAnsi="Arial" w:cs="Arial"/>
                  <w:b w:val="0"/>
                  <w:color w:val="auto"/>
                  <w:sz w:val="17"/>
                  <w:szCs w:val="17"/>
                </w:rPr>
                <w:delInstrText xml:space="preserve"> FORMTEXT </w:delInstrText>
              </w:r>
              <w:r w:rsidRPr="0002451A" w:rsidDel="005B201C">
                <w:rPr>
                  <w:rFonts w:ascii="Arial" w:hAnsi="Arial" w:cs="Arial"/>
                  <w:b w:val="0"/>
                  <w:color w:val="auto"/>
                  <w:sz w:val="17"/>
                  <w:szCs w:val="17"/>
                </w:rPr>
              </w:r>
              <w:r w:rsidRPr="0002451A" w:rsidDel="005B201C">
                <w:rPr>
                  <w:rFonts w:ascii="Arial" w:hAnsi="Arial" w:cs="Arial"/>
                  <w:b w:val="0"/>
                  <w:color w:val="auto"/>
                  <w:sz w:val="17"/>
                  <w:szCs w:val="17"/>
                </w:rPr>
                <w:fldChar w:fldCharType="separate"/>
              </w:r>
              <w:r w:rsidR="001231EB" w:rsidDel="005B201C">
                <w:rPr>
                  <w:rFonts w:ascii="Arial" w:hAnsi="Arial" w:cs="Arial"/>
                  <w:b w:val="0"/>
                  <w:noProof/>
                  <w:color w:val="auto"/>
                  <w:sz w:val="17"/>
                  <w:szCs w:val="17"/>
                </w:rPr>
                <w:delText> </w:delText>
              </w:r>
              <w:r w:rsidR="001231EB" w:rsidDel="005B201C">
                <w:rPr>
                  <w:rFonts w:ascii="Arial" w:hAnsi="Arial" w:cs="Arial"/>
                  <w:b w:val="0"/>
                  <w:noProof/>
                  <w:color w:val="auto"/>
                  <w:sz w:val="17"/>
                  <w:szCs w:val="17"/>
                </w:rPr>
                <w:delText> </w:delText>
              </w:r>
              <w:r w:rsidR="001231EB" w:rsidDel="005B201C">
                <w:rPr>
                  <w:rFonts w:ascii="Arial" w:hAnsi="Arial" w:cs="Arial"/>
                  <w:b w:val="0"/>
                  <w:noProof/>
                  <w:color w:val="auto"/>
                  <w:sz w:val="17"/>
                  <w:szCs w:val="17"/>
                </w:rPr>
                <w:delText> </w:delText>
              </w:r>
              <w:r w:rsidR="001231EB" w:rsidDel="005B201C">
                <w:rPr>
                  <w:rFonts w:ascii="Arial" w:hAnsi="Arial" w:cs="Arial"/>
                  <w:b w:val="0"/>
                  <w:noProof/>
                  <w:color w:val="auto"/>
                  <w:sz w:val="17"/>
                  <w:szCs w:val="17"/>
                </w:rPr>
                <w:delText> </w:delText>
              </w:r>
              <w:r w:rsidR="001231EB" w:rsidDel="005B201C">
                <w:rPr>
                  <w:rFonts w:ascii="Arial" w:hAnsi="Arial" w:cs="Arial"/>
                  <w:b w:val="0"/>
                  <w:noProof/>
                  <w:color w:val="auto"/>
                  <w:sz w:val="17"/>
                  <w:szCs w:val="17"/>
                </w:rPr>
                <w:delText> </w:delText>
              </w:r>
              <w:r w:rsidRPr="0002451A" w:rsidDel="005B201C">
                <w:rPr>
                  <w:rFonts w:ascii="Arial" w:hAnsi="Arial" w:cs="Arial"/>
                  <w:b w:val="0"/>
                  <w:color w:val="auto"/>
                  <w:sz w:val="17"/>
                  <w:szCs w:val="17"/>
                </w:rPr>
                <w:fldChar w:fldCharType="end"/>
              </w:r>
            </w:del>
            <w:bookmarkEnd w:id="2"/>
            <w:ins w:id="3" w:author="Alan Richardson" w:date="2026-02-09T16:35:00Z" w16du:dateUtc="2026-02-09T05:35:00Z">
              <w:r w:rsidR="005B201C">
                <w:rPr>
                  <w:rFonts w:ascii="Arial" w:hAnsi="Arial" w:cs="Arial"/>
                  <w:b w:val="0"/>
                  <w:color w:val="auto"/>
                  <w:sz w:val="17"/>
                  <w:szCs w:val="17"/>
                </w:rPr>
                <w:t>Matthew McCarthy</w:t>
              </w:r>
            </w:ins>
          </w:p>
        </w:tc>
        <w:tc>
          <w:tcPr>
            <w:tcW w:w="1245" w:type="pct"/>
            <w:shd w:val="clear" w:color="auto" w:fill="BFBFBF"/>
            <w:vAlign w:val="center"/>
          </w:tcPr>
          <w:p w14:paraId="10E69B42" w14:textId="77777777" w:rsidR="00632EAA" w:rsidRPr="0002451A" w:rsidRDefault="00632EAA" w:rsidP="00632EAA">
            <w:pPr>
              <w:pStyle w:val="NormalTableHeading"/>
              <w:spacing w:before="0" w:after="0"/>
              <w:rPr>
                <w:rFonts w:ascii="Arial" w:hAnsi="Arial" w:cs="Arial"/>
                <w:color w:val="auto"/>
                <w:sz w:val="17"/>
                <w:szCs w:val="17"/>
              </w:rPr>
            </w:pPr>
            <w:r w:rsidRPr="0002451A">
              <w:rPr>
                <w:rFonts w:ascii="Arial" w:hAnsi="Arial" w:cs="Arial"/>
                <w:color w:val="auto"/>
                <w:sz w:val="17"/>
                <w:szCs w:val="17"/>
              </w:rPr>
              <w:t>Date SWMS provided to PC:</w:t>
            </w:r>
          </w:p>
        </w:tc>
        <w:tc>
          <w:tcPr>
            <w:tcW w:w="1274" w:type="pct"/>
            <w:vAlign w:val="center"/>
          </w:tcPr>
          <w:p w14:paraId="79DEE028" w14:textId="2450EC36" w:rsidR="00632EAA" w:rsidRPr="0002451A" w:rsidRDefault="00141A50" w:rsidP="00632EAA">
            <w:pPr>
              <w:pStyle w:val="NormalTableHeading"/>
              <w:spacing w:before="0" w:after="0"/>
              <w:rPr>
                <w:rFonts w:ascii="Arial" w:hAnsi="Arial" w:cs="Arial"/>
                <w:b w:val="0"/>
                <w:color w:val="auto"/>
                <w:sz w:val="17"/>
                <w:szCs w:val="17"/>
              </w:rPr>
            </w:pPr>
            <w:del w:id="4" w:author="Alan Richardson" w:date="2026-02-09T16:49:00Z" w16du:dateUtc="2026-02-09T05:49:00Z">
              <w:r w:rsidDel="00887C12">
                <w:rPr>
                  <w:rFonts w:ascii="Arial" w:hAnsi="Arial" w:cs="Arial"/>
                  <w:b w:val="0"/>
                  <w:color w:val="auto"/>
                  <w:sz w:val="17"/>
                  <w:szCs w:val="17"/>
                </w:rPr>
                <w:fldChar w:fldCharType="begin">
                  <w:ffData>
                    <w:name w:val="Text57"/>
                    <w:enabled/>
                    <w:calcOnExit w:val="0"/>
                    <w:textInput/>
                  </w:ffData>
                </w:fldChar>
              </w:r>
              <w:bookmarkStart w:id="5" w:name="Text57"/>
              <w:r w:rsidDel="00887C12">
                <w:rPr>
                  <w:rFonts w:ascii="Arial" w:hAnsi="Arial" w:cs="Arial"/>
                  <w:b w:val="0"/>
                  <w:color w:val="auto"/>
                  <w:sz w:val="17"/>
                  <w:szCs w:val="17"/>
                </w:rPr>
                <w:delInstrText xml:space="preserve"> FORMTEXT </w:delInstrText>
              </w:r>
              <w:r w:rsidDel="00887C12">
                <w:rPr>
                  <w:rFonts w:ascii="Arial" w:hAnsi="Arial" w:cs="Arial"/>
                  <w:b w:val="0"/>
                  <w:color w:val="auto"/>
                  <w:sz w:val="17"/>
                  <w:szCs w:val="17"/>
                </w:rPr>
              </w:r>
              <w:r w:rsidDel="00887C12">
                <w:rPr>
                  <w:rFonts w:ascii="Arial" w:hAnsi="Arial" w:cs="Arial"/>
                  <w:b w:val="0"/>
                  <w:color w:val="auto"/>
                  <w:sz w:val="17"/>
                  <w:szCs w:val="17"/>
                </w:rPr>
                <w:fldChar w:fldCharType="separate"/>
              </w:r>
              <w:r w:rsidR="001231EB" w:rsidDel="00887C12">
                <w:rPr>
                  <w:rFonts w:ascii="Arial" w:hAnsi="Arial" w:cs="Arial"/>
                  <w:b w:val="0"/>
                  <w:noProof/>
                  <w:color w:val="auto"/>
                  <w:sz w:val="17"/>
                  <w:szCs w:val="17"/>
                </w:rPr>
                <w:delText> </w:delText>
              </w:r>
              <w:r w:rsidR="001231EB" w:rsidDel="00887C12">
                <w:rPr>
                  <w:rFonts w:ascii="Arial" w:hAnsi="Arial" w:cs="Arial"/>
                  <w:b w:val="0"/>
                  <w:noProof/>
                  <w:color w:val="auto"/>
                  <w:sz w:val="17"/>
                  <w:szCs w:val="17"/>
                </w:rPr>
                <w:delText> </w:delText>
              </w:r>
              <w:r w:rsidR="001231EB" w:rsidDel="00887C12">
                <w:rPr>
                  <w:rFonts w:ascii="Arial" w:hAnsi="Arial" w:cs="Arial"/>
                  <w:b w:val="0"/>
                  <w:noProof/>
                  <w:color w:val="auto"/>
                  <w:sz w:val="17"/>
                  <w:szCs w:val="17"/>
                </w:rPr>
                <w:delText> </w:delText>
              </w:r>
              <w:r w:rsidR="001231EB" w:rsidDel="00887C12">
                <w:rPr>
                  <w:rFonts w:ascii="Arial" w:hAnsi="Arial" w:cs="Arial"/>
                  <w:b w:val="0"/>
                  <w:noProof/>
                  <w:color w:val="auto"/>
                  <w:sz w:val="17"/>
                  <w:szCs w:val="17"/>
                </w:rPr>
                <w:delText> </w:delText>
              </w:r>
              <w:r w:rsidR="001231EB" w:rsidDel="00887C12">
                <w:rPr>
                  <w:rFonts w:ascii="Arial" w:hAnsi="Arial" w:cs="Arial"/>
                  <w:b w:val="0"/>
                  <w:noProof/>
                  <w:color w:val="auto"/>
                  <w:sz w:val="17"/>
                  <w:szCs w:val="17"/>
                </w:rPr>
                <w:delText> </w:delText>
              </w:r>
              <w:r w:rsidDel="00887C12">
                <w:rPr>
                  <w:rFonts w:ascii="Arial" w:hAnsi="Arial" w:cs="Arial"/>
                  <w:b w:val="0"/>
                  <w:color w:val="auto"/>
                  <w:sz w:val="17"/>
                  <w:szCs w:val="17"/>
                </w:rPr>
                <w:fldChar w:fldCharType="end"/>
              </w:r>
            </w:del>
            <w:bookmarkEnd w:id="5"/>
          </w:p>
        </w:tc>
      </w:tr>
      <w:tr w:rsidR="00632EAA" w:rsidRPr="00CC34D7" w14:paraId="05D8BB8B" w14:textId="77777777" w:rsidTr="00563363">
        <w:trPr>
          <w:cantSplit/>
          <w:trHeight w:val="340"/>
        </w:trPr>
        <w:tc>
          <w:tcPr>
            <w:tcW w:w="736" w:type="pct"/>
            <w:shd w:val="clear" w:color="auto" w:fill="BFBFBF"/>
            <w:vAlign w:val="center"/>
          </w:tcPr>
          <w:p w14:paraId="1B6C634A" w14:textId="77777777" w:rsidR="00632EAA" w:rsidRPr="0002451A" w:rsidRDefault="00632EAA" w:rsidP="00632EAA">
            <w:pPr>
              <w:pStyle w:val="NormalTableHeading"/>
              <w:spacing w:before="0" w:after="0"/>
              <w:rPr>
                <w:rFonts w:ascii="Arial" w:hAnsi="Arial" w:cs="Arial"/>
                <w:color w:val="auto"/>
                <w:sz w:val="17"/>
                <w:szCs w:val="17"/>
              </w:rPr>
            </w:pPr>
            <w:r w:rsidRPr="0002451A">
              <w:rPr>
                <w:rFonts w:ascii="Arial" w:hAnsi="Arial" w:cs="Arial"/>
                <w:color w:val="auto"/>
                <w:sz w:val="17"/>
                <w:szCs w:val="17"/>
              </w:rPr>
              <w:t>Work Activity</w:t>
            </w:r>
          </w:p>
        </w:tc>
        <w:tc>
          <w:tcPr>
            <w:tcW w:w="1745" w:type="pct"/>
            <w:gridSpan w:val="4"/>
            <w:vAlign w:val="center"/>
          </w:tcPr>
          <w:p w14:paraId="2829CAA7" w14:textId="7C56E5E3" w:rsidR="00632EAA" w:rsidRPr="0002451A" w:rsidRDefault="00632EAA" w:rsidP="00632EAA">
            <w:pPr>
              <w:pStyle w:val="NormalTableHeading"/>
              <w:spacing w:before="0" w:after="0"/>
              <w:rPr>
                <w:rFonts w:ascii="Arial" w:hAnsi="Arial" w:cs="Arial"/>
                <w:b w:val="0"/>
                <w:color w:val="auto"/>
                <w:sz w:val="17"/>
                <w:szCs w:val="17"/>
              </w:rPr>
            </w:pPr>
            <w:r>
              <w:rPr>
                <w:rFonts w:ascii="Arial" w:hAnsi="Arial" w:cs="Arial"/>
                <w:b w:val="0"/>
                <w:sz w:val="17"/>
                <w:szCs w:val="17"/>
              </w:rPr>
              <w:t>Cladding</w:t>
            </w:r>
            <w:r w:rsidRPr="0002451A">
              <w:rPr>
                <w:rFonts w:ascii="Arial" w:hAnsi="Arial" w:cs="Arial"/>
                <w:b w:val="0"/>
                <w:sz w:val="17"/>
                <w:szCs w:val="17"/>
              </w:rPr>
              <w:t xml:space="preserve"> Installation</w:t>
            </w:r>
          </w:p>
        </w:tc>
        <w:tc>
          <w:tcPr>
            <w:tcW w:w="1245" w:type="pct"/>
            <w:shd w:val="clear" w:color="auto" w:fill="BFBFBF"/>
            <w:vAlign w:val="center"/>
          </w:tcPr>
          <w:p w14:paraId="6650280E" w14:textId="77777777" w:rsidR="00632EAA" w:rsidRPr="0002451A" w:rsidRDefault="00632EAA" w:rsidP="00632EAA">
            <w:pPr>
              <w:pStyle w:val="NormalTableHeading"/>
              <w:spacing w:before="0" w:after="0"/>
              <w:rPr>
                <w:rFonts w:ascii="Arial" w:hAnsi="Arial" w:cs="Arial"/>
                <w:color w:val="auto"/>
                <w:sz w:val="17"/>
                <w:szCs w:val="17"/>
              </w:rPr>
            </w:pPr>
            <w:r w:rsidRPr="0002451A">
              <w:rPr>
                <w:rFonts w:ascii="Arial" w:hAnsi="Arial" w:cs="Arial"/>
                <w:color w:val="auto"/>
                <w:sz w:val="17"/>
                <w:szCs w:val="17"/>
              </w:rPr>
              <w:t>Workplace Location:</w:t>
            </w:r>
          </w:p>
        </w:tc>
        <w:tc>
          <w:tcPr>
            <w:tcW w:w="1274" w:type="pct"/>
            <w:vAlign w:val="center"/>
          </w:tcPr>
          <w:p w14:paraId="2C1D948D" w14:textId="3C1952AE" w:rsidR="00632EAA" w:rsidRPr="0002451A" w:rsidRDefault="00250448" w:rsidP="00632EAA">
            <w:pPr>
              <w:pStyle w:val="Header"/>
              <w:rPr>
                <w:rFonts w:cs="Arial"/>
                <w:b/>
                <w:sz w:val="17"/>
                <w:szCs w:val="17"/>
              </w:rPr>
            </w:pPr>
            <w:r w:rsidRPr="0002451A">
              <w:rPr>
                <w:rFonts w:cs="Arial"/>
                <w:b/>
                <w:sz w:val="17"/>
                <w:szCs w:val="17"/>
              </w:rPr>
              <w:fldChar w:fldCharType="begin">
                <w:ffData>
                  <w:name w:val="Text56"/>
                  <w:enabled/>
                  <w:calcOnExit w:val="0"/>
                  <w:textInput/>
                </w:ffData>
              </w:fldChar>
            </w:r>
            <w:r w:rsidRPr="0002451A">
              <w:rPr>
                <w:rFonts w:cs="Arial"/>
                <w:b/>
                <w:sz w:val="17"/>
                <w:szCs w:val="17"/>
              </w:rPr>
              <w:instrText xml:space="preserve"> FORMTEXT </w:instrText>
            </w:r>
            <w:r w:rsidRPr="0002451A">
              <w:rPr>
                <w:rFonts w:cs="Arial"/>
                <w:b/>
                <w:sz w:val="17"/>
                <w:szCs w:val="17"/>
              </w:rPr>
            </w:r>
            <w:r w:rsidRPr="0002451A">
              <w:rPr>
                <w:rFonts w:cs="Arial"/>
                <w:b/>
                <w:sz w:val="17"/>
                <w:szCs w:val="17"/>
              </w:rPr>
              <w:fldChar w:fldCharType="separate"/>
            </w:r>
            <w:r w:rsidR="001231EB">
              <w:rPr>
                <w:rFonts w:cs="Arial"/>
                <w:b/>
                <w:noProof/>
                <w:sz w:val="17"/>
                <w:szCs w:val="17"/>
              </w:rPr>
              <w:t> </w:t>
            </w:r>
            <w:r w:rsidR="001231EB">
              <w:rPr>
                <w:rFonts w:cs="Arial"/>
                <w:b/>
                <w:noProof/>
                <w:sz w:val="17"/>
                <w:szCs w:val="17"/>
              </w:rPr>
              <w:t> </w:t>
            </w:r>
            <w:r w:rsidR="001231EB">
              <w:rPr>
                <w:rFonts w:cs="Arial"/>
                <w:b/>
                <w:noProof/>
                <w:sz w:val="17"/>
                <w:szCs w:val="17"/>
              </w:rPr>
              <w:t> </w:t>
            </w:r>
            <w:r w:rsidR="001231EB">
              <w:rPr>
                <w:rFonts w:cs="Arial"/>
                <w:b/>
                <w:noProof/>
                <w:sz w:val="17"/>
                <w:szCs w:val="17"/>
              </w:rPr>
              <w:t> </w:t>
            </w:r>
            <w:r w:rsidR="001231EB">
              <w:rPr>
                <w:rFonts w:cs="Arial"/>
                <w:b/>
                <w:noProof/>
                <w:sz w:val="17"/>
                <w:szCs w:val="17"/>
              </w:rPr>
              <w:t> </w:t>
            </w:r>
            <w:r w:rsidRPr="0002451A">
              <w:rPr>
                <w:rFonts w:cs="Arial"/>
                <w:b/>
                <w:sz w:val="17"/>
                <w:szCs w:val="17"/>
              </w:rPr>
              <w:fldChar w:fldCharType="end"/>
            </w:r>
          </w:p>
        </w:tc>
      </w:tr>
      <w:tr w:rsidR="0002451A" w:rsidRPr="00CC34D7" w14:paraId="156E4E38" w14:textId="77777777" w:rsidTr="00A1181E">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Change w:id="6" w:author="Alan Richardson" w:date="2026-02-09T16:42:00Z" w16du:dateUtc="2026-02-09T05:42:00Z">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blPrExChange>
        </w:tblPrEx>
        <w:trPr>
          <w:cantSplit/>
          <w:trHeight w:val="340"/>
          <w:trPrChange w:id="7" w:author="Alan Richardson" w:date="2026-02-09T16:42:00Z" w16du:dateUtc="2026-02-09T05:42:00Z">
            <w:trPr>
              <w:cantSplit/>
              <w:trHeight w:val="340"/>
            </w:trPr>
          </w:trPrChange>
        </w:trPr>
        <w:tc>
          <w:tcPr>
            <w:tcW w:w="736" w:type="pct"/>
            <w:vMerge w:val="restart"/>
            <w:shd w:val="clear" w:color="auto" w:fill="BFBFBF"/>
            <w:vAlign w:val="center"/>
            <w:tcPrChange w:id="8" w:author="Alan Richardson" w:date="2026-02-09T16:42:00Z" w16du:dateUtc="2026-02-09T05:42:00Z">
              <w:tcPr>
                <w:tcW w:w="736" w:type="pct"/>
                <w:vMerge w:val="restart"/>
                <w:shd w:val="clear" w:color="auto" w:fill="BFBFBF"/>
                <w:vAlign w:val="center"/>
              </w:tcPr>
            </w:tcPrChange>
          </w:tcPr>
          <w:p w14:paraId="669F8090" w14:textId="77777777" w:rsidR="0002451A" w:rsidRPr="0002451A" w:rsidRDefault="0002451A" w:rsidP="00563363">
            <w:pPr>
              <w:pStyle w:val="Header"/>
              <w:rPr>
                <w:rFonts w:cs="Arial"/>
                <w:b/>
                <w:sz w:val="17"/>
                <w:szCs w:val="17"/>
              </w:rPr>
            </w:pPr>
            <w:r w:rsidRPr="0002451A">
              <w:rPr>
                <w:rFonts w:cs="Arial"/>
                <w:b/>
                <w:sz w:val="17"/>
                <w:szCs w:val="17"/>
              </w:rPr>
              <w:t>High Risk Construction Work:</w:t>
            </w:r>
          </w:p>
        </w:tc>
        <w:tc>
          <w:tcPr>
            <w:tcW w:w="1238" w:type="pct"/>
            <w:gridSpan w:val="3"/>
            <w:vAlign w:val="center"/>
            <w:tcPrChange w:id="9" w:author="Alan Richardson" w:date="2026-02-09T16:42:00Z" w16du:dateUtc="2026-02-09T05:42:00Z">
              <w:tcPr>
                <w:tcW w:w="1295" w:type="pct"/>
                <w:gridSpan w:val="4"/>
                <w:vAlign w:val="center"/>
              </w:tcPr>
            </w:tcPrChange>
          </w:tcPr>
          <w:p w14:paraId="1013EF94" w14:textId="1EC6C47F" w:rsidR="0002451A" w:rsidRPr="0002451A" w:rsidRDefault="0002451A" w:rsidP="00563363">
            <w:pPr>
              <w:pStyle w:val="Header"/>
              <w:rPr>
                <w:rFonts w:cs="Arial"/>
                <w:sz w:val="17"/>
                <w:szCs w:val="17"/>
              </w:rPr>
            </w:pPr>
            <w:r>
              <w:rPr>
                <w:rFonts w:cs="Arial"/>
                <w:sz w:val="17"/>
                <w:szCs w:val="17"/>
              </w:rPr>
              <w:fldChar w:fldCharType="begin">
                <w:ffData>
                  <w:name w:val="Check1"/>
                  <w:enabled/>
                  <w:calcOnExit w:val="0"/>
                  <w:checkBox>
                    <w:size w:val="18"/>
                    <w:default w:val="1"/>
                  </w:checkBox>
                </w:ffData>
              </w:fldChar>
            </w:r>
            <w:bookmarkStart w:id="10" w:name="Check1"/>
            <w:r>
              <w:rPr>
                <w:rFonts w:cs="Arial"/>
                <w:sz w:val="17"/>
                <w:szCs w:val="17"/>
              </w:rPr>
              <w:instrText xml:space="preserve"> FORMCHECKBOX </w:instrText>
            </w:r>
            <w:r>
              <w:rPr>
                <w:rFonts w:cs="Arial"/>
                <w:sz w:val="17"/>
                <w:szCs w:val="17"/>
              </w:rPr>
            </w:r>
            <w:r>
              <w:rPr>
                <w:rFonts w:cs="Arial"/>
                <w:sz w:val="17"/>
                <w:szCs w:val="17"/>
              </w:rPr>
              <w:fldChar w:fldCharType="separate"/>
            </w:r>
            <w:r>
              <w:rPr>
                <w:rFonts w:cs="Arial"/>
                <w:sz w:val="17"/>
                <w:szCs w:val="17"/>
              </w:rPr>
              <w:fldChar w:fldCharType="end"/>
            </w:r>
            <w:bookmarkEnd w:id="10"/>
            <w:r w:rsidRPr="0002451A">
              <w:rPr>
                <w:rFonts w:cs="Arial"/>
                <w:sz w:val="17"/>
                <w:szCs w:val="17"/>
              </w:rPr>
              <w:t xml:space="preserve"> Risk of person falling more than 2 metres</w:t>
            </w:r>
          </w:p>
        </w:tc>
        <w:tc>
          <w:tcPr>
            <w:tcW w:w="1752" w:type="pct"/>
            <w:gridSpan w:val="2"/>
            <w:vAlign w:val="center"/>
            <w:tcPrChange w:id="11" w:author="Alan Richardson" w:date="2026-02-09T16:42:00Z" w16du:dateUtc="2026-02-09T05:42:00Z">
              <w:tcPr>
                <w:tcW w:w="1695" w:type="pct"/>
                <w:gridSpan w:val="2"/>
                <w:vAlign w:val="center"/>
              </w:tcPr>
            </w:tcPrChange>
          </w:tcPr>
          <w:p w14:paraId="67DABD61" w14:textId="54C8D6D0" w:rsidR="0002451A" w:rsidRPr="0002451A" w:rsidRDefault="0002451A" w:rsidP="00563363">
            <w:pPr>
              <w:pStyle w:val="Header"/>
              <w:rPr>
                <w:rFonts w:cs="Arial"/>
                <w:sz w:val="17"/>
                <w:szCs w:val="17"/>
              </w:rPr>
            </w:pPr>
            <w:r w:rsidRPr="0002451A">
              <w:rPr>
                <w:rFonts w:cs="Arial"/>
                <w:sz w:val="17"/>
                <w:szCs w:val="17"/>
              </w:rPr>
              <w:fldChar w:fldCharType="begin">
                <w:ffData>
                  <w:name w:val="Check7"/>
                  <w:enabled/>
                  <w:calcOnExit w:val="0"/>
                  <w:checkBox>
                    <w:sizeAuto/>
                    <w:default w:val="0"/>
                  </w:checkBox>
                </w:ffData>
              </w:fldChar>
            </w:r>
            <w:bookmarkStart w:id="12" w:name="Check7"/>
            <w:r w:rsidRPr="0002451A">
              <w:rPr>
                <w:rFonts w:cs="Arial"/>
                <w:sz w:val="17"/>
                <w:szCs w:val="17"/>
              </w:rPr>
              <w:instrText xml:space="preserve"> FORMCHECKBOX </w:instrText>
            </w:r>
            <w:r w:rsidRPr="0002451A">
              <w:rPr>
                <w:rFonts w:cs="Arial"/>
                <w:sz w:val="17"/>
                <w:szCs w:val="17"/>
              </w:rPr>
            </w:r>
            <w:r w:rsidRPr="0002451A">
              <w:rPr>
                <w:rFonts w:cs="Arial"/>
                <w:sz w:val="17"/>
                <w:szCs w:val="17"/>
              </w:rPr>
              <w:fldChar w:fldCharType="separate"/>
            </w:r>
            <w:r w:rsidRPr="0002451A">
              <w:rPr>
                <w:rFonts w:cs="Arial"/>
                <w:sz w:val="17"/>
                <w:szCs w:val="17"/>
              </w:rPr>
              <w:fldChar w:fldCharType="end"/>
            </w:r>
            <w:bookmarkEnd w:id="12"/>
            <w:r w:rsidRPr="0002451A">
              <w:rPr>
                <w:rFonts w:cs="Arial"/>
                <w:sz w:val="17"/>
                <w:szCs w:val="17"/>
              </w:rPr>
              <w:t xml:space="preserve"> Work on a telecommunication tower</w:t>
            </w:r>
          </w:p>
        </w:tc>
        <w:tc>
          <w:tcPr>
            <w:tcW w:w="1274" w:type="pct"/>
            <w:vAlign w:val="center"/>
            <w:tcPrChange w:id="13" w:author="Alan Richardson" w:date="2026-02-09T16:42:00Z" w16du:dateUtc="2026-02-09T05:42:00Z">
              <w:tcPr>
                <w:tcW w:w="1274" w:type="pct"/>
                <w:vAlign w:val="center"/>
              </w:tcPr>
            </w:tcPrChange>
          </w:tcPr>
          <w:p w14:paraId="4DA0306B" w14:textId="04D3B49A" w:rsidR="0002451A" w:rsidRPr="0002451A" w:rsidRDefault="0002451A" w:rsidP="00563363">
            <w:pPr>
              <w:pStyle w:val="Header"/>
              <w:rPr>
                <w:rFonts w:cs="Arial"/>
                <w:sz w:val="17"/>
                <w:szCs w:val="17"/>
              </w:rPr>
            </w:pPr>
            <w:r w:rsidRPr="0002451A">
              <w:rPr>
                <w:rFonts w:cs="Arial"/>
                <w:sz w:val="17"/>
                <w:szCs w:val="17"/>
              </w:rPr>
              <w:fldChar w:fldCharType="begin">
                <w:ffData>
                  <w:name w:val="Check13"/>
                  <w:enabled/>
                  <w:calcOnExit w:val="0"/>
                  <w:checkBox>
                    <w:sizeAuto/>
                    <w:default w:val="0"/>
                  </w:checkBox>
                </w:ffData>
              </w:fldChar>
            </w:r>
            <w:bookmarkStart w:id="14" w:name="Check13"/>
            <w:r w:rsidRPr="0002451A">
              <w:rPr>
                <w:rFonts w:cs="Arial"/>
                <w:sz w:val="17"/>
                <w:szCs w:val="17"/>
              </w:rPr>
              <w:instrText xml:space="preserve"> FORMCHECKBOX </w:instrText>
            </w:r>
            <w:r w:rsidRPr="0002451A">
              <w:rPr>
                <w:rFonts w:cs="Arial"/>
                <w:sz w:val="17"/>
                <w:szCs w:val="17"/>
              </w:rPr>
            </w:r>
            <w:r w:rsidRPr="0002451A">
              <w:rPr>
                <w:rFonts w:cs="Arial"/>
                <w:sz w:val="17"/>
                <w:szCs w:val="17"/>
              </w:rPr>
              <w:fldChar w:fldCharType="separate"/>
            </w:r>
            <w:r w:rsidRPr="0002451A">
              <w:rPr>
                <w:rFonts w:cs="Arial"/>
                <w:sz w:val="17"/>
                <w:szCs w:val="17"/>
              </w:rPr>
              <w:fldChar w:fldCharType="end"/>
            </w:r>
            <w:bookmarkEnd w:id="14"/>
            <w:r w:rsidRPr="0002451A">
              <w:rPr>
                <w:rFonts w:cs="Arial"/>
                <w:sz w:val="17"/>
                <w:szCs w:val="17"/>
              </w:rPr>
              <w:t xml:space="preserve"> Demolition of a load-bearing structure</w:t>
            </w:r>
          </w:p>
        </w:tc>
      </w:tr>
      <w:tr w:rsidR="0002451A" w:rsidRPr="00CC34D7" w14:paraId="2EF8811D" w14:textId="77777777" w:rsidTr="00A1181E">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Change w:id="15" w:author="Alan Richardson" w:date="2026-02-09T16:42:00Z" w16du:dateUtc="2026-02-09T05:42:00Z">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blPrExChange>
        </w:tblPrEx>
        <w:trPr>
          <w:cantSplit/>
          <w:trHeight w:val="340"/>
          <w:trPrChange w:id="16" w:author="Alan Richardson" w:date="2026-02-09T16:42:00Z" w16du:dateUtc="2026-02-09T05:42:00Z">
            <w:trPr>
              <w:cantSplit/>
              <w:trHeight w:val="340"/>
            </w:trPr>
          </w:trPrChange>
        </w:trPr>
        <w:tc>
          <w:tcPr>
            <w:tcW w:w="736" w:type="pct"/>
            <w:vMerge/>
            <w:shd w:val="clear" w:color="auto" w:fill="BFBFBF"/>
            <w:vAlign w:val="center"/>
            <w:tcPrChange w:id="17" w:author="Alan Richardson" w:date="2026-02-09T16:42:00Z" w16du:dateUtc="2026-02-09T05:42:00Z">
              <w:tcPr>
                <w:tcW w:w="736" w:type="pct"/>
                <w:vMerge/>
                <w:shd w:val="clear" w:color="auto" w:fill="BFBFBF"/>
                <w:vAlign w:val="center"/>
              </w:tcPr>
            </w:tcPrChange>
          </w:tcPr>
          <w:p w14:paraId="43BB698C" w14:textId="77777777" w:rsidR="0002451A" w:rsidRPr="0002451A" w:rsidRDefault="0002451A" w:rsidP="00563363">
            <w:pPr>
              <w:pStyle w:val="Header"/>
              <w:rPr>
                <w:rFonts w:cs="Arial"/>
                <w:b/>
                <w:sz w:val="17"/>
                <w:szCs w:val="17"/>
              </w:rPr>
            </w:pPr>
          </w:p>
        </w:tc>
        <w:tc>
          <w:tcPr>
            <w:tcW w:w="1238" w:type="pct"/>
            <w:gridSpan w:val="3"/>
            <w:vAlign w:val="center"/>
            <w:tcPrChange w:id="18" w:author="Alan Richardson" w:date="2026-02-09T16:42:00Z" w16du:dateUtc="2026-02-09T05:42:00Z">
              <w:tcPr>
                <w:tcW w:w="1295" w:type="pct"/>
                <w:gridSpan w:val="4"/>
                <w:vAlign w:val="center"/>
              </w:tcPr>
            </w:tcPrChange>
          </w:tcPr>
          <w:p w14:paraId="07CD0A56" w14:textId="2943FA17" w:rsidR="0002451A" w:rsidRPr="0002451A" w:rsidRDefault="0002451A" w:rsidP="00563363">
            <w:pPr>
              <w:pStyle w:val="Header"/>
              <w:rPr>
                <w:rFonts w:cs="Arial"/>
                <w:sz w:val="17"/>
                <w:szCs w:val="17"/>
              </w:rPr>
            </w:pPr>
            <w:r w:rsidRPr="0002451A">
              <w:rPr>
                <w:rFonts w:cs="Arial"/>
                <w:sz w:val="17"/>
                <w:szCs w:val="17"/>
              </w:rPr>
              <w:fldChar w:fldCharType="begin">
                <w:ffData>
                  <w:name w:val="Check2"/>
                  <w:enabled/>
                  <w:calcOnExit w:val="0"/>
                  <w:checkBox>
                    <w:sizeAuto/>
                    <w:default w:val="0"/>
                  </w:checkBox>
                </w:ffData>
              </w:fldChar>
            </w:r>
            <w:bookmarkStart w:id="19" w:name="Check2"/>
            <w:r w:rsidRPr="0002451A">
              <w:rPr>
                <w:rFonts w:cs="Arial"/>
                <w:sz w:val="17"/>
                <w:szCs w:val="17"/>
              </w:rPr>
              <w:instrText xml:space="preserve"> FORMCHECKBOX </w:instrText>
            </w:r>
            <w:r w:rsidRPr="0002451A">
              <w:rPr>
                <w:rFonts w:cs="Arial"/>
                <w:sz w:val="17"/>
                <w:szCs w:val="17"/>
              </w:rPr>
            </w:r>
            <w:r w:rsidRPr="0002451A">
              <w:rPr>
                <w:rFonts w:cs="Arial"/>
                <w:sz w:val="17"/>
                <w:szCs w:val="17"/>
              </w:rPr>
              <w:fldChar w:fldCharType="separate"/>
            </w:r>
            <w:r w:rsidRPr="0002451A">
              <w:rPr>
                <w:rFonts w:cs="Arial"/>
                <w:sz w:val="17"/>
                <w:szCs w:val="17"/>
              </w:rPr>
              <w:fldChar w:fldCharType="end"/>
            </w:r>
            <w:bookmarkEnd w:id="19"/>
            <w:r w:rsidRPr="0002451A">
              <w:rPr>
                <w:rFonts w:cs="Arial"/>
                <w:sz w:val="17"/>
                <w:szCs w:val="17"/>
              </w:rPr>
              <w:t xml:space="preserve"> Likely to involve disturbing asbestos</w:t>
            </w:r>
          </w:p>
        </w:tc>
        <w:tc>
          <w:tcPr>
            <w:tcW w:w="1752" w:type="pct"/>
            <w:gridSpan w:val="2"/>
            <w:vAlign w:val="center"/>
            <w:tcPrChange w:id="20" w:author="Alan Richardson" w:date="2026-02-09T16:42:00Z" w16du:dateUtc="2026-02-09T05:42:00Z">
              <w:tcPr>
                <w:tcW w:w="1695" w:type="pct"/>
                <w:gridSpan w:val="2"/>
                <w:vAlign w:val="center"/>
              </w:tcPr>
            </w:tcPrChange>
          </w:tcPr>
          <w:p w14:paraId="60123CFD" w14:textId="78BE6F36" w:rsidR="0002451A" w:rsidRPr="0002451A" w:rsidRDefault="0002451A" w:rsidP="00563363">
            <w:pPr>
              <w:pStyle w:val="Header"/>
              <w:rPr>
                <w:rFonts w:cs="Arial"/>
                <w:sz w:val="17"/>
                <w:szCs w:val="17"/>
              </w:rPr>
            </w:pPr>
            <w:r w:rsidRPr="0002451A">
              <w:rPr>
                <w:rFonts w:cs="Arial"/>
                <w:sz w:val="17"/>
                <w:szCs w:val="17"/>
              </w:rPr>
              <w:fldChar w:fldCharType="begin">
                <w:ffData>
                  <w:name w:val="Check8"/>
                  <w:enabled/>
                  <w:calcOnExit w:val="0"/>
                  <w:checkBox>
                    <w:sizeAuto/>
                    <w:default w:val="0"/>
                  </w:checkBox>
                </w:ffData>
              </w:fldChar>
            </w:r>
            <w:bookmarkStart w:id="21" w:name="Check8"/>
            <w:r w:rsidRPr="0002451A">
              <w:rPr>
                <w:rFonts w:cs="Arial"/>
                <w:sz w:val="17"/>
                <w:szCs w:val="17"/>
              </w:rPr>
              <w:instrText xml:space="preserve"> FORMCHECKBOX </w:instrText>
            </w:r>
            <w:r w:rsidRPr="0002451A">
              <w:rPr>
                <w:rFonts w:cs="Arial"/>
                <w:sz w:val="17"/>
                <w:szCs w:val="17"/>
              </w:rPr>
            </w:r>
            <w:r w:rsidRPr="0002451A">
              <w:rPr>
                <w:rFonts w:cs="Arial"/>
                <w:sz w:val="17"/>
                <w:szCs w:val="17"/>
              </w:rPr>
              <w:fldChar w:fldCharType="separate"/>
            </w:r>
            <w:r w:rsidRPr="0002451A">
              <w:rPr>
                <w:rFonts w:cs="Arial"/>
                <w:sz w:val="17"/>
                <w:szCs w:val="17"/>
              </w:rPr>
              <w:fldChar w:fldCharType="end"/>
            </w:r>
            <w:bookmarkEnd w:id="21"/>
            <w:r w:rsidRPr="0002451A">
              <w:rPr>
                <w:rFonts w:cs="Arial"/>
                <w:sz w:val="17"/>
                <w:szCs w:val="17"/>
              </w:rPr>
              <w:t xml:space="preserve"> Temporary load-bearing support for structural alterations or repairs</w:t>
            </w:r>
          </w:p>
        </w:tc>
        <w:tc>
          <w:tcPr>
            <w:tcW w:w="1274" w:type="pct"/>
            <w:vAlign w:val="center"/>
            <w:tcPrChange w:id="22" w:author="Alan Richardson" w:date="2026-02-09T16:42:00Z" w16du:dateUtc="2026-02-09T05:42:00Z">
              <w:tcPr>
                <w:tcW w:w="1274" w:type="pct"/>
                <w:vAlign w:val="center"/>
              </w:tcPr>
            </w:tcPrChange>
          </w:tcPr>
          <w:p w14:paraId="36BA9525" w14:textId="743D3AC7" w:rsidR="0002451A" w:rsidRPr="0002451A" w:rsidRDefault="0002451A" w:rsidP="00563363">
            <w:pPr>
              <w:pStyle w:val="Header"/>
              <w:rPr>
                <w:rFonts w:cs="Arial"/>
                <w:sz w:val="17"/>
                <w:szCs w:val="17"/>
              </w:rPr>
            </w:pPr>
            <w:r w:rsidRPr="0002451A">
              <w:rPr>
                <w:rFonts w:cs="Arial"/>
                <w:sz w:val="17"/>
                <w:szCs w:val="17"/>
              </w:rPr>
              <w:fldChar w:fldCharType="begin">
                <w:ffData>
                  <w:name w:val="Check14"/>
                  <w:enabled/>
                  <w:calcOnExit w:val="0"/>
                  <w:checkBox>
                    <w:sizeAuto/>
                    <w:default w:val="0"/>
                  </w:checkBox>
                </w:ffData>
              </w:fldChar>
            </w:r>
            <w:bookmarkStart w:id="23" w:name="Check14"/>
            <w:r w:rsidRPr="0002451A">
              <w:rPr>
                <w:rFonts w:cs="Arial"/>
                <w:sz w:val="17"/>
                <w:szCs w:val="17"/>
              </w:rPr>
              <w:instrText xml:space="preserve"> FORMCHECKBOX </w:instrText>
            </w:r>
            <w:r w:rsidRPr="0002451A">
              <w:rPr>
                <w:rFonts w:cs="Arial"/>
                <w:sz w:val="17"/>
                <w:szCs w:val="17"/>
              </w:rPr>
            </w:r>
            <w:r w:rsidRPr="0002451A">
              <w:rPr>
                <w:rFonts w:cs="Arial"/>
                <w:sz w:val="17"/>
                <w:szCs w:val="17"/>
              </w:rPr>
              <w:fldChar w:fldCharType="separate"/>
            </w:r>
            <w:r w:rsidRPr="0002451A">
              <w:rPr>
                <w:rFonts w:cs="Arial"/>
                <w:sz w:val="17"/>
                <w:szCs w:val="17"/>
              </w:rPr>
              <w:fldChar w:fldCharType="end"/>
            </w:r>
            <w:bookmarkEnd w:id="23"/>
            <w:r w:rsidRPr="0002451A">
              <w:rPr>
                <w:rFonts w:cs="Arial"/>
                <w:sz w:val="17"/>
                <w:szCs w:val="17"/>
              </w:rPr>
              <w:t xml:space="preserve"> Work in or near a confined space</w:t>
            </w:r>
          </w:p>
        </w:tc>
      </w:tr>
      <w:tr w:rsidR="0002451A" w:rsidRPr="00CC34D7" w14:paraId="656D1D1D" w14:textId="77777777" w:rsidTr="00A1181E">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Change w:id="24" w:author="Alan Richardson" w:date="2026-02-09T16:42:00Z" w16du:dateUtc="2026-02-09T05:42:00Z">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blPrExChange>
        </w:tblPrEx>
        <w:trPr>
          <w:cantSplit/>
          <w:trHeight w:val="340"/>
          <w:trPrChange w:id="25" w:author="Alan Richardson" w:date="2026-02-09T16:42:00Z" w16du:dateUtc="2026-02-09T05:42:00Z">
            <w:trPr>
              <w:cantSplit/>
              <w:trHeight w:val="340"/>
            </w:trPr>
          </w:trPrChange>
        </w:trPr>
        <w:tc>
          <w:tcPr>
            <w:tcW w:w="736" w:type="pct"/>
            <w:vMerge/>
            <w:shd w:val="clear" w:color="auto" w:fill="BFBFBF"/>
            <w:vAlign w:val="center"/>
            <w:tcPrChange w:id="26" w:author="Alan Richardson" w:date="2026-02-09T16:42:00Z" w16du:dateUtc="2026-02-09T05:42:00Z">
              <w:tcPr>
                <w:tcW w:w="736" w:type="pct"/>
                <w:vMerge/>
                <w:shd w:val="clear" w:color="auto" w:fill="BFBFBF"/>
                <w:vAlign w:val="center"/>
              </w:tcPr>
            </w:tcPrChange>
          </w:tcPr>
          <w:p w14:paraId="0E7DF2C1" w14:textId="77777777" w:rsidR="0002451A" w:rsidRPr="0002451A" w:rsidRDefault="0002451A" w:rsidP="00563363">
            <w:pPr>
              <w:pStyle w:val="Header"/>
              <w:rPr>
                <w:rFonts w:cs="Arial"/>
                <w:b/>
                <w:sz w:val="17"/>
                <w:szCs w:val="17"/>
              </w:rPr>
            </w:pPr>
          </w:p>
        </w:tc>
        <w:tc>
          <w:tcPr>
            <w:tcW w:w="1238" w:type="pct"/>
            <w:gridSpan w:val="3"/>
            <w:vAlign w:val="center"/>
            <w:tcPrChange w:id="27" w:author="Alan Richardson" w:date="2026-02-09T16:42:00Z" w16du:dateUtc="2026-02-09T05:42:00Z">
              <w:tcPr>
                <w:tcW w:w="1295" w:type="pct"/>
                <w:gridSpan w:val="4"/>
                <w:vAlign w:val="center"/>
              </w:tcPr>
            </w:tcPrChange>
          </w:tcPr>
          <w:p w14:paraId="10D698F4" w14:textId="0F2F76CF" w:rsidR="0002451A" w:rsidRPr="0002451A" w:rsidRDefault="0002451A" w:rsidP="00563363">
            <w:pPr>
              <w:pStyle w:val="Header"/>
              <w:rPr>
                <w:rFonts w:cs="Arial"/>
                <w:sz w:val="17"/>
                <w:szCs w:val="17"/>
              </w:rPr>
            </w:pPr>
            <w:r w:rsidRPr="0002451A">
              <w:rPr>
                <w:rFonts w:cs="Arial"/>
                <w:sz w:val="17"/>
                <w:szCs w:val="17"/>
              </w:rPr>
              <w:fldChar w:fldCharType="begin">
                <w:ffData>
                  <w:name w:val="Check3"/>
                  <w:enabled/>
                  <w:calcOnExit w:val="0"/>
                  <w:checkBox>
                    <w:sizeAuto/>
                    <w:default w:val="0"/>
                  </w:checkBox>
                </w:ffData>
              </w:fldChar>
            </w:r>
            <w:bookmarkStart w:id="28" w:name="Check3"/>
            <w:r w:rsidRPr="0002451A">
              <w:rPr>
                <w:rFonts w:cs="Arial"/>
                <w:sz w:val="17"/>
                <w:szCs w:val="17"/>
              </w:rPr>
              <w:instrText xml:space="preserve"> FORMCHECKBOX </w:instrText>
            </w:r>
            <w:r w:rsidRPr="0002451A">
              <w:rPr>
                <w:rFonts w:cs="Arial"/>
                <w:sz w:val="17"/>
                <w:szCs w:val="17"/>
              </w:rPr>
            </w:r>
            <w:r w:rsidRPr="0002451A">
              <w:rPr>
                <w:rFonts w:cs="Arial"/>
                <w:sz w:val="17"/>
                <w:szCs w:val="17"/>
              </w:rPr>
              <w:fldChar w:fldCharType="separate"/>
            </w:r>
            <w:r w:rsidRPr="0002451A">
              <w:rPr>
                <w:rFonts w:cs="Arial"/>
                <w:sz w:val="17"/>
                <w:szCs w:val="17"/>
              </w:rPr>
              <w:fldChar w:fldCharType="end"/>
            </w:r>
            <w:bookmarkEnd w:id="28"/>
            <w:r w:rsidRPr="0002451A">
              <w:rPr>
                <w:rFonts w:cs="Arial"/>
                <w:sz w:val="17"/>
                <w:szCs w:val="17"/>
              </w:rPr>
              <w:t xml:space="preserve"> Work in or near a shaft or trench deeper than 1.5m or a tunnel </w:t>
            </w:r>
          </w:p>
        </w:tc>
        <w:tc>
          <w:tcPr>
            <w:tcW w:w="1752" w:type="pct"/>
            <w:gridSpan w:val="2"/>
            <w:vAlign w:val="center"/>
            <w:tcPrChange w:id="29" w:author="Alan Richardson" w:date="2026-02-09T16:42:00Z" w16du:dateUtc="2026-02-09T05:42:00Z">
              <w:tcPr>
                <w:tcW w:w="1695" w:type="pct"/>
                <w:gridSpan w:val="2"/>
                <w:vAlign w:val="center"/>
              </w:tcPr>
            </w:tcPrChange>
          </w:tcPr>
          <w:p w14:paraId="13B67D05" w14:textId="77F979AC" w:rsidR="0002451A" w:rsidRPr="0002451A" w:rsidRDefault="0002451A" w:rsidP="00563363">
            <w:pPr>
              <w:pStyle w:val="Header"/>
              <w:rPr>
                <w:rFonts w:cs="Arial"/>
                <w:sz w:val="17"/>
                <w:szCs w:val="17"/>
              </w:rPr>
            </w:pPr>
            <w:r w:rsidRPr="0002451A">
              <w:rPr>
                <w:rFonts w:cs="Arial"/>
                <w:sz w:val="17"/>
                <w:szCs w:val="17"/>
              </w:rPr>
              <w:fldChar w:fldCharType="begin">
                <w:ffData>
                  <w:name w:val="Check9"/>
                  <w:enabled/>
                  <w:calcOnExit w:val="0"/>
                  <w:checkBox>
                    <w:sizeAuto/>
                    <w:default w:val="0"/>
                  </w:checkBox>
                </w:ffData>
              </w:fldChar>
            </w:r>
            <w:bookmarkStart w:id="30" w:name="Check9"/>
            <w:r w:rsidRPr="0002451A">
              <w:rPr>
                <w:rFonts w:cs="Arial"/>
                <w:sz w:val="17"/>
                <w:szCs w:val="17"/>
              </w:rPr>
              <w:instrText xml:space="preserve"> FORMCHECKBOX </w:instrText>
            </w:r>
            <w:r w:rsidRPr="0002451A">
              <w:rPr>
                <w:rFonts w:cs="Arial"/>
                <w:sz w:val="17"/>
                <w:szCs w:val="17"/>
              </w:rPr>
            </w:r>
            <w:r w:rsidRPr="0002451A">
              <w:rPr>
                <w:rFonts w:cs="Arial"/>
                <w:sz w:val="17"/>
                <w:szCs w:val="17"/>
              </w:rPr>
              <w:fldChar w:fldCharType="separate"/>
            </w:r>
            <w:r w:rsidRPr="0002451A">
              <w:rPr>
                <w:rFonts w:cs="Arial"/>
                <w:sz w:val="17"/>
                <w:szCs w:val="17"/>
              </w:rPr>
              <w:fldChar w:fldCharType="end"/>
            </w:r>
            <w:bookmarkEnd w:id="30"/>
            <w:r w:rsidRPr="0002451A">
              <w:rPr>
                <w:rFonts w:cs="Arial"/>
                <w:sz w:val="17"/>
                <w:szCs w:val="17"/>
              </w:rPr>
              <w:t xml:space="preserve"> Work in an area that may have a contaminated or flammable atmosphere.</w:t>
            </w:r>
          </w:p>
        </w:tc>
        <w:tc>
          <w:tcPr>
            <w:tcW w:w="1274" w:type="pct"/>
            <w:vAlign w:val="center"/>
            <w:tcPrChange w:id="31" w:author="Alan Richardson" w:date="2026-02-09T16:42:00Z" w16du:dateUtc="2026-02-09T05:42:00Z">
              <w:tcPr>
                <w:tcW w:w="1274" w:type="pct"/>
                <w:vAlign w:val="center"/>
              </w:tcPr>
            </w:tcPrChange>
          </w:tcPr>
          <w:p w14:paraId="5AE6DB04" w14:textId="5FAE3983" w:rsidR="0002451A" w:rsidRPr="0002451A" w:rsidRDefault="0002451A" w:rsidP="00563363">
            <w:pPr>
              <w:pStyle w:val="Header"/>
              <w:rPr>
                <w:rFonts w:cs="Arial"/>
                <w:sz w:val="17"/>
                <w:szCs w:val="17"/>
              </w:rPr>
            </w:pPr>
            <w:r>
              <w:rPr>
                <w:rFonts w:cs="Arial"/>
                <w:sz w:val="17"/>
                <w:szCs w:val="17"/>
              </w:rPr>
              <w:fldChar w:fldCharType="begin">
                <w:ffData>
                  <w:name w:val="Check15"/>
                  <w:enabled/>
                  <w:calcOnExit w:val="0"/>
                  <w:checkBox>
                    <w:size w:val="18"/>
                    <w:default w:val="0"/>
                  </w:checkBox>
                </w:ffData>
              </w:fldChar>
            </w:r>
            <w:bookmarkStart w:id="32" w:name="Check15"/>
            <w:r>
              <w:rPr>
                <w:rFonts w:cs="Arial"/>
                <w:sz w:val="17"/>
                <w:szCs w:val="17"/>
              </w:rPr>
              <w:instrText xml:space="preserve"> FORMCHECKBOX </w:instrText>
            </w:r>
            <w:r>
              <w:rPr>
                <w:rFonts w:cs="Arial"/>
                <w:sz w:val="17"/>
                <w:szCs w:val="17"/>
              </w:rPr>
            </w:r>
            <w:r>
              <w:rPr>
                <w:rFonts w:cs="Arial"/>
                <w:sz w:val="17"/>
                <w:szCs w:val="17"/>
              </w:rPr>
              <w:fldChar w:fldCharType="separate"/>
            </w:r>
            <w:r>
              <w:rPr>
                <w:rFonts w:cs="Arial"/>
                <w:sz w:val="17"/>
                <w:szCs w:val="17"/>
              </w:rPr>
              <w:fldChar w:fldCharType="end"/>
            </w:r>
            <w:bookmarkEnd w:id="32"/>
            <w:r w:rsidRPr="0002451A">
              <w:rPr>
                <w:rFonts w:cs="Arial"/>
                <w:sz w:val="17"/>
                <w:szCs w:val="17"/>
              </w:rPr>
              <w:t xml:space="preserve"> Work on or near pressurised gas mains or piping</w:t>
            </w:r>
          </w:p>
        </w:tc>
      </w:tr>
      <w:tr w:rsidR="0002451A" w:rsidRPr="00CC34D7" w14:paraId="29F1B905" w14:textId="77777777" w:rsidTr="00A1181E">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Change w:id="33" w:author="Alan Richardson" w:date="2026-02-09T16:42:00Z" w16du:dateUtc="2026-02-09T05:42:00Z">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blPrExChange>
        </w:tblPrEx>
        <w:trPr>
          <w:cantSplit/>
          <w:trHeight w:val="340"/>
          <w:trPrChange w:id="34" w:author="Alan Richardson" w:date="2026-02-09T16:42:00Z" w16du:dateUtc="2026-02-09T05:42:00Z">
            <w:trPr>
              <w:cantSplit/>
              <w:trHeight w:val="340"/>
            </w:trPr>
          </w:trPrChange>
        </w:trPr>
        <w:tc>
          <w:tcPr>
            <w:tcW w:w="736" w:type="pct"/>
            <w:vMerge/>
            <w:shd w:val="clear" w:color="auto" w:fill="BFBFBF"/>
            <w:vAlign w:val="center"/>
            <w:tcPrChange w:id="35" w:author="Alan Richardson" w:date="2026-02-09T16:42:00Z" w16du:dateUtc="2026-02-09T05:42:00Z">
              <w:tcPr>
                <w:tcW w:w="736" w:type="pct"/>
                <w:vMerge/>
                <w:shd w:val="clear" w:color="auto" w:fill="BFBFBF"/>
                <w:vAlign w:val="center"/>
              </w:tcPr>
            </w:tcPrChange>
          </w:tcPr>
          <w:p w14:paraId="2602DA9F" w14:textId="77777777" w:rsidR="0002451A" w:rsidRPr="0002451A" w:rsidRDefault="0002451A" w:rsidP="00563363">
            <w:pPr>
              <w:pStyle w:val="Header"/>
              <w:rPr>
                <w:rFonts w:cs="Arial"/>
                <w:b/>
                <w:sz w:val="17"/>
                <w:szCs w:val="17"/>
              </w:rPr>
            </w:pPr>
          </w:p>
        </w:tc>
        <w:tc>
          <w:tcPr>
            <w:tcW w:w="1238" w:type="pct"/>
            <w:gridSpan w:val="3"/>
            <w:vAlign w:val="center"/>
            <w:tcPrChange w:id="36" w:author="Alan Richardson" w:date="2026-02-09T16:42:00Z" w16du:dateUtc="2026-02-09T05:42:00Z">
              <w:tcPr>
                <w:tcW w:w="1295" w:type="pct"/>
                <w:gridSpan w:val="4"/>
                <w:vAlign w:val="center"/>
              </w:tcPr>
            </w:tcPrChange>
          </w:tcPr>
          <w:p w14:paraId="5689CD9E" w14:textId="139DA900" w:rsidR="0002451A" w:rsidRPr="0002451A" w:rsidRDefault="0002451A" w:rsidP="00563363">
            <w:pPr>
              <w:pStyle w:val="Header"/>
              <w:rPr>
                <w:rFonts w:cs="Arial"/>
                <w:sz w:val="17"/>
                <w:szCs w:val="17"/>
              </w:rPr>
            </w:pPr>
            <w:r w:rsidRPr="0002451A">
              <w:rPr>
                <w:rFonts w:cs="Arial"/>
                <w:sz w:val="17"/>
                <w:szCs w:val="17"/>
              </w:rPr>
              <w:fldChar w:fldCharType="begin">
                <w:ffData>
                  <w:name w:val="Check4"/>
                  <w:enabled/>
                  <w:calcOnExit w:val="0"/>
                  <w:checkBox>
                    <w:sizeAuto/>
                    <w:default w:val="0"/>
                  </w:checkBox>
                </w:ffData>
              </w:fldChar>
            </w:r>
            <w:bookmarkStart w:id="37" w:name="Check4"/>
            <w:r w:rsidRPr="0002451A">
              <w:rPr>
                <w:rFonts w:cs="Arial"/>
                <w:sz w:val="17"/>
                <w:szCs w:val="17"/>
              </w:rPr>
              <w:instrText xml:space="preserve"> FORMCHECKBOX </w:instrText>
            </w:r>
            <w:r w:rsidRPr="0002451A">
              <w:rPr>
                <w:rFonts w:cs="Arial"/>
                <w:sz w:val="17"/>
                <w:szCs w:val="17"/>
              </w:rPr>
            </w:r>
            <w:r w:rsidRPr="0002451A">
              <w:rPr>
                <w:rFonts w:cs="Arial"/>
                <w:sz w:val="17"/>
                <w:szCs w:val="17"/>
              </w:rPr>
              <w:fldChar w:fldCharType="separate"/>
            </w:r>
            <w:r w:rsidRPr="0002451A">
              <w:rPr>
                <w:rFonts w:cs="Arial"/>
                <w:sz w:val="17"/>
                <w:szCs w:val="17"/>
              </w:rPr>
              <w:fldChar w:fldCharType="end"/>
            </w:r>
            <w:bookmarkEnd w:id="37"/>
            <w:r w:rsidRPr="0002451A">
              <w:rPr>
                <w:rFonts w:cs="Arial"/>
                <w:sz w:val="17"/>
                <w:szCs w:val="17"/>
              </w:rPr>
              <w:t xml:space="preserve"> Work on or near chemical, fuel or refrigerant lines</w:t>
            </w:r>
          </w:p>
        </w:tc>
        <w:tc>
          <w:tcPr>
            <w:tcW w:w="1752" w:type="pct"/>
            <w:gridSpan w:val="2"/>
            <w:vAlign w:val="center"/>
            <w:tcPrChange w:id="38" w:author="Alan Richardson" w:date="2026-02-09T16:42:00Z" w16du:dateUtc="2026-02-09T05:42:00Z">
              <w:tcPr>
                <w:tcW w:w="1695" w:type="pct"/>
                <w:gridSpan w:val="2"/>
                <w:vAlign w:val="center"/>
              </w:tcPr>
            </w:tcPrChange>
          </w:tcPr>
          <w:p w14:paraId="7FA207A7" w14:textId="3666A047" w:rsidR="0002451A" w:rsidRPr="0002451A" w:rsidRDefault="0002451A" w:rsidP="00563363">
            <w:pPr>
              <w:pStyle w:val="Header"/>
              <w:rPr>
                <w:rFonts w:cs="Arial"/>
                <w:sz w:val="17"/>
                <w:szCs w:val="17"/>
              </w:rPr>
            </w:pPr>
            <w:r>
              <w:rPr>
                <w:rFonts w:cs="Arial"/>
                <w:sz w:val="17"/>
                <w:szCs w:val="17"/>
              </w:rPr>
              <w:fldChar w:fldCharType="begin">
                <w:ffData>
                  <w:name w:val="Check10"/>
                  <w:enabled/>
                  <w:calcOnExit w:val="0"/>
                  <w:checkBox>
                    <w:size w:val="18"/>
                    <w:default w:val="0"/>
                  </w:checkBox>
                </w:ffData>
              </w:fldChar>
            </w:r>
            <w:bookmarkStart w:id="39" w:name="Check10"/>
            <w:r>
              <w:rPr>
                <w:rFonts w:cs="Arial"/>
                <w:sz w:val="17"/>
                <w:szCs w:val="17"/>
              </w:rPr>
              <w:instrText xml:space="preserve"> FORMCHECKBOX </w:instrText>
            </w:r>
            <w:r>
              <w:rPr>
                <w:rFonts w:cs="Arial"/>
                <w:sz w:val="17"/>
                <w:szCs w:val="17"/>
              </w:rPr>
            </w:r>
            <w:r>
              <w:rPr>
                <w:rFonts w:cs="Arial"/>
                <w:sz w:val="17"/>
                <w:szCs w:val="17"/>
              </w:rPr>
              <w:fldChar w:fldCharType="separate"/>
            </w:r>
            <w:r>
              <w:rPr>
                <w:rFonts w:cs="Arial"/>
                <w:sz w:val="17"/>
                <w:szCs w:val="17"/>
              </w:rPr>
              <w:fldChar w:fldCharType="end"/>
            </w:r>
            <w:bookmarkEnd w:id="39"/>
            <w:r w:rsidRPr="0002451A">
              <w:rPr>
                <w:rFonts w:cs="Arial"/>
                <w:sz w:val="17"/>
                <w:szCs w:val="17"/>
              </w:rPr>
              <w:t xml:space="preserve"> Work on or near energised electrical installations</w:t>
            </w:r>
          </w:p>
        </w:tc>
        <w:tc>
          <w:tcPr>
            <w:tcW w:w="1274" w:type="pct"/>
            <w:vAlign w:val="center"/>
            <w:tcPrChange w:id="40" w:author="Alan Richardson" w:date="2026-02-09T16:42:00Z" w16du:dateUtc="2026-02-09T05:42:00Z">
              <w:tcPr>
                <w:tcW w:w="1274" w:type="pct"/>
                <w:vAlign w:val="center"/>
              </w:tcPr>
            </w:tcPrChange>
          </w:tcPr>
          <w:p w14:paraId="060C8908" w14:textId="45BEF1C3" w:rsidR="0002451A" w:rsidRPr="0002451A" w:rsidRDefault="0002451A" w:rsidP="00563363">
            <w:pPr>
              <w:pStyle w:val="Header"/>
              <w:rPr>
                <w:rFonts w:cs="Arial"/>
                <w:sz w:val="17"/>
                <w:szCs w:val="17"/>
              </w:rPr>
            </w:pPr>
            <w:r w:rsidRPr="0002451A">
              <w:rPr>
                <w:rFonts w:cs="Arial"/>
                <w:sz w:val="17"/>
                <w:szCs w:val="17"/>
              </w:rPr>
              <w:fldChar w:fldCharType="begin">
                <w:ffData>
                  <w:name w:val="Check16"/>
                  <w:enabled/>
                  <w:calcOnExit w:val="0"/>
                  <w:checkBox>
                    <w:sizeAuto/>
                    <w:default w:val="0"/>
                  </w:checkBox>
                </w:ffData>
              </w:fldChar>
            </w:r>
            <w:bookmarkStart w:id="41" w:name="Check16"/>
            <w:r w:rsidRPr="0002451A">
              <w:rPr>
                <w:rFonts w:cs="Arial"/>
                <w:sz w:val="17"/>
                <w:szCs w:val="17"/>
              </w:rPr>
              <w:instrText xml:space="preserve"> FORMCHECKBOX </w:instrText>
            </w:r>
            <w:r w:rsidRPr="0002451A">
              <w:rPr>
                <w:rFonts w:cs="Arial"/>
                <w:sz w:val="17"/>
                <w:szCs w:val="17"/>
              </w:rPr>
            </w:r>
            <w:r w:rsidRPr="0002451A">
              <w:rPr>
                <w:rFonts w:cs="Arial"/>
                <w:sz w:val="17"/>
                <w:szCs w:val="17"/>
              </w:rPr>
              <w:fldChar w:fldCharType="separate"/>
            </w:r>
            <w:r w:rsidRPr="0002451A">
              <w:rPr>
                <w:rFonts w:cs="Arial"/>
                <w:sz w:val="17"/>
                <w:szCs w:val="17"/>
              </w:rPr>
              <w:fldChar w:fldCharType="end"/>
            </w:r>
            <w:bookmarkEnd w:id="41"/>
            <w:r w:rsidRPr="0002451A">
              <w:rPr>
                <w:rFonts w:cs="Arial"/>
                <w:sz w:val="17"/>
                <w:szCs w:val="17"/>
              </w:rPr>
              <w:t xml:space="preserve"> Use of explosives</w:t>
            </w:r>
          </w:p>
        </w:tc>
      </w:tr>
      <w:tr w:rsidR="0002451A" w:rsidRPr="00CC34D7" w14:paraId="034327B5" w14:textId="77777777" w:rsidTr="00A1181E">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Change w:id="42" w:author="Alan Richardson" w:date="2026-02-09T16:42:00Z" w16du:dateUtc="2026-02-09T05:42:00Z">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blPrExChange>
        </w:tblPrEx>
        <w:trPr>
          <w:cantSplit/>
          <w:trHeight w:val="340"/>
          <w:trPrChange w:id="43" w:author="Alan Richardson" w:date="2026-02-09T16:42:00Z" w16du:dateUtc="2026-02-09T05:42:00Z">
            <w:trPr>
              <w:cantSplit/>
              <w:trHeight w:val="340"/>
            </w:trPr>
          </w:trPrChange>
        </w:trPr>
        <w:tc>
          <w:tcPr>
            <w:tcW w:w="736" w:type="pct"/>
            <w:vMerge/>
            <w:shd w:val="clear" w:color="auto" w:fill="BFBFBF"/>
            <w:vAlign w:val="center"/>
            <w:tcPrChange w:id="44" w:author="Alan Richardson" w:date="2026-02-09T16:42:00Z" w16du:dateUtc="2026-02-09T05:42:00Z">
              <w:tcPr>
                <w:tcW w:w="736" w:type="pct"/>
                <w:vMerge/>
                <w:shd w:val="clear" w:color="auto" w:fill="BFBFBF"/>
                <w:vAlign w:val="center"/>
              </w:tcPr>
            </w:tcPrChange>
          </w:tcPr>
          <w:p w14:paraId="3953C8BD" w14:textId="77777777" w:rsidR="0002451A" w:rsidRPr="0002451A" w:rsidRDefault="0002451A" w:rsidP="00563363">
            <w:pPr>
              <w:pStyle w:val="Header"/>
              <w:rPr>
                <w:rFonts w:cs="Arial"/>
                <w:b/>
                <w:sz w:val="17"/>
                <w:szCs w:val="17"/>
              </w:rPr>
            </w:pPr>
          </w:p>
        </w:tc>
        <w:tc>
          <w:tcPr>
            <w:tcW w:w="1238" w:type="pct"/>
            <w:gridSpan w:val="3"/>
            <w:vAlign w:val="center"/>
            <w:tcPrChange w:id="45" w:author="Alan Richardson" w:date="2026-02-09T16:42:00Z" w16du:dateUtc="2026-02-09T05:42:00Z">
              <w:tcPr>
                <w:tcW w:w="1295" w:type="pct"/>
                <w:gridSpan w:val="4"/>
                <w:vAlign w:val="center"/>
              </w:tcPr>
            </w:tcPrChange>
          </w:tcPr>
          <w:p w14:paraId="5E48BEEB" w14:textId="42470422" w:rsidR="0002451A" w:rsidRPr="0002451A" w:rsidRDefault="0002451A" w:rsidP="00563363">
            <w:pPr>
              <w:pStyle w:val="Header"/>
              <w:rPr>
                <w:rFonts w:cs="Arial"/>
                <w:sz w:val="17"/>
                <w:szCs w:val="17"/>
              </w:rPr>
            </w:pPr>
            <w:r w:rsidRPr="0002451A">
              <w:rPr>
                <w:rFonts w:cs="Arial"/>
                <w:sz w:val="17"/>
                <w:szCs w:val="17"/>
              </w:rPr>
              <w:fldChar w:fldCharType="begin">
                <w:ffData>
                  <w:name w:val="Check5"/>
                  <w:enabled/>
                  <w:calcOnExit w:val="0"/>
                  <w:checkBox>
                    <w:sizeAuto/>
                    <w:default w:val="0"/>
                  </w:checkBox>
                </w:ffData>
              </w:fldChar>
            </w:r>
            <w:bookmarkStart w:id="46" w:name="Check5"/>
            <w:r w:rsidRPr="0002451A">
              <w:rPr>
                <w:rFonts w:cs="Arial"/>
                <w:sz w:val="17"/>
                <w:szCs w:val="17"/>
              </w:rPr>
              <w:instrText xml:space="preserve"> FORMCHECKBOX </w:instrText>
            </w:r>
            <w:r w:rsidRPr="0002451A">
              <w:rPr>
                <w:rFonts w:cs="Arial"/>
                <w:sz w:val="17"/>
                <w:szCs w:val="17"/>
              </w:rPr>
            </w:r>
            <w:r w:rsidRPr="0002451A">
              <w:rPr>
                <w:rFonts w:cs="Arial"/>
                <w:sz w:val="17"/>
                <w:szCs w:val="17"/>
              </w:rPr>
              <w:fldChar w:fldCharType="separate"/>
            </w:r>
            <w:r w:rsidRPr="0002451A">
              <w:rPr>
                <w:rFonts w:cs="Arial"/>
                <w:sz w:val="17"/>
                <w:szCs w:val="17"/>
              </w:rPr>
              <w:fldChar w:fldCharType="end"/>
            </w:r>
            <w:bookmarkEnd w:id="46"/>
            <w:r w:rsidRPr="0002451A">
              <w:rPr>
                <w:rFonts w:cs="Arial"/>
                <w:sz w:val="17"/>
                <w:szCs w:val="17"/>
              </w:rPr>
              <w:t xml:space="preserve"> Diving Work</w:t>
            </w:r>
          </w:p>
        </w:tc>
        <w:tc>
          <w:tcPr>
            <w:tcW w:w="1752" w:type="pct"/>
            <w:gridSpan w:val="2"/>
            <w:vAlign w:val="center"/>
            <w:tcPrChange w:id="47" w:author="Alan Richardson" w:date="2026-02-09T16:42:00Z" w16du:dateUtc="2026-02-09T05:42:00Z">
              <w:tcPr>
                <w:tcW w:w="1695" w:type="pct"/>
                <w:gridSpan w:val="2"/>
                <w:vAlign w:val="center"/>
              </w:tcPr>
            </w:tcPrChange>
          </w:tcPr>
          <w:p w14:paraId="27D1296B" w14:textId="0D805FE2" w:rsidR="0002451A" w:rsidRPr="0002451A" w:rsidRDefault="0002451A" w:rsidP="00563363">
            <w:pPr>
              <w:pStyle w:val="Header"/>
              <w:rPr>
                <w:rFonts w:cs="Arial"/>
                <w:sz w:val="17"/>
                <w:szCs w:val="17"/>
              </w:rPr>
            </w:pPr>
            <w:r w:rsidRPr="0002451A">
              <w:rPr>
                <w:rFonts w:cs="Arial"/>
                <w:sz w:val="17"/>
                <w:szCs w:val="17"/>
              </w:rPr>
              <w:fldChar w:fldCharType="begin">
                <w:ffData>
                  <w:name w:val="Check11"/>
                  <w:enabled/>
                  <w:calcOnExit w:val="0"/>
                  <w:checkBox>
                    <w:sizeAuto/>
                    <w:default w:val="0"/>
                  </w:checkBox>
                </w:ffData>
              </w:fldChar>
            </w:r>
            <w:bookmarkStart w:id="48" w:name="Check11"/>
            <w:r w:rsidRPr="0002451A">
              <w:rPr>
                <w:rFonts w:cs="Arial"/>
                <w:sz w:val="17"/>
                <w:szCs w:val="17"/>
              </w:rPr>
              <w:instrText xml:space="preserve"> FORMCHECKBOX </w:instrText>
            </w:r>
            <w:r w:rsidRPr="0002451A">
              <w:rPr>
                <w:rFonts w:cs="Arial"/>
                <w:sz w:val="17"/>
                <w:szCs w:val="17"/>
              </w:rPr>
            </w:r>
            <w:r w:rsidRPr="0002451A">
              <w:rPr>
                <w:rFonts w:cs="Arial"/>
                <w:sz w:val="17"/>
                <w:szCs w:val="17"/>
              </w:rPr>
              <w:fldChar w:fldCharType="separate"/>
            </w:r>
            <w:r w:rsidRPr="0002451A">
              <w:rPr>
                <w:rFonts w:cs="Arial"/>
                <w:sz w:val="17"/>
                <w:szCs w:val="17"/>
              </w:rPr>
              <w:fldChar w:fldCharType="end"/>
            </w:r>
            <w:bookmarkEnd w:id="48"/>
            <w:r w:rsidRPr="0002451A">
              <w:rPr>
                <w:rFonts w:cs="Arial"/>
                <w:sz w:val="17"/>
                <w:szCs w:val="17"/>
              </w:rPr>
              <w:t xml:space="preserve"> Work on, in or adjacent to a road, railway, shipping lane or other traffic corridor in use by traffic other than pedestrians</w:t>
            </w:r>
          </w:p>
        </w:tc>
        <w:tc>
          <w:tcPr>
            <w:tcW w:w="1274" w:type="pct"/>
            <w:vAlign w:val="center"/>
            <w:tcPrChange w:id="49" w:author="Alan Richardson" w:date="2026-02-09T16:42:00Z" w16du:dateUtc="2026-02-09T05:42:00Z">
              <w:tcPr>
                <w:tcW w:w="1274" w:type="pct"/>
                <w:vAlign w:val="center"/>
              </w:tcPr>
            </w:tcPrChange>
          </w:tcPr>
          <w:p w14:paraId="1E2EC4DD" w14:textId="642EC80F" w:rsidR="0002451A" w:rsidRPr="0002451A" w:rsidRDefault="00E017A6" w:rsidP="00563363">
            <w:pPr>
              <w:pStyle w:val="Header"/>
              <w:rPr>
                <w:rFonts w:cs="Arial"/>
                <w:sz w:val="17"/>
                <w:szCs w:val="17"/>
              </w:rPr>
            </w:pPr>
            <w:ins w:id="50" w:author="Alan Richardson" w:date="2026-02-09T16:34:00Z" w16du:dateUtc="2026-02-09T05:34:00Z">
              <w:r>
                <w:rPr>
                  <w:rFonts w:cs="Arial"/>
                  <w:sz w:val="17"/>
                  <w:szCs w:val="17"/>
                </w:rPr>
                <w:fldChar w:fldCharType="begin">
                  <w:ffData>
                    <w:name w:val="Check17"/>
                    <w:enabled/>
                    <w:calcOnExit w:val="0"/>
                    <w:checkBox>
                      <w:sizeAuto/>
                      <w:default w:val="0"/>
                    </w:checkBox>
                  </w:ffData>
                </w:fldChar>
              </w:r>
              <w:r>
                <w:rPr>
                  <w:rFonts w:cs="Arial"/>
                  <w:sz w:val="17"/>
                  <w:szCs w:val="17"/>
                </w:rPr>
                <w:instrText xml:space="preserve"> </w:instrText>
              </w:r>
              <w:bookmarkStart w:id="51" w:name="Check17"/>
              <w:r>
                <w:rPr>
                  <w:rFonts w:cs="Arial"/>
                  <w:sz w:val="17"/>
                  <w:szCs w:val="17"/>
                </w:rPr>
                <w:instrText xml:space="preserve">FORMCHECKBOX </w:instrText>
              </w:r>
              <w:r>
                <w:rPr>
                  <w:rFonts w:cs="Arial"/>
                  <w:sz w:val="17"/>
                  <w:szCs w:val="17"/>
                </w:rPr>
              </w:r>
              <w:r>
                <w:rPr>
                  <w:rFonts w:cs="Arial"/>
                  <w:sz w:val="17"/>
                  <w:szCs w:val="17"/>
                </w:rPr>
                <w:fldChar w:fldCharType="separate"/>
              </w:r>
              <w:r>
                <w:rPr>
                  <w:rFonts w:cs="Arial"/>
                  <w:sz w:val="17"/>
                  <w:szCs w:val="17"/>
                </w:rPr>
                <w:fldChar w:fldCharType="end"/>
              </w:r>
            </w:ins>
            <w:bookmarkEnd w:id="51"/>
            <w:del w:id="52" w:author="Alan Richardson" w:date="2026-02-09T16:34:00Z" w16du:dateUtc="2026-02-09T05:34:00Z">
              <w:r w:rsidR="0004013D" w:rsidDel="00E017A6">
                <w:rPr>
                  <w:rFonts w:cs="Arial"/>
                  <w:sz w:val="17"/>
                  <w:szCs w:val="17"/>
                </w:rPr>
                <w:fldChar w:fldCharType="begin">
                  <w:ffData>
                    <w:name w:val="Check17"/>
                    <w:enabled/>
                    <w:calcOnExit w:val="0"/>
                    <w:checkBox>
                      <w:sizeAuto/>
                      <w:default w:val="1"/>
                    </w:checkBox>
                  </w:ffData>
                </w:fldChar>
              </w:r>
              <w:r w:rsidR="0004013D" w:rsidDel="00E017A6">
                <w:rPr>
                  <w:rFonts w:cs="Arial"/>
                  <w:sz w:val="17"/>
                  <w:szCs w:val="17"/>
                </w:rPr>
                <w:delInstrText xml:space="preserve"> FORMCHECKBOX </w:delInstrText>
              </w:r>
              <w:r w:rsidR="0004013D" w:rsidDel="00E017A6">
                <w:rPr>
                  <w:rFonts w:cs="Arial"/>
                  <w:sz w:val="17"/>
                  <w:szCs w:val="17"/>
                </w:rPr>
              </w:r>
              <w:r w:rsidR="0004013D" w:rsidDel="00E017A6">
                <w:rPr>
                  <w:rFonts w:cs="Arial"/>
                  <w:sz w:val="17"/>
                  <w:szCs w:val="17"/>
                </w:rPr>
                <w:fldChar w:fldCharType="separate"/>
              </w:r>
              <w:r w:rsidR="0004013D" w:rsidDel="00E017A6">
                <w:rPr>
                  <w:rFonts w:cs="Arial"/>
                  <w:sz w:val="17"/>
                  <w:szCs w:val="17"/>
                </w:rPr>
                <w:fldChar w:fldCharType="end"/>
              </w:r>
            </w:del>
            <w:r w:rsidR="0002451A" w:rsidRPr="0002451A">
              <w:rPr>
                <w:rFonts w:cs="Arial"/>
                <w:sz w:val="17"/>
                <w:szCs w:val="17"/>
              </w:rPr>
              <w:t xml:space="preserve"> Work in an area with movement of powered mobile plant. </w:t>
            </w:r>
          </w:p>
        </w:tc>
      </w:tr>
      <w:tr w:rsidR="0002451A" w:rsidRPr="00CC34D7" w14:paraId="6392DFA8" w14:textId="77777777" w:rsidTr="00A1181E">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Change w:id="53" w:author="Alan Richardson" w:date="2026-02-09T16:42:00Z" w16du:dateUtc="2026-02-09T05:42:00Z">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blPrExChange>
        </w:tblPrEx>
        <w:trPr>
          <w:cantSplit/>
          <w:trHeight w:val="340"/>
          <w:trPrChange w:id="54" w:author="Alan Richardson" w:date="2026-02-09T16:42:00Z" w16du:dateUtc="2026-02-09T05:42:00Z">
            <w:trPr>
              <w:cantSplit/>
              <w:trHeight w:val="340"/>
            </w:trPr>
          </w:trPrChange>
        </w:trPr>
        <w:tc>
          <w:tcPr>
            <w:tcW w:w="736" w:type="pct"/>
            <w:vMerge/>
            <w:shd w:val="clear" w:color="auto" w:fill="BFBFBF"/>
            <w:vAlign w:val="center"/>
            <w:tcPrChange w:id="55" w:author="Alan Richardson" w:date="2026-02-09T16:42:00Z" w16du:dateUtc="2026-02-09T05:42:00Z">
              <w:tcPr>
                <w:tcW w:w="736" w:type="pct"/>
                <w:vMerge/>
                <w:shd w:val="clear" w:color="auto" w:fill="BFBFBF"/>
                <w:vAlign w:val="center"/>
              </w:tcPr>
            </w:tcPrChange>
          </w:tcPr>
          <w:p w14:paraId="425700ED" w14:textId="77777777" w:rsidR="0002451A" w:rsidRPr="0002451A" w:rsidRDefault="0002451A" w:rsidP="00563363">
            <w:pPr>
              <w:pStyle w:val="Header"/>
              <w:rPr>
                <w:rFonts w:cs="Arial"/>
                <w:b/>
                <w:sz w:val="17"/>
                <w:szCs w:val="17"/>
              </w:rPr>
            </w:pPr>
          </w:p>
        </w:tc>
        <w:tc>
          <w:tcPr>
            <w:tcW w:w="1238" w:type="pct"/>
            <w:gridSpan w:val="3"/>
            <w:vAlign w:val="center"/>
            <w:tcPrChange w:id="56" w:author="Alan Richardson" w:date="2026-02-09T16:42:00Z" w16du:dateUtc="2026-02-09T05:42:00Z">
              <w:tcPr>
                <w:tcW w:w="1295" w:type="pct"/>
                <w:gridSpan w:val="4"/>
                <w:vAlign w:val="center"/>
              </w:tcPr>
            </w:tcPrChange>
          </w:tcPr>
          <w:p w14:paraId="1ECB6A74" w14:textId="075B8F74" w:rsidR="0002451A" w:rsidRPr="0002451A" w:rsidRDefault="0002451A" w:rsidP="00563363">
            <w:pPr>
              <w:pStyle w:val="Header"/>
              <w:rPr>
                <w:rFonts w:cs="Arial"/>
                <w:sz w:val="17"/>
                <w:szCs w:val="17"/>
              </w:rPr>
            </w:pPr>
            <w:r w:rsidRPr="0002451A">
              <w:rPr>
                <w:rFonts w:cs="Arial"/>
                <w:sz w:val="17"/>
                <w:szCs w:val="17"/>
              </w:rPr>
              <w:fldChar w:fldCharType="begin">
                <w:ffData>
                  <w:name w:val="Check6"/>
                  <w:enabled/>
                  <w:calcOnExit w:val="0"/>
                  <w:checkBox>
                    <w:sizeAuto/>
                    <w:default w:val="0"/>
                  </w:checkBox>
                </w:ffData>
              </w:fldChar>
            </w:r>
            <w:bookmarkStart w:id="57" w:name="Check6"/>
            <w:r w:rsidRPr="0002451A">
              <w:rPr>
                <w:rFonts w:cs="Arial"/>
                <w:sz w:val="17"/>
                <w:szCs w:val="17"/>
              </w:rPr>
              <w:instrText xml:space="preserve"> FORMCHECKBOX </w:instrText>
            </w:r>
            <w:r w:rsidRPr="0002451A">
              <w:rPr>
                <w:rFonts w:cs="Arial"/>
                <w:sz w:val="17"/>
                <w:szCs w:val="17"/>
              </w:rPr>
            </w:r>
            <w:r w:rsidRPr="0002451A">
              <w:rPr>
                <w:rFonts w:cs="Arial"/>
                <w:sz w:val="17"/>
                <w:szCs w:val="17"/>
              </w:rPr>
              <w:fldChar w:fldCharType="separate"/>
            </w:r>
            <w:r w:rsidRPr="0002451A">
              <w:rPr>
                <w:rFonts w:cs="Arial"/>
                <w:sz w:val="17"/>
                <w:szCs w:val="17"/>
              </w:rPr>
              <w:fldChar w:fldCharType="end"/>
            </w:r>
            <w:bookmarkEnd w:id="57"/>
            <w:r w:rsidRPr="0002451A">
              <w:rPr>
                <w:rFonts w:cs="Arial"/>
                <w:sz w:val="17"/>
                <w:szCs w:val="17"/>
              </w:rPr>
              <w:t xml:space="preserve"> Work in areas with artificial extremes of temperature</w:t>
            </w:r>
          </w:p>
        </w:tc>
        <w:tc>
          <w:tcPr>
            <w:tcW w:w="1752" w:type="pct"/>
            <w:gridSpan w:val="2"/>
            <w:vAlign w:val="center"/>
            <w:tcPrChange w:id="58" w:author="Alan Richardson" w:date="2026-02-09T16:42:00Z" w16du:dateUtc="2026-02-09T05:42:00Z">
              <w:tcPr>
                <w:tcW w:w="1695" w:type="pct"/>
                <w:gridSpan w:val="2"/>
                <w:vAlign w:val="center"/>
              </w:tcPr>
            </w:tcPrChange>
          </w:tcPr>
          <w:p w14:paraId="7CBFB343" w14:textId="7CB7A64A" w:rsidR="0002451A" w:rsidRPr="0002451A" w:rsidRDefault="0002451A" w:rsidP="00563363">
            <w:pPr>
              <w:pStyle w:val="Header"/>
              <w:rPr>
                <w:rFonts w:cs="Arial"/>
                <w:sz w:val="17"/>
                <w:szCs w:val="17"/>
              </w:rPr>
            </w:pPr>
            <w:r w:rsidRPr="0002451A">
              <w:rPr>
                <w:rFonts w:cs="Arial"/>
                <w:sz w:val="17"/>
                <w:szCs w:val="17"/>
              </w:rPr>
              <w:fldChar w:fldCharType="begin">
                <w:ffData>
                  <w:name w:val="Check12"/>
                  <w:enabled/>
                  <w:calcOnExit w:val="0"/>
                  <w:checkBox>
                    <w:sizeAuto/>
                    <w:default w:val="0"/>
                  </w:checkBox>
                </w:ffData>
              </w:fldChar>
            </w:r>
            <w:bookmarkStart w:id="59" w:name="Check12"/>
            <w:r w:rsidRPr="0002451A">
              <w:rPr>
                <w:rFonts w:cs="Arial"/>
                <w:sz w:val="17"/>
                <w:szCs w:val="17"/>
              </w:rPr>
              <w:instrText xml:space="preserve"> FORMCHECKBOX </w:instrText>
            </w:r>
            <w:r w:rsidRPr="0002451A">
              <w:rPr>
                <w:rFonts w:cs="Arial"/>
                <w:sz w:val="17"/>
                <w:szCs w:val="17"/>
              </w:rPr>
            </w:r>
            <w:r w:rsidRPr="0002451A">
              <w:rPr>
                <w:rFonts w:cs="Arial"/>
                <w:sz w:val="17"/>
                <w:szCs w:val="17"/>
              </w:rPr>
              <w:fldChar w:fldCharType="separate"/>
            </w:r>
            <w:r w:rsidRPr="0002451A">
              <w:rPr>
                <w:rFonts w:cs="Arial"/>
                <w:sz w:val="17"/>
                <w:szCs w:val="17"/>
              </w:rPr>
              <w:fldChar w:fldCharType="end"/>
            </w:r>
            <w:bookmarkEnd w:id="59"/>
            <w:r w:rsidRPr="0002451A">
              <w:rPr>
                <w:rFonts w:cs="Arial"/>
                <w:sz w:val="17"/>
                <w:szCs w:val="17"/>
              </w:rPr>
              <w:t xml:space="preserve"> Work in or near water or other liquid that involves a risk of drowning </w:t>
            </w:r>
          </w:p>
        </w:tc>
        <w:tc>
          <w:tcPr>
            <w:tcW w:w="1274" w:type="pct"/>
            <w:vAlign w:val="center"/>
            <w:tcPrChange w:id="60" w:author="Alan Richardson" w:date="2026-02-09T16:42:00Z" w16du:dateUtc="2026-02-09T05:42:00Z">
              <w:tcPr>
                <w:tcW w:w="1274" w:type="pct"/>
                <w:vAlign w:val="center"/>
              </w:tcPr>
            </w:tcPrChange>
          </w:tcPr>
          <w:p w14:paraId="614D0A59" w14:textId="63F3B7FA" w:rsidR="0002451A" w:rsidRPr="0002451A" w:rsidRDefault="0002451A" w:rsidP="00563363">
            <w:pPr>
              <w:pStyle w:val="Header"/>
              <w:rPr>
                <w:rFonts w:cs="Arial"/>
                <w:sz w:val="17"/>
                <w:szCs w:val="17"/>
              </w:rPr>
            </w:pPr>
            <w:r w:rsidRPr="0002451A">
              <w:rPr>
                <w:rFonts w:cs="Arial"/>
                <w:sz w:val="17"/>
                <w:szCs w:val="17"/>
              </w:rPr>
              <w:fldChar w:fldCharType="begin">
                <w:ffData>
                  <w:name w:val="Check18"/>
                  <w:enabled/>
                  <w:calcOnExit w:val="0"/>
                  <w:checkBox>
                    <w:sizeAuto/>
                    <w:default w:val="0"/>
                  </w:checkBox>
                </w:ffData>
              </w:fldChar>
            </w:r>
            <w:bookmarkStart w:id="61" w:name="Check18"/>
            <w:r w:rsidRPr="0002451A">
              <w:rPr>
                <w:rFonts w:cs="Arial"/>
                <w:sz w:val="17"/>
                <w:szCs w:val="17"/>
              </w:rPr>
              <w:instrText xml:space="preserve"> FORMCHECKBOX </w:instrText>
            </w:r>
            <w:r w:rsidRPr="0002451A">
              <w:rPr>
                <w:rFonts w:cs="Arial"/>
                <w:sz w:val="17"/>
                <w:szCs w:val="17"/>
              </w:rPr>
            </w:r>
            <w:r w:rsidRPr="0002451A">
              <w:rPr>
                <w:rFonts w:cs="Arial"/>
                <w:sz w:val="17"/>
                <w:szCs w:val="17"/>
              </w:rPr>
              <w:fldChar w:fldCharType="separate"/>
            </w:r>
            <w:r w:rsidRPr="0002451A">
              <w:rPr>
                <w:rFonts w:cs="Arial"/>
                <w:sz w:val="17"/>
                <w:szCs w:val="17"/>
              </w:rPr>
              <w:fldChar w:fldCharType="end"/>
            </w:r>
            <w:bookmarkEnd w:id="61"/>
            <w:r w:rsidRPr="0002451A">
              <w:rPr>
                <w:rFonts w:cs="Arial"/>
                <w:sz w:val="17"/>
                <w:szCs w:val="17"/>
              </w:rPr>
              <w:t xml:space="preserve"> Tilt-up or precast concrete elements</w:t>
            </w:r>
          </w:p>
        </w:tc>
      </w:tr>
      <w:tr w:rsidR="0002451A" w:rsidRPr="00CC34D7" w14:paraId="4C6FE2E6" w14:textId="77777777" w:rsidTr="00563363">
        <w:trPr>
          <w:cantSplit/>
          <w:trHeight w:val="340"/>
        </w:trPr>
        <w:tc>
          <w:tcPr>
            <w:tcW w:w="1334" w:type="pct"/>
            <w:gridSpan w:val="3"/>
            <w:vMerge w:val="restart"/>
            <w:shd w:val="clear" w:color="auto" w:fill="BFBFBF"/>
            <w:vAlign w:val="center"/>
          </w:tcPr>
          <w:p w14:paraId="149B1C61" w14:textId="77777777" w:rsidR="0002451A" w:rsidRPr="0002451A" w:rsidRDefault="0002451A" w:rsidP="00563363">
            <w:pPr>
              <w:pStyle w:val="Header"/>
              <w:tabs>
                <w:tab w:val="left" w:pos="2552"/>
              </w:tabs>
              <w:ind w:right="-108"/>
              <w:rPr>
                <w:rFonts w:cs="Arial"/>
                <w:b/>
                <w:sz w:val="17"/>
                <w:szCs w:val="17"/>
              </w:rPr>
            </w:pPr>
            <w:r w:rsidRPr="0002451A">
              <w:rPr>
                <w:rFonts w:cs="Arial"/>
                <w:b/>
                <w:sz w:val="17"/>
                <w:szCs w:val="17"/>
              </w:rPr>
              <w:t>Name of workers consulted in the development of this SWMS:</w:t>
            </w:r>
          </w:p>
        </w:tc>
        <w:tc>
          <w:tcPr>
            <w:tcW w:w="1147" w:type="pct"/>
            <w:gridSpan w:val="2"/>
            <w:vAlign w:val="center"/>
          </w:tcPr>
          <w:p w14:paraId="1D9C81BE" w14:textId="0E3462FA" w:rsidR="0002451A" w:rsidRPr="009457E9" w:rsidRDefault="009C2074" w:rsidP="00563363">
            <w:pPr>
              <w:pStyle w:val="Header"/>
              <w:rPr>
                <w:rFonts w:cs="Arial"/>
                <w:bCs/>
                <w:sz w:val="17"/>
                <w:szCs w:val="17"/>
                <w:rPrChange w:id="62" w:author="Alan Richardson" w:date="2026-02-09T16:46:00Z" w16du:dateUtc="2026-02-09T05:46:00Z">
                  <w:rPr>
                    <w:rFonts w:cs="Arial"/>
                    <w:b/>
                    <w:sz w:val="17"/>
                    <w:szCs w:val="17"/>
                  </w:rPr>
                </w:rPrChange>
              </w:rPr>
            </w:pPr>
            <w:ins w:id="63" w:author="Alan Richardson" w:date="2026-02-09T16:46:00Z" w16du:dateUtc="2026-02-09T05:46:00Z">
              <w:r w:rsidRPr="009457E9">
                <w:rPr>
                  <w:rFonts w:cs="Arial"/>
                  <w:bCs/>
                  <w:sz w:val="17"/>
                  <w:szCs w:val="17"/>
                  <w:rPrChange w:id="64" w:author="Alan Richardson" w:date="2026-02-09T16:46:00Z" w16du:dateUtc="2026-02-09T05:46:00Z">
                    <w:rPr>
                      <w:rFonts w:cs="Arial"/>
                      <w:b/>
                      <w:sz w:val="17"/>
                      <w:szCs w:val="17"/>
                    </w:rPr>
                  </w:rPrChange>
                </w:rPr>
                <w:t>Paul (</w:t>
              </w:r>
              <w:proofErr w:type="spellStart"/>
              <w:r w:rsidRPr="009457E9">
                <w:rPr>
                  <w:rFonts w:cs="Arial"/>
                  <w:bCs/>
                  <w:sz w:val="17"/>
                  <w:szCs w:val="17"/>
                  <w:rPrChange w:id="65" w:author="Alan Richardson" w:date="2026-02-09T16:46:00Z" w16du:dateUtc="2026-02-09T05:46:00Z">
                    <w:rPr>
                      <w:rFonts w:cs="Arial"/>
                      <w:b/>
                      <w:sz w:val="17"/>
                      <w:szCs w:val="17"/>
                    </w:rPr>
                  </w:rPrChange>
                </w:rPr>
                <w:t>Killark</w:t>
              </w:r>
              <w:proofErr w:type="spellEnd"/>
              <w:r w:rsidRPr="009457E9">
                <w:rPr>
                  <w:rFonts w:cs="Arial"/>
                  <w:bCs/>
                  <w:sz w:val="17"/>
                  <w:szCs w:val="17"/>
                  <w:rPrChange w:id="66" w:author="Alan Richardson" w:date="2026-02-09T16:46:00Z" w16du:dateUtc="2026-02-09T05:46:00Z">
                    <w:rPr>
                      <w:rFonts w:cs="Arial"/>
                      <w:b/>
                      <w:sz w:val="17"/>
                      <w:szCs w:val="17"/>
                    </w:rPr>
                  </w:rPrChange>
                </w:rPr>
                <w:t xml:space="preserve"> Supervisor)</w:t>
              </w:r>
            </w:ins>
            <w:del w:id="67" w:author="Alan Richardson" w:date="2026-02-09T16:35:00Z" w16du:dateUtc="2026-02-09T05:35:00Z">
              <w:r w:rsidR="0002451A" w:rsidRPr="009457E9" w:rsidDel="00E017A6">
                <w:rPr>
                  <w:rFonts w:cs="Arial"/>
                  <w:bCs/>
                  <w:sz w:val="17"/>
                  <w:szCs w:val="17"/>
                  <w:rPrChange w:id="68" w:author="Alan Richardson" w:date="2026-02-09T16:46:00Z" w16du:dateUtc="2026-02-09T05:46:00Z">
                    <w:rPr>
                      <w:rFonts w:cs="Arial"/>
                      <w:b/>
                      <w:sz w:val="17"/>
                      <w:szCs w:val="17"/>
                    </w:rPr>
                  </w:rPrChange>
                </w:rPr>
                <w:fldChar w:fldCharType="begin">
                  <w:ffData>
                    <w:name w:val="Text54"/>
                    <w:enabled/>
                    <w:calcOnExit w:val="0"/>
                    <w:textInput/>
                  </w:ffData>
                </w:fldChar>
              </w:r>
              <w:r w:rsidR="0002451A" w:rsidRPr="009457E9" w:rsidDel="00E017A6">
                <w:rPr>
                  <w:rFonts w:cs="Arial"/>
                  <w:bCs/>
                  <w:sz w:val="17"/>
                  <w:szCs w:val="17"/>
                  <w:rPrChange w:id="69" w:author="Alan Richardson" w:date="2026-02-09T16:46:00Z" w16du:dateUtc="2026-02-09T05:46:00Z">
                    <w:rPr>
                      <w:rFonts w:cs="Arial"/>
                      <w:b/>
                      <w:sz w:val="17"/>
                      <w:szCs w:val="17"/>
                    </w:rPr>
                  </w:rPrChange>
                </w:rPr>
                <w:delInstrText xml:space="preserve"> FORMTEXT </w:delInstrText>
              </w:r>
              <w:r w:rsidR="0002451A" w:rsidRPr="00820194" w:rsidDel="00E017A6">
                <w:rPr>
                  <w:rFonts w:cs="Arial"/>
                  <w:bCs/>
                  <w:sz w:val="17"/>
                  <w:szCs w:val="17"/>
                </w:rPr>
              </w:r>
              <w:r w:rsidR="0002451A" w:rsidRPr="009457E9" w:rsidDel="00E017A6">
                <w:rPr>
                  <w:rFonts w:cs="Arial"/>
                  <w:bCs/>
                  <w:sz w:val="17"/>
                  <w:szCs w:val="17"/>
                  <w:rPrChange w:id="70" w:author="Alan Richardson" w:date="2026-02-09T16:46:00Z" w16du:dateUtc="2026-02-09T05:46:00Z">
                    <w:rPr>
                      <w:rFonts w:cs="Arial"/>
                      <w:b/>
                      <w:sz w:val="17"/>
                      <w:szCs w:val="17"/>
                    </w:rPr>
                  </w:rPrChange>
                </w:rPr>
                <w:fldChar w:fldCharType="separate"/>
              </w:r>
              <w:r w:rsidR="001231EB" w:rsidRPr="009457E9" w:rsidDel="00E017A6">
                <w:rPr>
                  <w:rFonts w:cs="Arial"/>
                  <w:bCs/>
                  <w:noProof/>
                  <w:sz w:val="17"/>
                  <w:szCs w:val="17"/>
                  <w:rPrChange w:id="71" w:author="Alan Richardson" w:date="2026-02-09T16:46:00Z" w16du:dateUtc="2026-02-09T05:46:00Z">
                    <w:rPr>
                      <w:rFonts w:cs="Arial"/>
                      <w:b/>
                      <w:noProof/>
                      <w:sz w:val="17"/>
                      <w:szCs w:val="17"/>
                    </w:rPr>
                  </w:rPrChange>
                </w:rPr>
                <w:delText> </w:delText>
              </w:r>
              <w:r w:rsidR="001231EB" w:rsidRPr="009457E9" w:rsidDel="00E017A6">
                <w:rPr>
                  <w:rFonts w:cs="Arial"/>
                  <w:bCs/>
                  <w:noProof/>
                  <w:sz w:val="17"/>
                  <w:szCs w:val="17"/>
                  <w:rPrChange w:id="72" w:author="Alan Richardson" w:date="2026-02-09T16:46:00Z" w16du:dateUtc="2026-02-09T05:46:00Z">
                    <w:rPr>
                      <w:rFonts w:cs="Arial"/>
                      <w:b/>
                      <w:noProof/>
                      <w:sz w:val="17"/>
                      <w:szCs w:val="17"/>
                    </w:rPr>
                  </w:rPrChange>
                </w:rPr>
                <w:delText> </w:delText>
              </w:r>
              <w:r w:rsidR="001231EB" w:rsidRPr="009457E9" w:rsidDel="00E017A6">
                <w:rPr>
                  <w:rFonts w:cs="Arial"/>
                  <w:bCs/>
                  <w:noProof/>
                  <w:sz w:val="17"/>
                  <w:szCs w:val="17"/>
                  <w:rPrChange w:id="73" w:author="Alan Richardson" w:date="2026-02-09T16:46:00Z" w16du:dateUtc="2026-02-09T05:46:00Z">
                    <w:rPr>
                      <w:rFonts w:cs="Arial"/>
                      <w:b/>
                      <w:noProof/>
                      <w:sz w:val="17"/>
                      <w:szCs w:val="17"/>
                    </w:rPr>
                  </w:rPrChange>
                </w:rPr>
                <w:delText> </w:delText>
              </w:r>
              <w:r w:rsidR="001231EB" w:rsidRPr="009457E9" w:rsidDel="00E017A6">
                <w:rPr>
                  <w:rFonts w:cs="Arial"/>
                  <w:bCs/>
                  <w:noProof/>
                  <w:sz w:val="17"/>
                  <w:szCs w:val="17"/>
                  <w:rPrChange w:id="74" w:author="Alan Richardson" w:date="2026-02-09T16:46:00Z" w16du:dateUtc="2026-02-09T05:46:00Z">
                    <w:rPr>
                      <w:rFonts w:cs="Arial"/>
                      <w:b/>
                      <w:noProof/>
                      <w:sz w:val="17"/>
                      <w:szCs w:val="17"/>
                    </w:rPr>
                  </w:rPrChange>
                </w:rPr>
                <w:delText> </w:delText>
              </w:r>
              <w:r w:rsidR="001231EB" w:rsidRPr="009457E9" w:rsidDel="00E017A6">
                <w:rPr>
                  <w:rFonts w:cs="Arial"/>
                  <w:bCs/>
                  <w:noProof/>
                  <w:sz w:val="17"/>
                  <w:szCs w:val="17"/>
                  <w:rPrChange w:id="75" w:author="Alan Richardson" w:date="2026-02-09T16:46:00Z" w16du:dateUtc="2026-02-09T05:46:00Z">
                    <w:rPr>
                      <w:rFonts w:cs="Arial"/>
                      <w:b/>
                      <w:noProof/>
                      <w:sz w:val="17"/>
                      <w:szCs w:val="17"/>
                    </w:rPr>
                  </w:rPrChange>
                </w:rPr>
                <w:delText> </w:delText>
              </w:r>
              <w:r w:rsidR="0002451A" w:rsidRPr="009457E9" w:rsidDel="00E017A6">
                <w:rPr>
                  <w:rFonts w:cs="Arial"/>
                  <w:bCs/>
                  <w:sz w:val="17"/>
                  <w:szCs w:val="17"/>
                  <w:rPrChange w:id="76" w:author="Alan Richardson" w:date="2026-02-09T16:46:00Z" w16du:dateUtc="2026-02-09T05:46:00Z">
                    <w:rPr>
                      <w:rFonts w:cs="Arial"/>
                      <w:b/>
                      <w:sz w:val="17"/>
                      <w:szCs w:val="17"/>
                    </w:rPr>
                  </w:rPrChange>
                </w:rPr>
                <w:fldChar w:fldCharType="end"/>
              </w:r>
            </w:del>
          </w:p>
        </w:tc>
        <w:tc>
          <w:tcPr>
            <w:tcW w:w="1245" w:type="pct"/>
            <w:vMerge w:val="restart"/>
            <w:shd w:val="clear" w:color="auto" w:fill="BFBFBF"/>
            <w:vAlign w:val="center"/>
          </w:tcPr>
          <w:p w14:paraId="182A1AF6" w14:textId="77777777" w:rsidR="0002451A" w:rsidRPr="0002451A" w:rsidRDefault="0002451A" w:rsidP="00563363">
            <w:pPr>
              <w:pStyle w:val="Header"/>
              <w:rPr>
                <w:rFonts w:cs="Arial"/>
                <w:b/>
                <w:noProof/>
                <w:sz w:val="17"/>
                <w:szCs w:val="17"/>
                <w:lang w:val="en-US"/>
              </w:rPr>
            </w:pPr>
            <w:r w:rsidRPr="0002451A">
              <w:rPr>
                <w:rFonts w:cs="Arial"/>
                <w:b/>
                <w:noProof/>
                <w:sz w:val="17"/>
                <w:szCs w:val="17"/>
              </w:rPr>
              <w:t>Signature:</w:t>
            </w:r>
          </w:p>
        </w:tc>
        <w:tc>
          <w:tcPr>
            <w:tcW w:w="1274" w:type="pct"/>
            <w:vAlign w:val="center"/>
          </w:tcPr>
          <w:p w14:paraId="2259070B" w14:textId="02210A53" w:rsidR="0002451A" w:rsidRPr="0002451A" w:rsidRDefault="0002451A" w:rsidP="00563363">
            <w:pPr>
              <w:pStyle w:val="Header"/>
              <w:rPr>
                <w:rFonts w:cs="Arial"/>
                <w:sz w:val="17"/>
                <w:szCs w:val="17"/>
              </w:rPr>
            </w:pPr>
            <w:r w:rsidRPr="0002451A">
              <w:rPr>
                <w:rFonts w:cs="Arial"/>
                <w:b/>
                <w:sz w:val="17"/>
                <w:szCs w:val="17"/>
              </w:rPr>
              <w:fldChar w:fldCharType="begin">
                <w:ffData>
                  <w:name w:val="Text54"/>
                  <w:enabled/>
                  <w:calcOnExit w:val="0"/>
                  <w:textInput/>
                </w:ffData>
              </w:fldChar>
            </w:r>
            <w:r w:rsidRPr="0002451A">
              <w:rPr>
                <w:rFonts w:cs="Arial"/>
                <w:b/>
                <w:sz w:val="17"/>
                <w:szCs w:val="17"/>
              </w:rPr>
              <w:instrText xml:space="preserve"> FORMTEXT </w:instrText>
            </w:r>
            <w:r w:rsidRPr="0002451A">
              <w:rPr>
                <w:rFonts w:cs="Arial"/>
                <w:b/>
                <w:sz w:val="17"/>
                <w:szCs w:val="17"/>
              </w:rPr>
            </w:r>
            <w:r w:rsidRPr="0002451A">
              <w:rPr>
                <w:rFonts w:cs="Arial"/>
                <w:b/>
                <w:sz w:val="17"/>
                <w:szCs w:val="17"/>
              </w:rPr>
              <w:fldChar w:fldCharType="separate"/>
            </w:r>
            <w:r w:rsidR="001231EB">
              <w:rPr>
                <w:rFonts w:cs="Arial"/>
                <w:b/>
                <w:noProof/>
                <w:sz w:val="17"/>
                <w:szCs w:val="17"/>
              </w:rPr>
              <w:t> </w:t>
            </w:r>
            <w:r w:rsidR="001231EB">
              <w:rPr>
                <w:rFonts w:cs="Arial"/>
                <w:b/>
                <w:noProof/>
                <w:sz w:val="17"/>
                <w:szCs w:val="17"/>
              </w:rPr>
              <w:t> </w:t>
            </w:r>
            <w:r w:rsidR="001231EB">
              <w:rPr>
                <w:rFonts w:cs="Arial"/>
                <w:b/>
                <w:noProof/>
                <w:sz w:val="17"/>
                <w:szCs w:val="17"/>
              </w:rPr>
              <w:t> </w:t>
            </w:r>
            <w:r w:rsidR="001231EB">
              <w:rPr>
                <w:rFonts w:cs="Arial"/>
                <w:b/>
                <w:noProof/>
                <w:sz w:val="17"/>
                <w:szCs w:val="17"/>
              </w:rPr>
              <w:t> </w:t>
            </w:r>
            <w:r w:rsidR="001231EB">
              <w:rPr>
                <w:rFonts w:cs="Arial"/>
                <w:b/>
                <w:noProof/>
                <w:sz w:val="17"/>
                <w:szCs w:val="17"/>
              </w:rPr>
              <w:t> </w:t>
            </w:r>
            <w:r w:rsidRPr="0002451A">
              <w:rPr>
                <w:rFonts w:cs="Arial"/>
                <w:b/>
                <w:sz w:val="17"/>
                <w:szCs w:val="17"/>
              </w:rPr>
              <w:fldChar w:fldCharType="end"/>
            </w:r>
          </w:p>
        </w:tc>
      </w:tr>
      <w:tr w:rsidR="0002451A" w:rsidRPr="00CC34D7" w14:paraId="5F95D823" w14:textId="77777777" w:rsidTr="00563363">
        <w:trPr>
          <w:cantSplit/>
          <w:trHeight w:val="340"/>
        </w:trPr>
        <w:tc>
          <w:tcPr>
            <w:tcW w:w="1334" w:type="pct"/>
            <w:gridSpan w:val="3"/>
            <w:vMerge/>
            <w:shd w:val="clear" w:color="auto" w:fill="BFBFBF"/>
            <w:vAlign w:val="center"/>
          </w:tcPr>
          <w:p w14:paraId="7B606A57" w14:textId="77777777" w:rsidR="0002451A" w:rsidRPr="0002451A" w:rsidRDefault="0002451A" w:rsidP="00563363">
            <w:pPr>
              <w:pStyle w:val="Header"/>
              <w:tabs>
                <w:tab w:val="left" w:pos="2552"/>
              </w:tabs>
              <w:ind w:right="-108"/>
              <w:rPr>
                <w:rFonts w:cs="Arial"/>
                <w:b/>
                <w:sz w:val="17"/>
                <w:szCs w:val="17"/>
              </w:rPr>
            </w:pPr>
          </w:p>
        </w:tc>
        <w:tc>
          <w:tcPr>
            <w:tcW w:w="1147" w:type="pct"/>
            <w:gridSpan w:val="2"/>
            <w:vAlign w:val="center"/>
          </w:tcPr>
          <w:p w14:paraId="3CDC952D" w14:textId="4C7C208F" w:rsidR="0002451A" w:rsidRPr="009457E9" w:rsidRDefault="009C2074" w:rsidP="00563363">
            <w:pPr>
              <w:pStyle w:val="Header"/>
              <w:rPr>
                <w:rFonts w:cs="Arial"/>
                <w:bCs/>
                <w:sz w:val="17"/>
                <w:szCs w:val="17"/>
                <w:rPrChange w:id="77" w:author="Alan Richardson" w:date="2026-02-09T16:46:00Z" w16du:dateUtc="2026-02-09T05:46:00Z">
                  <w:rPr>
                    <w:rFonts w:cs="Arial"/>
                    <w:b/>
                    <w:sz w:val="17"/>
                    <w:szCs w:val="17"/>
                  </w:rPr>
                </w:rPrChange>
              </w:rPr>
            </w:pPr>
            <w:proofErr w:type="spellStart"/>
            <w:ins w:id="78" w:author="Alan Richardson" w:date="2026-02-09T16:46:00Z" w16du:dateUtc="2026-02-09T05:46:00Z">
              <w:r w:rsidRPr="009457E9">
                <w:rPr>
                  <w:rFonts w:cs="Arial"/>
                  <w:bCs/>
                  <w:sz w:val="17"/>
                  <w:szCs w:val="17"/>
                  <w:rPrChange w:id="79" w:author="Alan Richardson" w:date="2026-02-09T16:46:00Z" w16du:dateUtc="2026-02-09T05:46:00Z">
                    <w:rPr>
                      <w:rFonts w:cs="Arial"/>
                      <w:b/>
                      <w:sz w:val="17"/>
                      <w:szCs w:val="17"/>
                    </w:rPr>
                  </w:rPrChange>
                </w:rPr>
                <w:t>Killark</w:t>
              </w:r>
              <w:proofErr w:type="spellEnd"/>
              <w:r w:rsidRPr="009457E9">
                <w:rPr>
                  <w:rFonts w:cs="Arial"/>
                  <w:bCs/>
                  <w:sz w:val="17"/>
                  <w:szCs w:val="17"/>
                  <w:rPrChange w:id="80" w:author="Alan Richardson" w:date="2026-02-09T16:46:00Z" w16du:dateUtc="2026-02-09T05:46:00Z">
                    <w:rPr>
                      <w:rFonts w:cs="Arial"/>
                      <w:b/>
                      <w:sz w:val="17"/>
                      <w:szCs w:val="17"/>
                    </w:rPr>
                  </w:rPrChange>
                </w:rPr>
                <w:t xml:space="preserve"> cladding installation team</w:t>
              </w:r>
            </w:ins>
            <w:del w:id="81" w:author="Alan Richardson" w:date="2026-02-09T16:35:00Z" w16du:dateUtc="2026-02-09T05:35:00Z">
              <w:r w:rsidR="0002451A" w:rsidRPr="009457E9" w:rsidDel="00E017A6">
                <w:rPr>
                  <w:rFonts w:cs="Arial"/>
                  <w:bCs/>
                  <w:sz w:val="17"/>
                  <w:szCs w:val="17"/>
                  <w:rPrChange w:id="82" w:author="Alan Richardson" w:date="2026-02-09T16:46:00Z" w16du:dateUtc="2026-02-09T05:46:00Z">
                    <w:rPr>
                      <w:rFonts w:cs="Arial"/>
                      <w:b/>
                      <w:sz w:val="17"/>
                      <w:szCs w:val="17"/>
                    </w:rPr>
                  </w:rPrChange>
                </w:rPr>
                <w:fldChar w:fldCharType="begin">
                  <w:ffData>
                    <w:name w:val="Text55"/>
                    <w:enabled/>
                    <w:calcOnExit w:val="0"/>
                    <w:textInput/>
                  </w:ffData>
                </w:fldChar>
              </w:r>
              <w:bookmarkStart w:id="83" w:name="Text55"/>
              <w:r w:rsidR="0002451A" w:rsidRPr="009457E9" w:rsidDel="00E017A6">
                <w:rPr>
                  <w:rFonts w:cs="Arial"/>
                  <w:bCs/>
                  <w:sz w:val="17"/>
                  <w:szCs w:val="17"/>
                  <w:rPrChange w:id="84" w:author="Alan Richardson" w:date="2026-02-09T16:46:00Z" w16du:dateUtc="2026-02-09T05:46:00Z">
                    <w:rPr>
                      <w:rFonts w:cs="Arial"/>
                      <w:b/>
                      <w:sz w:val="17"/>
                      <w:szCs w:val="17"/>
                    </w:rPr>
                  </w:rPrChange>
                </w:rPr>
                <w:delInstrText xml:space="preserve"> FORMTEXT </w:delInstrText>
              </w:r>
              <w:r w:rsidR="0002451A" w:rsidRPr="00820194" w:rsidDel="00E017A6">
                <w:rPr>
                  <w:rFonts w:cs="Arial"/>
                  <w:bCs/>
                  <w:sz w:val="17"/>
                  <w:szCs w:val="17"/>
                </w:rPr>
              </w:r>
              <w:r w:rsidR="0002451A" w:rsidRPr="009457E9" w:rsidDel="00E017A6">
                <w:rPr>
                  <w:rFonts w:cs="Arial"/>
                  <w:bCs/>
                  <w:sz w:val="17"/>
                  <w:szCs w:val="17"/>
                  <w:rPrChange w:id="85" w:author="Alan Richardson" w:date="2026-02-09T16:46:00Z" w16du:dateUtc="2026-02-09T05:46:00Z">
                    <w:rPr>
                      <w:rFonts w:cs="Arial"/>
                      <w:b/>
                      <w:sz w:val="17"/>
                      <w:szCs w:val="17"/>
                    </w:rPr>
                  </w:rPrChange>
                </w:rPr>
                <w:fldChar w:fldCharType="separate"/>
              </w:r>
              <w:r w:rsidR="001231EB" w:rsidRPr="009457E9" w:rsidDel="00E017A6">
                <w:rPr>
                  <w:rFonts w:cs="Arial"/>
                  <w:bCs/>
                  <w:noProof/>
                  <w:sz w:val="17"/>
                  <w:szCs w:val="17"/>
                  <w:rPrChange w:id="86" w:author="Alan Richardson" w:date="2026-02-09T16:46:00Z" w16du:dateUtc="2026-02-09T05:46:00Z">
                    <w:rPr>
                      <w:rFonts w:cs="Arial"/>
                      <w:b/>
                      <w:noProof/>
                      <w:sz w:val="17"/>
                      <w:szCs w:val="17"/>
                    </w:rPr>
                  </w:rPrChange>
                </w:rPr>
                <w:delText> </w:delText>
              </w:r>
              <w:r w:rsidR="001231EB" w:rsidRPr="009457E9" w:rsidDel="00E017A6">
                <w:rPr>
                  <w:rFonts w:cs="Arial"/>
                  <w:bCs/>
                  <w:noProof/>
                  <w:sz w:val="17"/>
                  <w:szCs w:val="17"/>
                  <w:rPrChange w:id="87" w:author="Alan Richardson" w:date="2026-02-09T16:46:00Z" w16du:dateUtc="2026-02-09T05:46:00Z">
                    <w:rPr>
                      <w:rFonts w:cs="Arial"/>
                      <w:b/>
                      <w:noProof/>
                      <w:sz w:val="17"/>
                      <w:szCs w:val="17"/>
                    </w:rPr>
                  </w:rPrChange>
                </w:rPr>
                <w:delText> </w:delText>
              </w:r>
              <w:r w:rsidR="001231EB" w:rsidRPr="009457E9" w:rsidDel="00E017A6">
                <w:rPr>
                  <w:rFonts w:cs="Arial"/>
                  <w:bCs/>
                  <w:noProof/>
                  <w:sz w:val="17"/>
                  <w:szCs w:val="17"/>
                  <w:rPrChange w:id="88" w:author="Alan Richardson" w:date="2026-02-09T16:46:00Z" w16du:dateUtc="2026-02-09T05:46:00Z">
                    <w:rPr>
                      <w:rFonts w:cs="Arial"/>
                      <w:b/>
                      <w:noProof/>
                      <w:sz w:val="17"/>
                      <w:szCs w:val="17"/>
                    </w:rPr>
                  </w:rPrChange>
                </w:rPr>
                <w:delText> </w:delText>
              </w:r>
              <w:r w:rsidR="001231EB" w:rsidRPr="009457E9" w:rsidDel="00E017A6">
                <w:rPr>
                  <w:rFonts w:cs="Arial"/>
                  <w:bCs/>
                  <w:noProof/>
                  <w:sz w:val="17"/>
                  <w:szCs w:val="17"/>
                  <w:rPrChange w:id="89" w:author="Alan Richardson" w:date="2026-02-09T16:46:00Z" w16du:dateUtc="2026-02-09T05:46:00Z">
                    <w:rPr>
                      <w:rFonts w:cs="Arial"/>
                      <w:b/>
                      <w:noProof/>
                      <w:sz w:val="17"/>
                      <w:szCs w:val="17"/>
                    </w:rPr>
                  </w:rPrChange>
                </w:rPr>
                <w:delText> </w:delText>
              </w:r>
              <w:r w:rsidR="001231EB" w:rsidRPr="009457E9" w:rsidDel="00E017A6">
                <w:rPr>
                  <w:rFonts w:cs="Arial"/>
                  <w:bCs/>
                  <w:noProof/>
                  <w:sz w:val="17"/>
                  <w:szCs w:val="17"/>
                  <w:rPrChange w:id="90" w:author="Alan Richardson" w:date="2026-02-09T16:46:00Z" w16du:dateUtc="2026-02-09T05:46:00Z">
                    <w:rPr>
                      <w:rFonts w:cs="Arial"/>
                      <w:b/>
                      <w:noProof/>
                      <w:sz w:val="17"/>
                      <w:szCs w:val="17"/>
                    </w:rPr>
                  </w:rPrChange>
                </w:rPr>
                <w:delText> </w:delText>
              </w:r>
              <w:r w:rsidR="0002451A" w:rsidRPr="009457E9" w:rsidDel="00E017A6">
                <w:rPr>
                  <w:rFonts w:cs="Arial"/>
                  <w:bCs/>
                  <w:sz w:val="17"/>
                  <w:szCs w:val="17"/>
                  <w:rPrChange w:id="91" w:author="Alan Richardson" w:date="2026-02-09T16:46:00Z" w16du:dateUtc="2026-02-09T05:46:00Z">
                    <w:rPr>
                      <w:rFonts w:cs="Arial"/>
                      <w:b/>
                      <w:sz w:val="17"/>
                      <w:szCs w:val="17"/>
                    </w:rPr>
                  </w:rPrChange>
                </w:rPr>
                <w:fldChar w:fldCharType="end"/>
              </w:r>
            </w:del>
            <w:bookmarkEnd w:id="83"/>
          </w:p>
        </w:tc>
        <w:tc>
          <w:tcPr>
            <w:tcW w:w="1245" w:type="pct"/>
            <w:vMerge/>
            <w:shd w:val="clear" w:color="auto" w:fill="BFBFBF"/>
            <w:vAlign w:val="center"/>
          </w:tcPr>
          <w:p w14:paraId="7553A5B4" w14:textId="77777777" w:rsidR="0002451A" w:rsidRPr="0002451A" w:rsidRDefault="0002451A" w:rsidP="00563363">
            <w:pPr>
              <w:pStyle w:val="Header"/>
              <w:rPr>
                <w:rFonts w:cs="Arial"/>
                <w:b/>
                <w:noProof/>
                <w:sz w:val="17"/>
                <w:szCs w:val="17"/>
                <w:lang w:val="en-US"/>
              </w:rPr>
            </w:pPr>
          </w:p>
        </w:tc>
        <w:tc>
          <w:tcPr>
            <w:tcW w:w="1274" w:type="pct"/>
            <w:vAlign w:val="center"/>
          </w:tcPr>
          <w:p w14:paraId="2508D9BC" w14:textId="23185D0B" w:rsidR="0002451A" w:rsidRPr="0002451A" w:rsidRDefault="0002451A" w:rsidP="00563363">
            <w:pPr>
              <w:pStyle w:val="Header"/>
              <w:rPr>
                <w:rFonts w:cs="Arial"/>
                <w:sz w:val="17"/>
                <w:szCs w:val="17"/>
              </w:rPr>
            </w:pPr>
            <w:r w:rsidRPr="0002451A">
              <w:rPr>
                <w:rFonts w:cs="Arial"/>
                <w:b/>
                <w:sz w:val="17"/>
                <w:szCs w:val="17"/>
              </w:rPr>
              <w:fldChar w:fldCharType="begin">
                <w:ffData>
                  <w:name w:val="Text55"/>
                  <w:enabled/>
                  <w:calcOnExit w:val="0"/>
                  <w:textInput/>
                </w:ffData>
              </w:fldChar>
            </w:r>
            <w:r w:rsidRPr="0002451A">
              <w:rPr>
                <w:rFonts w:cs="Arial"/>
                <w:b/>
                <w:sz w:val="17"/>
                <w:szCs w:val="17"/>
              </w:rPr>
              <w:instrText xml:space="preserve"> FORMTEXT </w:instrText>
            </w:r>
            <w:r w:rsidRPr="0002451A">
              <w:rPr>
                <w:rFonts w:cs="Arial"/>
                <w:b/>
                <w:sz w:val="17"/>
                <w:szCs w:val="17"/>
              </w:rPr>
            </w:r>
            <w:r w:rsidRPr="0002451A">
              <w:rPr>
                <w:rFonts w:cs="Arial"/>
                <w:b/>
                <w:sz w:val="17"/>
                <w:szCs w:val="17"/>
              </w:rPr>
              <w:fldChar w:fldCharType="separate"/>
            </w:r>
            <w:r w:rsidR="001231EB">
              <w:rPr>
                <w:rFonts w:cs="Arial"/>
                <w:b/>
                <w:noProof/>
                <w:sz w:val="17"/>
                <w:szCs w:val="17"/>
              </w:rPr>
              <w:t> </w:t>
            </w:r>
            <w:r w:rsidR="001231EB">
              <w:rPr>
                <w:rFonts w:cs="Arial"/>
                <w:b/>
                <w:noProof/>
                <w:sz w:val="17"/>
                <w:szCs w:val="17"/>
              </w:rPr>
              <w:t> </w:t>
            </w:r>
            <w:r w:rsidR="001231EB">
              <w:rPr>
                <w:rFonts w:cs="Arial"/>
                <w:b/>
                <w:noProof/>
                <w:sz w:val="17"/>
                <w:szCs w:val="17"/>
              </w:rPr>
              <w:t> </w:t>
            </w:r>
            <w:r w:rsidR="001231EB">
              <w:rPr>
                <w:rFonts w:cs="Arial"/>
                <w:b/>
                <w:noProof/>
                <w:sz w:val="17"/>
                <w:szCs w:val="17"/>
              </w:rPr>
              <w:t> </w:t>
            </w:r>
            <w:r w:rsidR="001231EB">
              <w:rPr>
                <w:rFonts w:cs="Arial"/>
                <w:b/>
                <w:noProof/>
                <w:sz w:val="17"/>
                <w:szCs w:val="17"/>
              </w:rPr>
              <w:t> </w:t>
            </w:r>
            <w:r w:rsidRPr="0002451A">
              <w:rPr>
                <w:rFonts w:cs="Arial"/>
                <w:b/>
                <w:sz w:val="17"/>
                <w:szCs w:val="17"/>
              </w:rPr>
              <w:fldChar w:fldCharType="end"/>
            </w:r>
          </w:p>
        </w:tc>
      </w:tr>
      <w:tr w:rsidR="0002451A" w:rsidRPr="00CC34D7" w14:paraId="6CD51426" w14:textId="77777777" w:rsidTr="00563363">
        <w:trPr>
          <w:cantSplit/>
          <w:trHeight w:val="340"/>
        </w:trPr>
        <w:tc>
          <w:tcPr>
            <w:tcW w:w="1334" w:type="pct"/>
            <w:gridSpan w:val="3"/>
            <w:vMerge/>
            <w:shd w:val="clear" w:color="auto" w:fill="BFBFBF"/>
            <w:vAlign w:val="center"/>
          </w:tcPr>
          <w:p w14:paraId="1291A490" w14:textId="77777777" w:rsidR="0002451A" w:rsidRPr="0002451A" w:rsidRDefault="0002451A" w:rsidP="00563363">
            <w:pPr>
              <w:pStyle w:val="Header"/>
              <w:tabs>
                <w:tab w:val="left" w:pos="2552"/>
              </w:tabs>
              <w:ind w:right="-108"/>
              <w:rPr>
                <w:rFonts w:cs="Arial"/>
                <w:b/>
                <w:sz w:val="17"/>
                <w:szCs w:val="17"/>
              </w:rPr>
            </w:pPr>
          </w:p>
        </w:tc>
        <w:tc>
          <w:tcPr>
            <w:tcW w:w="1147" w:type="pct"/>
            <w:gridSpan w:val="2"/>
            <w:vAlign w:val="center"/>
          </w:tcPr>
          <w:p w14:paraId="7862E6BA" w14:textId="4DEBEEE3" w:rsidR="0002451A" w:rsidRPr="009457E9" w:rsidRDefault="0023718D" w:rsidP="00563363">
            <w:pPr>
              <w:pStyle w:val="Header"/>
              <w:rPr>
                <w:rFonts w:cs="Arial"/>
                <w:bCs/>
                <w:sz w:val="17"/>
                <w:szCs w:val="17"/>
                <w:rPrChange w:id="92" w:author="Alan Richardson" w:date="2026-02-09T16:46:00Z" w16du:dateUtc="2026-02-09T05:46:00Z">
                  <w:rPr>
                    <w:rFonts w:cs="Arial"/>
                    <w:b/>
                    <w:sz w:val="17"/>
                    <w:szCs w:val="17"/>
                  </w:rPr>
                </w:rPrChange>
              </w:rPr>
            </w:pPr>
            <w:ins w:id="93" w:author="Alan Richardson" w:date="2026-02-09T16:49:00Z" w16du:dateUtc="2026-02-09T05:49:00Z">
              <w:r>
                <w:rPr>
                  <w:rFonts w:cs="Arial"/>
                  <w:bCs/>
                  <w:sz w:val="17"/>
                  <w:szCs w:val="17"/>
                </w:rPr>
                <w:t>(</w:t>
              </w:r>
            </w:ins>
            <w:proofErr w:type="spellStart"/>
            <w:ins w:id="94" w:author="Alan Richardson" w:date="2026-02-09T16:48:00Z" w16du:dateUtc="2026-02-09T05:48:00Z">
              <w:r>
                <w:rPr>
                  <w:rFonts w:cs="Arial"/>
                  <w:bCs/>
                  <w:sz w:val="17"/>
                  <w:szCs w:val="17"/>
                </w:rPr>
                <w:t>Killark</w:t>
              </w:r>
              <w:proofErr w:type="spellEnd"/>
              <w:r>
                <w:rPr>
                  <w:rFonts w:cs="Arial"/>
                  <w:bCs/>
                  <w:sz w:val="17"/>
                  <w:szCs w:val="17"/>
                </w:rPr>
                <w:t xml:space="preserve"> workers sign-off at end of SWMS</w:t>
              </w:r>
            </w:ins>
            <w:ins w:id="95" w:author="Alan Richardson" w:date="2026-02-09T16:49:00Z" w16du:dateUtc="2026-02-09T05:49:00Z">
              <w:r>
                <w:rPr>
                  <w:rFonts w:cs="Arial"/>
                  <w:bCs/>
                  <w:sz w:val="17"/>
                  <w:szCs w:val="17"/>
                </w:rPr>
                <w:t>)</w:t>
              </w:r>
            </w:ins>
            <w:del w:id="96" w:author="Alan Richardson" w:date="2026-02-09T16:48:00Z" w16du:dateUtc="2026-02-09T05:48:00Z">
              <w:r w:rsidR="0002451A" w:rsidRPr="009457E9" w:rsidDel="0023718D">
                <w:rPr>
                  <w:rFonts w:cs="Arial"/>
                  <w:bCs/>
                  <w:sz w:val="17"/>
                  <w:szCs w:val="17"/>
                  <w:rPrChange w:id="97" w:author="Alan Richardson" w:date="2026-02-09T16:46:00Z" w16du:dateUtc="2026-02-09T05:46:00Z">
                    <w:rPr>
                      <w:rFonts w:cs="Arial"/>
                      <w:b/>
                      <w:sz w:val="17"/>
                      <w:szCs w:val="17"/>
                    </w:rPr>
                  </w:rPrChange>
                </w:rPr>
                <w:fldChar w:fldCharType="begin">
                  <w:ffData>
                    <w:name w:val="Text56"/>
                    <w:enabled/>
                    <w:calcOnExit w:val="0"/>
                    <w:textInput/>
                  </w:ffData>
                </w:fldChar>
              </w:r>
              <w:bookmarkStart w:id="98" w:name="Text56"/>
              <w:r w:rsidR="0002451A" w:rsidRPr="009457E9" w:rsidDel="0023718D">
                <w:rPr>
                  <w:rFonts w:cs="Arial"/>
                  <w:bCs/>
                  <w:sz w:val="17"/>
                  <w:szCs w:val="17"/>
                  <w:rPrChange w:id="99" w:author="Alan Richardson" w:date="2026-02-09T16:46:00Z" w16du:dateUtc="2026-02-09T05:46:00Z">
                    <w:rPr>
                      <w:rFonts w:cs="Arial"/>
                      <w:b/>
                      <w:sz w:val="17"/>
                      <w:szCs w:val="17"/>
                    </w:rPr>
                  </w:rPrChange>
                </w:rPr>
                <w:delInstrText xml:space="preserve"> FORMTEXT </w:delInstrText>
              </w:r>
              <w:r w:rsidR="0002451A" w:rsidRPr="00820194" w:rsidDel="0023718D">
                <w:rPr>
                  <w:rFonts w:cs="Arial"/>
                  <w:bCs/>
                  <w:sz w:val="17"/>
                  <w:szCs w:val="17"/>
                </w:rPr>
              </w:r>
              <w:r w:rsidR="0002451A" w:rsidRPr="009457E9" w:rsidDel="0023718D">
                <w:rPr>
                  <w:rFonts w:cs="Arial"/>
                  <w:bCs/>
                  <w:sz w:val="17"/>
                  <w:szCs w:val="17"/>
                  <w:rPrChange w:id="100" w:author="Alan Richardson" w:date="2026-02-09T16:46:00Z" w16du:dateUtc="2026-02-09T05:46:00Z">
                    <w:rPr>
                      <w:rFonts w:cs="Arial"/>
                      <w:b/>
                      <w:sz w:val="17"/>
                      <w:szCs w:val="17"/>
                    </w:rPr>
                  </w:rPrChange>
                </w:rPr>
                <w:fldChar w:fldCharType="separate"/>
              </w:r>
              <w:r w:rsidR="001231EB" w:rsidRPr="009457E9" w:rsidDel="0023718D">
                <w:rPr>
                  <w:rFonts w:cs="Arial"/>
                  <w:bCs/>
                  <w:noProof/>
                  <w:sz w:val="17"/>
                  <w:szCs w:val="17"/>
                  <w:rPrChange w:id="101" w:author="Alan Richardson" w:date="2026-02-09T16:46:00Z" w16du:dateUtc="2026-02-09T05:46:00Z">
                    <w:rPr>
                      <w:rFonts w:cs="Arial"/>
                      <w:b/>
                      <w:noProof/>
                      <w:sz w:val="17"/>
                      <w:szCs w:val="17"/>
                    </w:rPr>
                  </w:rPrChange>
                </w:rPr>
                <w:delText> </w:delText>
              </w:r>
              <w:r w:rsidR="001231EB" w:rsidRPr="009457E9" w:rsidDel="0023718D">
                <w:rPr>
                  <w:rFonts w:cs="Arial"/>
                  <w:bCs/>
                  <w:noProof/>
                  <w:sz w:val="17"/>
                  <w:szCs w:val="17"/>
                  <w:rPrChange w:id="102" w:author="Alan Richardson" w:date="2026-02-09T16:46:00Z" w16du:dateUtc="2026-02-09T05:46:00Z">
                    <w:rPr>
                      <w:rFonts w:cs="Arial"/>
                      <w:b/>
                      <w:noProof/>
                      <w:sz w:val="17"/>
                      <w:szCs w:val="17"/>
                    </w:rPr>
                  </w:rPrChange>
                </w:rPr>
                <w:delText> </w:delText>
              </w:r>
              <w:r w:rsidR="001231EB" w:rsidRPr="009457E9" w:rsidDel="0023718D">
                <w:rPr>
                  <w:rFonts w:cs="Arial"/>
                  <w:bCs/>
                  <w:noProof/>
                  <w:sz w:val="17"/>
                  <w:szCs w:val="17"/>
                  <w:rPrChange w:id="103" w:author="Alan Richardson" w:date="2026-02-09T16:46:00Z" w16du:dateUtc="2026-02-09T05:46:00Z">
                    <w:rPr>
                      <w:rFonts w:cs="Arial"/>
                      <w:b/>
                      <w:noProof/>
                      <w:sz w:val="17"/>
                      <w:szCs w:val="17"/>
                    </w:rPr>
                  </w:rPrChange>
                </w:rPr>
                <w:delText> </w:delText>
              </w:r>
              <w:r w:rsidR="001231EB" w:rsidRPr="009457E9" w:rsidDel="0023718D">
                <w:rPr>
                  <w:rFonts w:cs="Arial"/>
                  <w:bCs/>
                  <w:noProof/>
                  <w:sz w:val="17"/>
                  <w:szCs w:val="17"/>
                  <w:rPrChange w:id="104" w:author="Alan Richardson" w:date="2026-02-09T16:46:00Z" w16du:dateUtc="2026-02-09T05:46:00Z">
                    <w:rPr>
                      <w:rFonts w:cs="Arial"/>
                      <w:b/>
                      <w:noProof/>
                      <w:sz w:val="17"/>
                      <w:szCs w:val="17"/>
                    </w:rPr>
                  </w:rPrChange>
                </w:rPr>
                <w:delText> </w:delText>
              </w:r>
              <w:r w:rsidR="001231EB" w:rsidRPr="009457E9" w:rsidDel="0023718D">
                <w:rPr>
                  <w:rFonts w:cs="Arial"/>
                  <w:bCs/>
                  <w:noProof/>
                  <w:sz w:val="17"/>
                  <w:szCs w:val="17"/>
                  <w:rPrChange w:id="105" w:author="Alan Richardson" w:date="2026-02-09T16:46:00Z" w16du:dateUtc="2026-02-09T05:46:00Z">
                    <w:rPr>
                      <w:rFonts w:cs="Arial"/>
                      <w:b/>
                      <w:noProof/>
                      <w:sz w:val="17"/>
                      <w:szCs w:val="17"/>
                    </w:rPr>
                  </w:rPrChange>
                </w:rPr>
                <w:delText> </w:delText>
              </w:r>
              <w:r w:rsidR="0002451A" w:rsidRPr="009457E9" w:rsidDel="0023718D">
                <w:rPr>
                  <w:rFonts w:cs="Arial"/>
                  <w:bCs/>
                  <w:sz w:val="17"/>
                  <w:szCs w:val="17"/>
                  <w:rPrChange w:id="106" w:author="Alan Richardson" w:date="2026-02-09T16:46:00Z" w16du:dateUtc="2026-02-09T05:46:00Z">
                    <w:rPr>
                      <w:rFonts w:cs="Arial"/>
                      <w:b/>
                      <w:sz w:val="17"/>
                      <w:szCs w:val="17"/>
                    </w:rPr>
                  </w:rPrChange>
                </w:rPr>
                <w:fldChar w:fldCharType="end"/>
              </w:r>
            </w:del>
            <w:bookmarkEnd w:id="98"/>
          </w:p>
        </w:tc>
        <w:tc>
          <w:tcPr>
            <w:tcW w:w="1245" w:type="pct"/>
            <w:vMerge/>
            <w:shd w:val="clear" w:color="auto" w:fill="BFBFBF"/>
            <w:vAlign w:val="center"/>
          </w:tcPr>
          <w:p w14:paraId="053A532D" w14:textId="77777777" w:rsidR="0002451A" w:rsidRPr="0002451A" w:rsidRDefault="0002451A" w:rsidP="00563363">
            <w:pPr>
              <w:pStyle w:val="Header"/>
              <w:rPr>
                <w:rFonts w:cs="Arial"/>
                <w:b/>
                <w:noProof/>
                <w:sz w:val="17"/>
                <w:szCs w:val="17"/>
                <w:lang w:val="en-US"/>
              </w:rPr>
            </w:pPr>
          </w:p>
        </w:tc>
        <w:tc>
          <w:tcPr>
            <w:tcW w:w="1274" w:type="pct"/>
            <w:vAlign w:val="center"/>
          </w:tcPr>
          <w:p w14:paraId="2995A484" w14:textId="5DE315C9" w:rsidR="0002451A" w:rsidRPr="0002451A" w:rsidRDefault="0002451A" w:rsidP="00563363">
            <w:pPr>
              <w:pStyle w:val="Header"/>
              <w:rPr>
                <w:rFonts w:cs="Arial"/>
                <w:sz w:val="17"/>
                <w:szCs w:val="17"/>
              </w:rPr>
            </w:pPr>
            <w:r w:rsidRPr="0002451A">
              <w:rPr>
                <w:rFonts w:cs="Arial"/>
                <w:b/>
                <w:sz w:val="17"/>
                <w:szCs w:val="17"/>
              </w:rPr>
              <w:fldChar w:fldCharType="begin">
                <w:ffData>
                  <w:name w:val="Text56"/>
                  <w:enabled/>
                  <w:calcOnExit w:val="0"/>
                  <w:textInput/>
                </w:ffData>
              </w:fldChar>
            </w:r>
            <w:r w:rsidRPr="0002451A">
              <w:rPr>
                <w:rFonts w:cs="Arial"/>
                <w:b/>
                <w:sz w:val="17"/>
                <w:szCs w:val="17"/>
              </w:rPr>
              <w:instrText xml:space="preserve"> FORMTEXT </w:instrText>
            </w:r>
            <w:r w:rsidRPr="0002451A">
              <w:rPr>
                <w:rFonts w:cs="Arial"/>
                <w:b/>
                <w:sz w:val="17"/>
                <w:szCs w:val="17"/>
              </w:rPr>
            </w:r>
            <w:r w:rsidRPr="0002451A">
              <w:rPr>
                <w:rFonts w:cs="Arial"/>
                <w:b/>
                <w:sz w:val="17"/>
                <w:szCs w:val="17"/>
              </w:rPr>
              <w:fldChar w:fldCharType="separate"/>
            </w:r>
            <w:r w:rsidR="001231EB">
              <w:rPr>
                <w:rFonts w:cs="Arial"/>
                <w:b/>
                <w:noProof/>
                <w:sz w:val="17"/>
                <w:szCs w:val="17"/>
              </w:rPr>
              <w:t> </w:t>
            </w:r>
            <w:r w:rsidR="001231EB">
              <w:rPr>
                <w:rFonts w:cs="Arial"/>
                <w:b/>
                <w:noProof/>
                <w:sz w:val="17"/>
                <w:szCs w:val="17"/>
              </w:rPr>
              <w:t> </w:t>
            </w:r>
            <w:r w:rsidR="001231EB">
              <w:rPr>
                <w:rFonts w:cs="Arial"/>
                <w:b/>
                <w:noProof/>
                <w:sz w:val="17"/>
                <w:szCs w:val="17"/>
              </w:rPr>
              <w:t> </w:t>
            </w:r>
            <w:r w:rsidR="001231EB">
              <w:rPr>
                <w:rFonts w:cs="Arial"/>
                <w:b/>
                <w:noProof/>
                <w:sz w:val="17"/>
                <w:szCs w:val="17"/>
              </w:rPr>
              <w:t> </w:t>
            </w:r>
            <w:r w:rsidR="001231EB">
              <w:rPr>
                <w:rFonts w:cs="Arial"/>
                <w:b/>
                <w:noProof/>
                <w:sz w:val="17"/>
                <w:szCs w:val="17"/>
              </w:rPr>
              <w:t> </w:t>
            </w:r>
            <w:r w:rsidRPr="0002451A">
              <w:rPr>
                <w:rFonts w:cs="Arial"/>
                <w:b/>
                <w:sz w:val="17"/>
                <w:szCs w:val="17"/>
              </w:rPr>
              <w:fldChar w:fldCharType="end"/>
            </w:r>
          </w:p>
        </w:tc>
      </w:tr>
      <w:tr w:rsidR="00632EAA" w:rsidRPr="00CC34D7" w14:paraId="552ACD26" w14:textId="77777777" w:rsidTr="00563363">
        <w:trPr>
          <w:cantSplit/>
          <w:trHeight w:val="340"/>
        </w:trPr>
        <w:tc>
          <w:tcPr>
            <w:tcW w:w="1334" w:type="pct"/>
            <w:gridSpan w:val="3"/>
            <w:shd w:val="clear" w:color="auto" w:fill="BFBFBF"/>
            <w:vAlign w:val="center"/>
          </w:tcPr>
          <w:p w14:paraId="4572D87C" w14:textId="1D3906DD" w:rsidR="00632EAA" w:rsidRPr="0002451A" w:rsidRDefault="00632EAA" w:rsidP="00632EAA">
            <w:pPr>
              <w:pStyle w:val="Header"/>
              <w:tabs>
                <w:tab w:val="left" w:pos="2552"/>
              </w:tabs>
              <w:ind w:right="-108"/>
              <w:rPr>
                <w:rFonts w:cs="Arial"/>
                <w:b/>
                <w:sz w:val="17"/>
                <w:szCs w:val="17"/>
              </w:rPr>
            </w:pPr>
            <w:r w:rsidRPr="00CE7BCA">
              <w:rPr>
                <w:rFonts w:cs="Arial"/>
                <w:b/>
                <w:sz w:val="17"/>
                <w:szCs w:val="17"/>
              </w:rPr>
              <w:t>Person responsible for ensuring compliance with SWMS:</w:t>
            </w:r>
          </w:p>
        </w:tc>
        <w:tc>
          <w:tcPr>
            <w:tcW w:w="1147" w:type="pct"/>
            <w:gridSpan w:val="2"/>
            <w:vAlign w:val="center"/>
          </w:tcPr>
          <w:p w14:paraId="61E7EF6D" w14:textId="5BA2ED8E" w:rsidR="00632EAA" w:rsidRPr="009457E9" w:rsidRDefault="009457E9">
            <w:pPr>
              <w:pStyle w:val="Header"/>
              <w:tabs>
                <w:tab w:val="left" w:pos="2552"/>
              </w:tabs>
              <w:ind w:right="-108"/>
              <w:rPr>
                <w:rFonts w:cs="Arial"/>
                <w:bCs/>
                <w:sz w:val="17"/>
                <w:szCs w:val="17"/>
                <w:rPrChange w:id="107" w:author="Alan Richardson" w:date="2026-02-09T16:47:00Z" w16du:dateUtc="2026-02-09T05:47:00Z">
                  <w:rPr>
                    <w:rFonts w:cs="Arial"/>
                    <w:bCs/>
                    <w:noProof/>
                    <w:sz w:val="17"/>
                    <w:szCs w:val="17"/>
                    <w:lang w:val="en-US"/>
                  </w:rPr>
                </w:rPrChange>
              </w:rPr>
              <w:pPrChange w:id="108" w:author="Alan Richardson" w:date="2026-02-09T16:47:00Z" w16du:dateUtc="2026-02-09T05:47:00Z">
                <w:pPr>
                  <w:pStyle w:val="Header"/>
                </w:pPr>
              </w:pPrChange>
            </w:pPr>
            <w:ins w:id="109" w:author="Alan Richardson" w:date="2026-02-09T16:46:00Z">
              <w:r w:rsidRPr="0023718D">
                <w:rPr>
                  <w:rFonts w:cs="Arial"/>
                  <w:b/>
                  <w:sz w:val="17"/>
                  <w:szCs w:val="17"/>
                </w:rPr>
                <w:t>Paul (</w:t>
              </w:r>
              <w:proofErr w:type="spellStart"/>
              <w:r w:rsidRPr="0023718D">
                <w:rPr>
                  <w:rFonts w:cs="Arial"/>
                  <w:b/>
                  <w:sz w:val="17"/>
                  <w:szCs w:val="17"/>
                </w:rPr>
                <w:t>Killark</w:t>
              </w:r>
              <w:proofErr w:type="spellEnd"/>
              <w:r w:rsidRPr="0023718D">
                <w:rPr>
                  <w:rFonts w:cs="Arial"/>
                  <w:b/>
                  <w:sz w:val="17"/>
                  <w:szCs w:val="17"/>
                </w:rPr>
                <w:t xml:space="preserve"> Supervisor).</w:t>
              </w:r>
              <w:r w:rsidRPr="009457E9">
                <w:rPr>
                  <w:rFonts w:cs="Arial"/>
                  <w:bCs/>
                  <w:sz w:val="17"/>
                  <w:szCs w:val="17"/>
                  <w:rPrChange w:id="110" w:author="Alan Richardson" w:date="2026-02-09T16:46:00Z" w16du:dateUtc="2026-02-09T05:46:00Z">
                    <w:rPr>
                      <w:rFonts w:cs="Arial"/>
                      <w:b/>
                      <w:sz w:val="17"/>
                      <w:szCs w:val="17"/>
                    </w:rPr>
                  </w:rPrChange>
                </w:rPr>
                <w:t xml:space="preserve"> As the on-site supervisor for the sub-contractor, he is responsible for day-to-day adherence to the safety controls.</w:t>
              </w:r>
            </w:ins>
            <w:del w:id="111" w:author="Alan Richardson" w:date="2026-02-09T16:46:00Z" w16du:dateUtc="2026-02-09T05:46:00Z">
              <w:r w:rsidR="00250448" w:rsidRPr="009457E9" w:rsidDel="009457E9">
                <w:rPr>
                  <w:rFonts w:cs="Arial"/>
                  <w:bCs/>
                  <w:sz w:val="17"/>
                  <w:szCs w:val="17"/>
                  <w:rPrChange w:id="112" w:author="Alan Richardson" w:date="2026-02-09T16:46:00Z" w16du:dateUtc="2026-02-09T05:46:00Z">
                    <w:rPr>
                      <w:rFonts w:cs="Arial"/>
                      <w:b/>
                      <w:sz w:val="17"/>
                      <w:szCs w:val="17"/>
                    </w:rPr>
                  </w:rPrChange>
                </w:rPr>
                <w:fldChar w:fldCharType="begin">
                  <w:ffData>
                    <w:name w:val="Text56"/>
                    <w:enabled/>
                    <w:calcOnExit w:val="0"/>
                    <w:textInput/>
                  </w:ffData>
                </w:fldChar>
              </w:r>
              <w:r w:rsidR="00250448" w:rsidRPr="009457E9" w:rsidDel="009457E9">
                <w:rPr>
                  <w:rFonts w:cs="Arial"/>
                  <w:bCs/>
                  <w:sz w:val="17"/>
                  <w:szCs w:val="17"/>
                  <w:rPrChange w:id="113" w:author="Alan Richardson" w:date="2026-02-09T16:46:00Z" w16du:dateUtc="2026-02-09T05:46:00Z">
                    <w:rPr>
                      <w:rFonts w:cs="Arial"/>
                      <w:b/>
                      <w:sz w:val="17"/>
                      <w:szCs w:val="17"/>
                    </w:rPr>
                  </w:rPrChange>
                </w:rPr>
                <w:delInstrText xml:space="preserve"> FORMTEXT </w:delInstrText>
              </w:r>
              <w:r w:rsidR="00250448" w:rsidRPr="00820194" w:rsidDel="009457E9">
                <w:rPr>
                  <w:rFonts w:cs="Arial"/>
                  <w:bCs/>
                  <w:sz w:val="17"/>
                  <w:szCs w:val="17"/>
                </w:rPr>
              </w:r>
              <w:r w:rsidR="00250448" w:rsidRPr="009457E9" w:rsidDel="009457E9">
                <w:rPr>
                  <w:rFonts w:cs="Arial"/>
                  <w:bCs/>
                  <w:sz w:val="17"/>
                  <w:szCs w:val="17"/>
                  <w:rPrChange w:id="114" w:author="Alan Richardson" w:date="2026-02-09T16:46:00Z" w16du:dateUtc="2026-02-09T05:46:00Z">
                    <w:rPr>
                      <w:rFonts w:cs="Arial"/>
                      <w:b/>
                      <w:sz w:val="17"/>
                      <w:szCs w:val="17"/>
                    </w:rPr>
                  </w:rPrChange>
                </w:rPr>
                <w:fldChar w:fldCharType="separate"/>
              </w:r>
              <w:r w:rsidR="001231EB" w:rsidRPr="009457E9" w:rsidDel="009457E9">
                <w:rPr>
                  <w:rFonts w:cs="Arial"/>
                  <w:bCs/>
                  <w:noProof/>
                  <w:sz w:val="17"/>
                  <w:szCs w:val="17"/>
                  <w:rPrChange w:id="115" w:author="Alan Richardson" w:date="2026-02-09T16:46:00Z" w16du:dateUtc="2026-02-09T05:46:00Z">
                    <w:rPr>
                      <w:rFonts w:cs="Arial"/>
                      <w:b/>
                      <w:noProof/>
                      <w:sz w:val="17"/>
                      <w:szCs w:val="17"/>
                    </w:rPr>
                  </w:rPrChange>
                </w:rPr>
                <w:delText> </w:delText>
              </w:r>
              <w:r w:rsidR="001231EB" w:rsidRPr="009457E9" w:rsidDel="009457E9">
                <w:rPr>
                  <w:rFonts w:cs="Arial"/>
                  <w:bCs/>
                  <w:noProof/>
                  <w:sz w:val="17"/>
                  <w:szCs w:val="17"/>
                  <w:rPrChange w:id="116" w:author="Alan Richardson" w:date="2026-02-09T16:46:00Z" w16du:dateUtc="2026-02-09T05:46:00Z">
                    <w:rPr>
                      <w:rFonts w:cs="Arial"/>
                      <w:b/>
                      <w:noProof/>
                      <w:sz w:val="17"/>
                      <w:szCs w:val="17"/>
                    </w:rPr>
                  </w:rPrChange>
                </w:rPr>
                <w:delText> </w:delText>
              </w:r>
              <w:r w:rsidR="001231EB" w:rsidRPr="009457E9" w:rsidDel="009457E9">
                <w:rPr>
                  <w:rFonts w:cs="Arial"/>
                  <w:bCs/>
                  <w:noProof/>
                  <w:sz w:val="17"/>
                  <w:szCs w:val="17"/>
                  <w:rPrChange w:id="117" w:author="Alan Richardson" w:date="2026-02-09T16:46:00Z" w16du:dateUtc="2026-02-09T05:46:00Z">
                    <w:rPr>
                      <w:rFonts w:cs="Arial"/>
                      <w:b/>
                      <w:noProof/>
                      <w:sz w:val="17"/>
                      <w:szCs w:val="17"/>
                    </w:rPr>
                  </w:rPrChange>
                </w:rPr>
                <w:delText> </w:delText>
              </w:r>
              <w:r w:rsidR="001231EB" w:rsidRPr="009457E9" w:rsidDel="009457E9">
                <w:rPr>
                  <w:rFonts w:cs="Arial"/>
                  <w:bCs/>
                  <w:noProof/>
                  <w:sz w:val="17"/>
                  <w:szCs w:val="17"/>
                  <w:rPrChange w:id="118" w:author="Alan Richardson" w:date="2026-02-09T16:46:00Z" w16du:dateUtc="2026-02-09T05:46:00Z">
                    <w:rPr>
                      <w:rFonts w:cs="Arial"/>
                      <w:b/>
                      <w:noProof/>
                      <w:sz w:val="17"/>
                      <w:szCs w:val="17"/>
                    </w:rPr>
                  </w:rPrChange>
                </w:rPr>
                <w:delText> </w:delText>
              </w:r>
              <w:r w:rsidR="001231EB" w:rsidRPr="009457E9" w:rsidDel="009457E9">
                <w:rPr>
                  <w:rFonts w:cs="Arial"/>
                  <w:bCs/>
                  <w:noProof/>
                  <w:sz w:val="17"/>
                  <w:szCs w:val="17"/>
                  <w:rPrChange w:id="119" w:author="Alan Richardson" w:date="2026-02-09T16:46:00Z" w16du:dateUtc="2026-02-09T05:46:00Z">
                    <w:rPr>
                      <w:rFonts w:cs="Arial"/>
                      <w:b/>
                      <w:noProof/>
                      <w:sz w:val="17"/>
                      <w:szCs w:val="17"/>
                    </w:rPr>
                  </w:rPrChange>
                </w:rPr>
                <w:delText> </w:delText>
              </w:r>
              <w:r w:rsidR="00250448" w:rsidRPr="009457E9" w:rsidDel="009457E9">
                <w:rPr>
                  <w:rFonts w:cs="Arial"/>
                  <w:bCs/>
                  <w:sz w:val="17"/>
                  <w:szCs w:val="17"/>
                  <w:rPrChange w:id="120" w:author="Alan Richardson" w:date="2026-02-09T16:46:00Z" w16du:dateUtc="2026-02-09T05:46:00Z">
                    <w:rPr>
                      <w:rFonts w:cs="Arial"/>
                      <w:b/>
                      <w:sz w:val="17"/>
                      <w:szCs w:val="17"/>
                    </w:rPr>
                  </w:rPrChange>
                </w:rPr>
                <w:fldChar w:fldCharType="end"/>
              </w:r>
            </w:del>
          </w:p>
        </w:tc>
        <w:tc>
          <w:tcPr>
            <w:tcW w:w="1245" w:type="pct"/>
            <w:shd w:val="clear" w:color="auto" w:fill="BFBFBF"/>
            <w:vAlign w:val="center"/>
          </w:tcPr>
          <w:p w14:paraId="19D91565" w14:textId="4A692ABE" w:rsidR="00632EAA" w:rsidRPr="0002451A" w:rsidRDefault="00632EAA" w:rsidP="00632EAA">
            <w:pPr>
              <w:pStyle w:val="Header"/>
              <w:rPr>
                <w:rFonts w:cs="Arial"/>
                <w:b/>
                <w:noProof/>
                <w:sz w:val="17"/>
                <w:szCs w:val="17"/>
                <w:lang w:val="en-US"/>
              </w:rPr>
            </w:pPr>
            <w:r w:rsidRPr="00CE7BCA">
              <w:rPr>
                <w:rFonts w:cs="Arial"/>
                <w:b/>
                <w:noProof/>
                <w:sz w:val="17"/>
                <w:szCs w:val="17"/>
                <w:lang w:val="en-US"/>
              </w:rPr>
              <w:t>Date SWM</w:t>
            </w:r>
            <w:r w:rsidRPr="00CE7BCA">
              <w:rPr>
                <w:rFonts w:cs="Arial"/>
                <w:b/>
                <w:noProof/>
                <w:sz w:val="17"/>
                <w:szCs w:val="17"/>
                <w:shd w:val="clear" w:color="auto" w:fill="BFBFBF"/>
                <w:lang w:val="en-US"/>
              </w:rPr>
              <w:t>S</w:t>
            </w:r>
            <w:r w:rsidRPr="00CE7BCA">
              <w:rPr>
                <w:rFonts w:cs="Arial"/>
                <w:b/>
                <w:noProof/>
                <w:sz w:val="17"/>
                <w:szCs w:val="17"/>
                <w:lang w:val="en-US"/>
              </w:rPr>
              <w:t xml:space="preserve"> received:</w:t>
            </w:r>
          </w:p>
        </w:tc>
        <w:tc>
          <w:tcPr>
            <w:tcW w:w="1274" w:type="pct"/>
            <w:vAlign w:val="center"/>
          </w:tcPr>
          <w:p w14:paraId="381693A4" w14:textId="5AAA723E" w:rsidR="00632EAA" w:rsidRPr="0002451A" w:rsidRDefault="00250448" w:rsidP="00632EAA">
            <w:pPr>
              <w:pStyle w:val="Header"/>
              <w:rPr>
                <w:rFonts w:cs="Arial"/>
                <w:noProof/>
                <w:sz w:val="17"/>
                <w:szCs w:val="17"/>
                <w:lang w:val="en-US"/>
              </w:rPr>
            </w:pPr>
            <w:r>
              <w:rPr>
                <w:rFonts w:cs="Arial"/>
                <w:noProof/>
                <w:sz w:val="17"/>
                <w:szCs w:val="17"/>
                <w:lang w:val="en-US"/>
              </w:rPr>
              <w:fldChar w:fldCharType="begin">
                <w:ffData>
                  <w:name w:val="Text79"/>
                  <w:enabled/>
                  <w:calcOnExit w:val="0"/>
                  <w:textInput/>
                </w:ffData>
              </w:fldChar>
            </w:r>
            <w:bookmarkStart w:id="121" w:name="Text79"/>
            <w:r>
              <w:rPr>
                <w:rFonts w:cs="Arial"/>
                <w:noProof/>
                <w:sz w:val="17"/>
                <w:szCs w:val="17"/>
                <w:lang w:val="en-US"/>
              </w:rPr>
              <w:instrText xml:space="preserve"> FORMTEXT </w:instrText>
            </w:r>
            <w:r>
              <w:rPr>
                <w:rFonts w:cs="Arial"/>
                <w:noProof/>
                <w:sz w:val="17"/>
                <w:szCs w:val="17"/>
                <w:lang w:val="en-US"/>
              </w:rPr>
            </w:r>
            <w:r>
              <w:rPr>
                <w:rFonts w:cs="Arial"/>
                <w:noProof/>
                <w:sz w:val="17"/>
                <w:szCs w:val="17"/>
                <w:lang w:val="en-US"/>
              </w:rPr>
              <w:fldChar w:fldCharType="separate"/>
            </w:r>
            <w:r w:rsidR="001231EB">
              <w:rPr>
                <w:rFonts w:cs="Arial"/>
                <w:noProof/>
                <w:sz w:val="17"/>
                <w:szCs w:val="17"/>
                <w:lang w:val="en-US"/>
              </w:rPr>
              <w:t> </w:t>
            </w:r>
            <w:r w:rsidR="001231EB">
              <w:rPr>
                <w:rFonts w:cs="Arial"/>
                <w:noProof/>
                <w:sz w:val="17"/>
                <w:szCs w:val="17"/>
                <w:lang w:val="en-US"/>
              </w:rPr>
              <w:t> </w:t>
            </w:r>
            <w:r w:rsidR="001231EB">
              <w:rPr>
                <w:rFonts w:cs="Arial"/>
                <w:noProof/>
                <w:sz w:val="17"/>
                <w:szCs w:val="17"/>
                <w:lang w:val="en-US"/>
              </w:rPr>
              <w:t> </w:t>
            </w:r>
            <w:r w:rsidR="001231EB">
              <w:rPr>
                <w:rFonts w:cs="Arial"/>
                <w:noProof/>
                <w:sz w:val="17"/>
                <w:szCs w:val="17"/>
                <w:lang w:val="en-US"/>
              </w:rPr>
              <w:t> </w:t>
            </w:r>
            <w:r w:rsidR="001231EB">
              <w:rPr>
                <w:rFonts w:cs="Arial"/>
                <w:noProof/>
                <w:sz w:val="17"/>
                <w:szCs w:val="17"/>
                <w:lang w:val="en-US"/>
              </w:rPr>
              <w:t> </w:t>
            </w:r>
            <w:r>
              <w:rPr>
                <w:rFonts w:cs="Arial"/>
                <w:noProof/>
                <w:sz w:val="17"/>
                <w:szCs w:val="17"/>
                <w:lang w:val="en-US"/>
              </w:rPr>
              <w:fldChar w:fldCharType="end"/>
            </w:r>
            <w:bookmarkEnd w:id="121"/>
          </w:p>
        </w:tc>
      </w:tr>
      <w:tr w:rsidR="00632EAA" w:rsidRPr="00CC34D7" w14:paraId="4E3D9605" w14:textId="77777777" w:rsidTr="00563363">
        <w:trPr>
          <w:cantSplit/>
          <w:trHeight w:val="340"/>
        </w:trPr>
        <w:tc>
          <w:tcPr>
            <w:tcW w:w="1334" w:type="pct"/>
            <w:gridSpan w:val="3"/>
            <w:shd w:val="clear" w:color="auto" w:fill="BFBFBF"/>
            <w:vAlign w:val="center"/>
          </w:tcPr>
          <w:p w14:paraId="660D0B16" w14:textId="18336441" w:rsidR="00632EAA" w:rsidRPr="0002451A" w:rsidRDefault="00632EAA" w:rsidP="00632EAA">
            <w:pPr>
              <w:pStyle w:val="Header"/>
              <w:rPr>
                <w:rFonts w:cs="Arial"/>
                <w:b/>
                <w:sz w:val="17"/>
                <w:szCs w:val="17"/>
              </w:rPr>
            </w:pPr>
            <w:r w:rsidRPr="00CE7BCA">
              <w:rPr>
                <w:rFonts w:cs="Arial"/>
                <w:b/>
                <w:sz w:val="17"/>
                <w:szCs w:val="17"/>
              </w:rPr>
              <w:t>What measures are in place to ensure compliance with the SWMS?</w:t>
            </w:r>
          </w:p>
        </w:tc>
        <w:tc>
          <w:tcPr>
            <w:tcW w:w="3666" w:type="pct"/>
            <w:gridSpan w:val="4"/>
            <w:vAlign w:val="center"/>
          </w:tcPr>
          <w:p w14:paraId="1D6F347E" w14:textId="6DD3C86A" w:rsidR="00632EAA" w:rsidRPr="0002451A" w:rsidRDefault="00250448" w:rsidP="00632EAA">
            <w:pPr>
              <w:pStyle w:val="Header"/>
              <w:rPr>
                <w:rFonts w:cs="Arial"/>
                <w:noProof/>
                <w:sz w:val="17"/>
                <w:szCs w:val="17"/>
                <w:lang w:val="en-US"/>
              </w:rPr>
            </w:pPr>
            <w:r w:rsidRPr="00AE1995">
              <w:rPr>
                <w:rFonts w:cs="Arial"/>
                <w:sz w:val="18"/>
                <w:szCs w:val="18"/>
              </w:rPr>
              <w:t>Toolbox meetings, SWMS sign off, job observations and supervision review. If issues with the SWMS or new hazards are identified, the supervisor must be notified. When changes are made to SWMS, it will be communicated to all workers.</w:t>
            </w:r>
          </w:p>
        </w:tc>
      </w:tr>
      <w:tr w:rsidR="00632EAA" w:rsidRPr="00CC34D7" w14:paraId="34349154" w14:textId="77777777" w:rsidTr="00563363">
        <w:trPr>
          <w:cantSplit/>
          <w:trHeight w:val="340"/>
        </w:trPr>
        <w:tc>
          <w:tcPr>
            <w:tcW w:w="1334" w:type="pct"/>
            <w:gridSpan w:val="3"/>
            <w:shd w:val="clear" w:color="auto" w:fill="BFBFBF"/>
            <w:vAlign w:val="center"/>
          </w:tcPr>
          <w:p w14:paraId="2BB12C43" w14:textId="589A08F9" w:rsidR="00632EAA" w:rsidRPr="0002451A" w:rsidRDefault="00632EAA" w:rsidP="00632EAA">
            <w:pPr>
              <w:pStyle w:val="Header"/>
              <w:rPr>
                <w:rFonts w:cs="Arial"/>
                <w:b/>
                <w:sz w:val="17"/>
                <w:szCs w:val="17"/>
              </w:rPr>
            </w:pPr>
            <w:r w:rsidRPr="00CE7BCA">
              <w:rPr>
                <w:rFonts w:cs="Arial"/>
                <w:b/>
                <w:sz w:val="17"/>
                <w:szCs w:val="17"/>
              </w:rPr>
              <w:t>Person responsible for approving and reviewing SWMS control measures:</w:t>
            </w:r>
          </w:p>
        </w:tc>
        <w:tc>
          <w:tcPr>
            <w:tcW w:w="1147" w:type="pct"/>
            <w:gridSpan w:val="2"/>
            <w:vAlign w:val="center"/>
          </w:tcPr>
          <w:p w14:paraId="46FBD623" w14:textId="04F15491" w:rsidR="00632EAA" w:rsidRPr="0073105D" w:rsidRDefault="0073105D" w:rsidP="00632EAA">
            <w:pPr>
              <w:pStyle w:val="Header"/>
              <w:rPr>
                <w:rFonts w:cs="Arial"/>
                <w:bCs/>
                <w:sz w:val="17"/>
                <w:szCs w:val="17"/>
                <w:rPrChange w:id="122" w:author="Alan Richardson" w:date="2026-02-09T16:47:00Z" w16du:dateUtc="2026-02-09T05:47:00Z">
                  <w:rPr>
                    <w:rFonts w:cs="Arial"/>
                    <w:noProof/>
                    <w:sz w:val="17"/>
                    <w:szCs w:val="17"/>
                    <w:lang w:val="en-US"/>
                  </w:rPr>
                </w:rPrChange>
              </w:rPr>
            </w:pPr>
            <w:ins w:id="123" w:author="Alan Richardson" w:date="2026-02-09T16:47:00Z">
              <w:r w:rsidRPr="0023718D">
                <w:rPr>
                  <w:rFonts w:cs="Arial"/>
                  <w:b/>
                  <w:sz w:val="17"/>
                  <w:szCs w:val="17"/>
                </w:rPr>
                <w:t>Matthew McCarthy</w:t>
              </w:r>
              <w:r w:rsidRPr="0073105D">
                <w:rPr>
                  <w:rFonts w:cs="Arial"/>
                  <w:bCs/>
                  <w:sz w:val="17"/>
                  <w:szCs w:val="17"/>
                  <w:rPrChange w:id="124" w:author="Alan Richardson" w:date="2026-02-09T16:47:00Z" w16du:dateUtc="2026-02-09T05:47:00Z">
                    <w:rPr>
                      <w:rFonts w:cs="Arial"/>
                      <w:b/>
                      <w:sz w:val="17"/>
                      <w:szCs w:val="17"/>
                    </w:rPr>
                  </w:rPrChange>
                </w:rPr>
                <w:t xml:space="preserve"> (RPD Project Manager). As the representative for the Principal Contractor, he holds the high-level responsibility for reviewing and approving the safe systems of work.</w:t>
              </w:r>
            </w:ins>
            <w:del w:id="125" w:author="Alan Richardson" w:date="2026-02-09T16:47:00Z" w16du:dateUtc="2026-02-09T05:47:00Z">
              <w:r w:rsidR="00250448" w:rsidRPr="0002451A" w:rsidDel="0073105D">
                <w:rPr>
                  <w:rFonts w:cs="Arial"/>
                  <w:b/>
                  <w:sz w:val="17"/>
                  <w:szCs w:val="17"/>
                </w:rPr>
                <w:fldChar w:fldCharType="begin">
                  <w:ffData>
                    <w:name w:val="Text56"/>
                    <w:enabled/>
                    <w:calcOnExit w:val="0"/>
                    <w:textInput/>
                  </w:ffData>
                </w:fldChar>
              </w:r>
              <w:r w:rsidR="00250448" w:rsidRPr="0002451A" w:rsidDel="0073105D">
                <w:rPr>
                  <w:rFonts w:cs="Arial"/>
                  <w:b/>
                  <w:sz w:val="17"/>
                  <w:szCs w:val="17"/>
                </w:rPr>
                <w:delInstrText xml:space="preserve"> FORMTEXT </w:delInstrText>
              </w:r>
              <w:r w:rsidR="00250448" w:rsidRPr="0002451A" w:rsidDel="0073105D">
                <w:rPr>
                  <w:rFonts w:cs="Arial"/>
                  <w:b/>
                  <w:sz w:val="17"/>
                  <w:szCs w:val="17"/>
                </w:rPr>
              </w:r>
              <w:r w:rsidR="00250448" w:rsidRPr="0002451A" w:rsidDel="0073105D">
                <w:rPr>
                  <w:rFonts w:cs="Arial"/>
                  <w:b/>
                  <w:sz w:val="17"/>
                  <w:szCs w:val="17"/>
                </w:rPr>
                <w:fldChar w:fldCharType="separate"/>
              </w:r>
              <w:r w:rsidR="001231EB" w:rsidDel="0073105D">
                <w:rPr>
                  <w:rFonts w:cs="Arial"/>
                  <w:b/>
                  <w:noProof/>
                  <w:sz w:val="17"/>
                  <w:szCs w:val="17"/>
                </w:rPr>
                <w:delText> </w:delText>
              </w:r>
              <w:r w:rsidR="001231EB" w:rsidDel="0073105D">
                <w:rPr>
                  <w:rFonts w:cs="Arial"/>
                  <w:b/>
                  <w:noProof/>
                  <w:sz w:val="17"/>
                  <w:szCs w:val="17"/>
                </w:rPr>
                <w:delText> </w:delText>
              </w:r>
              <w:r w:rsidR="001231EB" w:rsidDel="0073105D">
                <w:rPr>
                  <w:rFonts w:cs="Arial"/>
                  <w:b/>
                  <w:noProof/>
                  <w:sz w:val="17"/>
                  <w:szCs w:val="17"/>
                </w:rPr>
                <w:delText> </w:delText>
              </w:r>
              <w:r w:rsidR="001231EB" w:rsidDel="0073105D">
                <w:rPr>
                  <w:rFonts w:cs="Arial"/>
                  <w:b/>
                  <w:noProof/>
                  <w:sz w:val="17"/>
                  <w:szCs w:val="17"/>
                </w:rPr>
                <w:delText> </w:delText>
              </w:r>
              <w:r w:rsidR="001231EB" w:rsidDel="0073105D">
                <w:rPr>
                  <w:rFonts w:cs="Arial"/>
                  <w:b/>
                  <w:noProof/>
                  <w:sz w:val="17"/>
                  <w:szCs w:val="17"/>
                </w:rPr>
                <w:delText> </w:delText>
              </w:r>
              <w:r w:rsidR="00250448" w:rsidRPr="0002451A" w:rsidDel="0073105D">
                <w:rPr>
                  <w:rFonts w:cs="Arial"/>
                  <w:b/>
                  <w:sz w:val="17"/>
                  <w:szCs w:val="17"/>
                </w:rPr>
                <w:fldChar w:fldCharType="end"/>
              </w:r>
            </w:del>
          </w:p>
        </w:tc>
        <w:tc>
          <w:tcPr>
            <w:tcW w:w="1245" w:type="pct"/>
            <w:shd w:val="clear" w:color="auto" w:fill="BFBFBF"/>
            <w:vAlign w:val="center"/>
          </w:tcPr>
          <w:p w14:paraId="4652E7B6" w14:textId="0BCF91E9" w:rsidR="00632EAA" w:rsidRPr="0002451A" w:rsidRDefault="00632EAA" w:rsidP="00632EAA">
            <w:pPr>
              <w:pStyle w:val="Header"/>
              <w:rPr>
                <w:rFonts w:cs="Arial"/>
                <w:b/>
                <w:noProof/>
                <w:sz w:val="17"/>
                <w:szCs w:val="17"/>
                <w:lang w:val="en-US"/>
              </w:rPr>
            </w:pPr>
            <w:r w:rsidRPr="00CE7BCA">
              <w:rPr>
                <w:rFonts w:cs="Arial"/>
                <w:b/>
                <w:noProof/>
                <w:sz w:val="17"/>
                <w:szCs w:val="17"/>
                <w:lang w:val="en-US"/>
              </w:rPr>
              <w:t>Date SWMS received by reviewer:</w:t>
            </w:r>
          </w:p>
        </w:tc>
        <w:tc>
          <w:tcPr>
            <w:tcW w:w="1274" w:type="pct"/>
            <w:vAlign w:val="center"/>
          </w:tcPr>
          <w:p w14:paraId="759019A4" w14:textId="61F48308" w:rsidR="00632EAA" w:rsidRPr="0002451A" w:rsidRDefault="00141A50" w:rsidP="00632EAA">
            <w:pPr>
              <w:pStyle w:val="Header"/>
              <w:rPr>
                <w:rFonts w:cs="Arial"/>
                <w:noProof/>
                <w:sz w:val="17"/>
                <w:szCs w:val="17"/>
                <w:lang w:val="en-US"/>
              </w:rPr>
            </w:pPr>
            <w:r>
              <w:rPr>
                <w:rFonts w:cs="Arial"/>
                <w:noProof/>
                <w:sz w:val="17"/>
                <w:szCs w:val="17"/>
                <w:lang w:val="en-US"/>
              </w:rPr>
              <w:fldChar w:fldCharType="begin">
                <w:ffData>
                  <w:name w:val="Text58"/>
                  <w:enabled/>
                  <w:calcOnExit w:val="0"/>
                  <w:textInput/>
                </w:ffData>
              </w:fldChar>
            </w:r>
            <w:bookmarkStart w:id="126" w:name="Text58"/>
            <w:r>
              <w:rPr>
                <w:rFonts w:cs="Arial"/>
                <w:noProof/>
                <w:sz w:val="17"/>
                <w:szCs w:val="17"/>
                <w:lang w:val="en-US"/>
              </w:rPr>
              <w:instrText xml:space="preserve"> FORMTEXT </w:instrText>
            </w:r>
            <w:r>
              <w:rPr>
                <w:rFonts w:cs="Arial"/>
                <w:noProof/>
                <w:sz w:val="17"/>
                <w:szCs w:val="17"/>
                <w:lang w:val="en-US"/>
              </w:rPr>
            </w:r>
            <w:r>
              <w:rPr>
                <w:rFonts w:cs="Arial"/>
                <w:noProof/>
                <w:sz w:val="17"/>
                <w:szCs w:val="17"/>
                <w:lang w:val="en-US"/>
              </w:rPr>
              <w:fldChar w:fldCharType="separate"/>
            </w:r>
            <w:r w:rsidR="001231EB">
              <w:rPr>
                <w:rFonts w:cs="Arial"/>
                <w:noProof/>
                <w:sz w:val="17"/>
                <w:szCs w:val="17"/>
                <w:lang w:val="en-US"/>
              </w:rPr>
              <w:t> </w:t>
            </w:r>
            <w:r w:rsidR="001231EB">
              <w:rPr>
                <w:rFonts w:cs="Arial"/>
                <w:noProof/>
                <w:sz w:val="17"/>
                <w:szCs w:val="17"/>
                <w:lang w:val="en-US"/>
              </w:rPr>
              <w:t> </w:t>
            </w:r>
            <w:r w:rsidR="001231EB">
              <w:rPr>
                <w:rFonts w:cs="Arial"/>
                <w:noProof/>
                <w:sz w:val="17"/>
                <w:szCs w:val="17"/>
                <w:lang w:val="en-US"/>
              </w:rPr>
              <w:t> </w:t>
            </w:r>
            <w:r w:rsidR="001231EB">
              <w:rPr>
                <w:rFonts w:cs="Arial"/>
                <w:noProof/>
                <w:sz w:val="17"/>
                <w:szCs w:val="17"/>
                <w:lang w:val="en-US"/>
              </w:rPr>
              <w:t> </w:t>
            </w:r>
            <w:r w:rsidR="001231EB">
              <w:rPr>
                <w:rFonts w:cs="Arial"/>
                <w:noProof/>
                <w:sz w:val="17"/>
                <w:szCs w:val="17"/>
                <w:lang w:val="en-US"/>
              </w:rPr>
              <w:t> </w:t>
            </w:r>
            <w:r>
              <w:rPr>
                <w:rFonts w:cs="Arial"/>
                <w:noProof/>
                <w:sz w:val="17"/>
                <w:szCs w:val="17"/>
                <w:lang w:val="en-US"/>
              </w:rPr>
              <w:fldChar w:fldCharType="end"/>
            </w:r>
            <w:bookmarkEnd w:id="126"/>
          </w:p>
        </w:tc>
      </w:tr>
      <w:tr w:rsidR="00632EAA" w:rsidRPr="00CC34D7" w14:paraId="50278BD2" w14:textId="77777777" w:rsidTr="00563363">
        <w:trPr>
          <w:cantSplit/>
          <w:trHeight w:val="340"/>
        </w:trPr>
        <w:tc>
          <w:tcPr>
            <w:tcW w:w="1334" w:type="pct"/>
            <w:gridSpan w:val="3"/>
            <w:shd w:val="clear" w:color="auto" w:fill="BFBFBF"/>
            <w:vAlign w:val="center"/>
          </w:tcPr>
          <w:p w14:paraId="5FB81AF5" w14:textId="0B526245" w:rsidR="00632EAA" w:rsidRPr="0002451A" w:rsidRDefault="00632EAA" w:rsidP="00632EAA">
            <w:pPr>
              <w:pStyle w:val="Header"/>
              <w:rPr>
                <w:rFonts w:cs="Arial"/>
                <w:b/>
                <w:sz w:val="17"/>
                <w:szCs w:val="17"/>
              </w:rPr>
            </w:pPr>
            <w:r w:rsidRPr="00CE7BCA">
              <w:rPr>
                <w:rFonts w:cs="Arial"/>
                <w:b/>
                <w:sz w:val="17"/>
                <w:szCs w:val="17"/>
              </w:rPr>
              <w:lastRenderedPageBreak/>
              <w:t>How will the SWMS control measures be reviewed?</w:t>
            </w:r>
          </w:p>
        </w:tc>
        <w:tc>
          <w:tcPr>
            <w:tcW w:w="3666" w:type="pct"/>
            <w:gridSpan w:val="4"/>
            <w:vAlign w:val="center"/>
          </w:tcPr>
          <w:p w14:paraId="34EF01DF" w14:textId="425A2B5A" w:rsidR="00632EAA" w:rsidRPr="0002451A" w:rsidRDefault="00250448" w:rsidP="00632EAA">
            <w:pPr>
              <w:pStyle w:val="Header"/>
              <w:rPr>
                <w:rFonts w:cs="Arial"/>
                <w:b/>
                <w:noProof/>
                <w:sz w:val="17"/>
                <w:szCs w:val="17"/>
                <w:lang w:val="en-US"/>
              </w:rPr>
            </w:pPr>
            <w:r w:rsidRPr="00AE1995">
              <w:rPr>
                <w:rFonts w:eastAsiaTheme="minorEastAsia" w:cs="Arial"/>
                <w:sz w:val="18"/>
                <w:szCs w:val="18"/>
                <w:lang w:val="en-US"/>
              </w:rPr>
              <w:t>The control measures implemented will be reviewed and if necessary, revised annually or if work methods change, the control measures are not effective in controlling the risk, a new hazard/risk is identified or following an incident. The SWMS will be reviewed in consultation with workers and/or others who may be affected by the SWMS.  Any changes to the SWMS will be communicated with workers at induction, daily pre-starts and toolbox talks.</w:t>
            </w:r>
          </w:p>
        </w:tc>
      </w:tr>
      <w:tr w:rsidR="00632EAA" w:rsidRPr="00CC34D7" w14:paraId="63A40D54" w14:textId="77777777" w:rsidTr="00563363">
        <w:trPr>
          <w:cantSplit/>
          <w:trHeight w:val="340"/>
        </w:trPr>
        <w:tc>
          <w:tcPr>
            <w:tcW w:w="1334" w:type="pct"/>
            <w:gridSpan w:val="3"/>
            <w:shd w:val="clear" w:color="auto" w:fill="BFBFBF"/>
            <w:vAlign w:val="center"/>
          </w:tcPr>
          <w:p w14:paraId="182BDFE4" w14:textId="3580B247" w:rsidR="00632EAA" w:rsidRPr="0002451A" w:rsidRDefault="00632EAA" w:rsidP="00632EAA">
            <w:pPr>
              <w:pStyle w:val="Header"/>
              <w:rPr>
                <w:rFonts w:cs="Arial"/>
                <w:b/>
                <w:sz w:val="17"/>
                <w:szCs w:val="17"/>
              </w:rPr>
            </w:pPr>
            <w:r w:rsidRPr="00CE7BCA">
              <w:rPr>
                <w:rFonts w:cs="Arial"/>
                <w:b/>
                <w:sz w:val="17"/>
                <w:szCs w:val="17"/>
              </w:rPr>
              <w:t>Review Date:</w:t>
            </w:r>
          </w:p>
        </w:tc>
        <w:tc>
          <w:tcPr>
            <w:tcW w:w="1147" w:type="pct"/>
            <w:gridSpan w:val="2"/>
            <w:vAlign w:val="center"/>
          </w:tcPr>
          <w:p w14:paraId="6638F72E" w14:textId="2B31874C" w:rsidR="00632EAA" w:rsidRPr="0002451A" w:rsidRDefault="00250448" w:rsidP="00632EAA">
            <w:pPr>
              <w:pStyle w:val="Header"/>
              <w:rPr>
                <w:rFonts w:cs="Arial"/>
                <w:noProof/>
                <w:sz w:val="17"/>
                <w:szCs w:val="17"/>
                <w:lang w:val="en-US"/>
              </w:rPr>
            </w:pPr>
            <w:r>
              <w:rPr>
                <w:rFonts w:cs="Arial"/>
                <w:noProof/>
                <w:sz w:val="17"/>
                <w:szCs w:val="17"/>
                <w:lang w:val="en-US"/>
              </w:rPr>
              <w:fldChar w:fldCharType="begin">
                <w:ffData>
                  <w:name w:val="Text81"/>
                  <w:enabled/>
                  <w:calcOnExit w:val="0"/>
                  <w:textInput/>
                </w:ffData>
              </w:fldChar>
            </w:r>
            <w:bookmarkStart w:id="127" w:name="Text81"/>
            <w:r>
              <w:rPr>
                <w:rFonts w:cs="Arial"/>
                <w:noProof/>
                <w:sz w:val="17"/>
                <w:szCs w:val="17"/>
                <w:lang w:val="en-US"/>
              </w:rPr>
              <w:instrText xml:space="preserve"> FORMTEXT </w:instrText>
            </w:r>
            <w:r>
              <w:rPr>
                <w:rFonts w:cs="Arial"/>
                <w:noProof/>
                <w:sz w:val="17"/>
                <w:szCs w:val="17"/>
                <w:lang w:val="en-US"/>
              </w:rPr>
            </w:r>
            <w:r>
              <w:rPr>
                <w:rFonts w:cs="Arial"/>
                <w:noProof/>
                <w:sz w:val="17"/>
                <w:szCs w:val="17"/>
                <w:lang w:val="en-US"/>
              </w:rPr>
              <w:fldChar w:fldCharType="separate"/>
            </w:r>
            <w:r w:rsidR="001231EB">
              <w:rPr>
                <w:rFonts w:cs="Arial"/>
                <w:noProof/>
                <w:sz w:val="17"/>
                <w:szCs w:val="17"/>
                <w:lang w:val="en-US"/>
              </w:rPr>
              <w:t> </w:t>
            </w:r>
            <w:r w:rsidR="001231EB">
              <w:rPr>
                <w:rFonts w:cs="Arial"/>
                <w:noProof/>
                <w:sz w:val="17"/>
                <w:szCs w:val="17"/>
                <w:lang w:val="en-US"/>
              </w:rPr>
              <w:t> </w:t>
            </w:r>
            <w:r w:rsidR="001231EB">
              <w:rPr>
                <w:rFonts w:cs="Arial"/>
                <w:noProof/>
                <w:sz w:val="17"/>
                <w:szCs w:val="17"/>
                <w:lang w:val="en-US"/>
              </w:rPr>
              <w:t> </w:t>
            </w:r>
            <w:r w:rsidR="001231EB">
              <w:rPr>
                <w:rFonts w:cs="Arial"/>
                <w:noProof/>
                <w:sz w:val="17"/>
                <w:szCs w:val="17"/>
                <w:lang w:val="en-US"/>
              </w:rPr>
              <w:t> </w:t>
            </w:r>
            <w:r w:rsidR="001231EB">
              <w:rPr>
                <w:rFonts w:cs="Arial"/>
                <w:noProof/>
                <w:sz w:val="17"/>
                <w:szCs w:val="17"/>
                <w:lang w:val="en-US"/>
              </w:rPr>
              <w:t> </w:t>
            </w:r>
            <w:r>
              <w:rPr>
                <w:rFonts w:cs="Arial"/>
                <w:noProof/>
                <w:sz w:val="17"/>
                <w:szCs w:val="17"/>
                <w:lang w:val="en-US"/>
              </w:rPr>
              <w:fldChar w:fldCharType="end"/>
            </w:r>
            <w:bookmarkEnd w:id="127"/>
          </w:p>
        </w:tc>
        <w:tc>
          <w:tcPr>
            <w:tcW w:w="1245" w:type="pct"/>
            <w:shd w:val="clear" w:color="auto" w:fill="BFBFBF"/>
            <w:vAlign w:val="center"/>
          </w:tcPr>
          <w:p w14:paraId="326F993F" w14:textId="44177CB7" w:rsidR="00632EAA" w:rsidRPr="0002451A" w:rsidRDefault="00632EAA" w:rsidP="00632EAA">
            <w:pPr>
              <w:pStyle w:val="Header"/>
              <w:rPr>
                <w:rFonts w:cs="Arial"/>
                <w:b/>
                <w:noProof/>
                <w:sz w:val="17"/>
                <w:szCs w:val="17"/>
                <w:lang w:val="en-US"/>
              </w:rPr>
            </w:pPr>
            <w:r w:rsidRPr="00CE7BCA">
              <w:rPr>
                <w:rFonts w:cs="Arial"/>
                <w:b/>
                <w:noProof/>
                <w:sz w:val="17"/>
                <w:szCs w:val="17"/>
                <w:lang w:val="en-US"/>
              </w:rPr>
              <w:t>Reviewer’s signature:</w:t>
            </w:r>
          </w:p>
        </w:tc>
        <w:tc>
          <w:tcPr>
            <w:tcW w:w="1274" w:type="pct"/>
            <w:vAlign w:val="center"/>
          </w:tcPr>
          <w:p w14:paraId="7E56D130" w14:textId="0A84A352" w:rsidR="00632EAA" w:rsidRPr="0073105D" w:rsidRDefault="0073105D" w:rsidP="00632EAA">
            <w:pPr>
              <w:pStyle w:val="Header"/>
              <w:rPr>
                <w:rFonts w:cs="Arial"/>
                <w:b/>
                <w:bCs/>
                <w:noProof/>
                <w:sz w:val="17"/>
                <w:szCs w:val="17"/>
                <w:rPrChange w:id="128" w:author="Alan Richardson" w:date="2026-02-09T16:47:00Z" w16du:dateUtc="2026-02-09T05:47:00Z">
                  <w:rPr>
                    <w:rFonts w:cs="Arial"/>
                    <w:noProof/>
                    <w:sz w:val="17"/>
                    <w:szCs w:val="17"/>
                    <w:lang w:val="en-US"/>
                  </w:rPr>
                </w:rPrChange>
              </w:rPr>
            </w:pPr>
            <w:ins w:id="129" w:author="Alan Richardson" w:date="2026-02-09T16:47:00Z">
              <w:r w:rsidRPr="0073105D">
                <w:rPr>
                  <w:rFonts w:cs="Arial"/>
                  <w:b/>
                  <w:bCs/>
                  <w:noProof/>
                  <w:sz w:val="17"/>
                  <w:szCs w:val="17"/>
                  <w:rPrChange w:id="130" w:author="Alan Richardson" w:date="2026-02-09T16:47:00Z" w16du:dateUtc="2026-02-09T05:47:00Z">
                    <w:rPr>
                      <w:rFonts w:cs="Arial"/>
                      <w:noProof/>
                      <w:sz w:val="17"/>
                      <w:szCs w:val="17"/>
                    </w:rPr>
                  </w:rPrChange>
                </w:rPr>
                <w:t>Matthew McCarthy</w:t>
              </w:r>
            </w:ins>
            <w:del w:id="131" w:author="Alan Richardson" w:date="2026-02-09T16:47:00Z" w16du:dateUtc="2026-02-09T05:47:00Z">
              <w:r w:rsidR="00250448" w:rsidRPr="0073105D" w:rsidDel="0073105D">
                <w:rPr>
                  <w:rFonts w:cs="Arial"/>
                  <w:b/>
                  <w:bCs/>
                  <w:noProof/>
                  <w:sz w:val="17"/>
                  <w:szCs w:val="17"/>
                  <w:lang w:val="en-US"/>
                  <w:rPrChange w:id="132" w:author="Alan Richardson" w:date="2026-02-09T16:47:00Z" w16du:dateUtc="2026-02-09T05:47:00Z">
                    <w:rPr>
                      <w:rFonts w:cs="Arial"/>
                      <w:noProof/>
                      <w:sz w:val="17"/>
                      <w:szCs w:val="17"/>
                      <w:lang w:val="en-US"/>
                    </w:rPr>
                  </w:rPrChange>
                </w:rPr>
                <w:fldChar w:fldCharType="begin">
                  <w:ffData>
                    <w:name w:val="Text80"/>
                    <w:enabled/>
                    <w:calcOnExit w:val="0"/>
                    <w:textInput/>
                  </w:ffData>
                </w:fldChar>
              </w:r>
              <w:bookmarkStart w:id="133" w:name="Text80"/>
              <w:r w:rsidR="00250448" w:rsidRPr="0073105D" w:rsidDel="0073105D">
                <w:rPr>
                  <w:rFonts w:cs="Arial"/>
                  <w:b/>
                  <w:bCs/>
                  <w:noProof/>
                  <w:sz w:val="17"/>
                  <w:szCs w:val="17"/>
                  <w:lang w:val="en-US"/>
                  <w:rPrChange w:id="134" w:author="Alan Richardson" w:date="2026-02-09T16:47:00Z" w16du:dateUtc="2026-02-09T05:47:00Z">
                    <w:rPr>
                      <w:rFonts w:cs="Arial"/>
                      <w:noProof/>
                      <w:sz w:val="17"/>
                      <w:szCs w:val="17"/>
                      <w:lang w:val="en-US"/>
                    </w:rPr>
                  </w:rPrChange>
                </w:rPr>
                <w:delInstrText xml:space="preserve"> FORMTEXT </w:delInstrText>
              </w:r>
              <w:r w:rsidR="00250448" w:rsidRPr="00820194" w:rsidDel="0073105D">
                <w:rPr>
                  <w:rFonts w:cs="Arial"/>
                  <w:b/>
                  <w:bCs/>
                  <w:noProof/>
                  <w:sz w:val="17"/>
                  <w:szCs w:val="17"/>
                  <w:lang w:val="en-US"/>
                </w:rPr>
              </w:r>
              <w:r w:rsidR="00250448" w:rsidRPr="0073105D" w:rsidDel="0073105D">
                <w:rPr>
                  <w:rFonts w:cs="Arial"/>
                  <w:b/>
                  <w:bCs/>
                  <w:noProof/>
                  <w:sz w:val="17"/>
                  <w:szCs w:val="17"/>
                  <w:lang w:val="en-US"/>
                  <w:rPrChange w:id="135" w:author="Alan Richardson" w:date="2026-02-09T16:47:00Z" w16du:dateUtc="2026-02-09T05:47:00Z">
                    <w:rPr>
                      <w:rFonts w:cs="Arial"/>
                      <w:noProof/>
                      <w:sz w:val="17"/>
                      <w:szCs w:val="17"/>
                      <w:lang w:val="en-US"/>
                    </w:rPr>
                  </w:rPrChange>
                </w:rPr>
                <w:fldChar w:fldCharType="separate"/>
              </w:r>
              <w:r w:rsidR="001231EB" w:rsidRPr="0073105D" w:rsidDel="0073105D">
                <w:rPr>
                  <w:rFonts w:cs="Arial"/>
                  <w:b/>
                  <w:bCs/>
                  <w:noProof/>
                  <w:sz w:val="17"/>
                  <w:szCs w:val="17"/>
                  <w:lang w:val="en-US"/>
                  <w:rPrChange w:id="136" w:author="Alan Richardson" w:date="2026-02-09T16:47:00Z" w16du:dateUtc="2026-02-09T05:47:00Z">
                    <w:rPr>
                      <w:rFonts w:cs="Arial"/>
                      <w:noProof/>
                      <w:sz w:val="17"/>
                      <w:szCs w:val="17"/>
                      <w:lang w:val="en-US"/>
                    </w:rPr>
                  </w:rPrChange>
                </w:rPr>
                <w:delText> </w:delText>
              </w:r>
              <w:r w:rsidR="001231EB" w:rsidRPr="0073105D" w:rsidDel="0073105D">
                <w:rPr>
                  <w:rFonts w:cs="Arial"/>
                  <w:b/>
                  <w:bCs/>
                  <w:noProof/>
                  <w:sz w:val="17"/>
                  <w:szCs w:val="17"/>
                  <w:lang w:val="en-US"/>
                  <w:rPrChange w:id="137" w:author="Alan Richardson" w:date="2026-02-09T16:47:00Z" w16du:dateUtc="2026-02-09T05:47:00Z">
                    <w:rPr>
                      <w:rFonts w:cs="Arial"/>
                      <w:noProof/>
                      <w:sz w:val="17"/>
                      <w:szCs w:val="17"/>
                      <w:lang w:val="en-US"/>
                    </w:rPr>
                  </w:rPrChange>
                </w:rPr>
                <w:delText> </w:delText>
              </w:r>
              <w:r w:rsidR="001231EB" w:rsidRPr="0073105D" w:rsidDel="0073105D">
                <w:rPr>
                  <w:rFonts w:cs="Arial"/>
                  <w:b/>
                  <w:bCs/>
                  <w:noProof/>
                  <w:sz w:val="17"/>
                  <w:szCs w:val="17"/>
                  <w:lang w:val="en-US"/>
                  <w:rPrChange w:id="138" w:author="Alan Richardson" w:date="2026-02-09T16:47:00Z" w16du:dateUtc="2026-02-09T05:47:00Z">
                    <w:rPr>
                      <w:rFonts w:cs="Arial"/>
                      <w:noProof/>
                      <w:sz w:val="17"/>
                      <w:szCs w:val="17"/>
                      <w:lang w:val="en-US"/>
                    </w:rPr>
                  </w:rPrChange>
                </w:rPr>
                <w:delText> </w:delText>
              </w:r>
              <w:r w:rsidR="001231EB" w:rsidRPr="0073105D" w:rsidDel="0073105D">
                <w:rPr>
                  <w:rFonts w:cs="Arial"/>
                  <w:b/>
                  <w:bCs/>
                  <w:noProof/>
                  <w:sz w:val="17"/>
                  <w:szCs w:val="17"/>
                  <w:lang w:val="en-US"/>
                  <w:rPrChange w:id="139" w:author="Alan Richardson" w:date="2026-02-09T16:47:00Z" w16du:dateUtc="2026-02-09T05:47:00Z">
                    <w:rPr>
                      <w:rFonts w:cs="Arial"/>
                      <w:noProof/>
                      <w:sz w:val="17"/>
                      <w:szCs w:val="17"/>
                      <w:lang w:val="en-US"/>
                    </w:rPr>
                  </w:rPrChange>
                </w:rPr>
                <w:delText> </w:delText>
              </w:r>
              <w:r w:rsidR="001231EB" w:rsidRPr="0073105D" w:rsidDel="0073105D">
                <w:rPr>
                  <w:rFonts w:cs="Arial"/>
                  <w:b/>
                  <w:bCs/>
                  <w:noProof/>
                  <w:sz w:val="17"/>
                  <w:szCs w:val="17"/>
                  <w:lang w:val="en-US"/>
                  <w:rPrChange w:id="140" w:author="Alan Richardson" w:date="2026-02-09T16:47:00Z" w16du:dateUtc="2026-02-09T05:47:00Z">
                    <w:rPr>
                      <w:rFonts w:cs="Arial"/>
                      <w:noProof/>
                      <w:sz w:val="17"/>
                      <w:szCs w:val="17"/>
                      <w:lang w:val="en-US"/>
                    </w:rPr>
                  </w:rPrChange>
                </w:rPr>
                <w:delText> </w:delText>
              </w:r>
              <w:r w:rsidR="00250448" w:rsidRPr="0073105D" w:rsidDel="0073105D">
                <w:rPr>
                  <w:rFonts w:cs="Arial"/>
                  <w:b/>
                  <w:bCs/>
                  <w:noProof/>
                  <w:sz w:val="17"/>
                  <w:szCs w:val="17"/>
                  <w:lang w:val="en-US"/>
                  <w:rPrChange w:id="141" w:author="Alan Richardson" w:date="2026-02-09T16:47:00Z" w16du:dateUtc="2026-02-09T05:47:00Z">
                    <w:rPr>
                      <w:rFonts w:cs="Arial"/>
                      <w:noProof/>
                      <w:sz w:val="17"/>
                      <w:szCs w:val="17"/>
                      <w:lang w:val="en-US"/>
                    </w:rPr>
                  </w:rPrChange>
                </w:rPr>
                <w:fldChar w:fldCharType="end"/>
              </w:r>
            </w:del>
            <w:bookmarkEnd w:id="133"/>
          </w:p>
        </w:tc>
      </w:tr>
    </w:tbl>
    <w:p w14:paraId="7A1B3F15" w14:textId="77777777" w:rsidR="00B7778B" w:rsidRPr="00982606" w:rsidRDefault="00B7778B" w:rsidP="00982606">
      <w:pPr>
        <w:sectPr w:rsidR="00B7778B" w:rsidRPr="00982606" w:rsidSect="00250448">
          <w:headerReference w:type="default" r:id="rId11"/>
          <w:footerReference w:type="even" r:id="rId12"/>
          <w:footerReference w:type="default" r:id="rId13"/>
          <w:pgSz w:w="16840" w:h="11900" w:orient="landscape" w:code="9"/>
          <w:pgMar w:top="1418" w:right="1418" w:bottom="1418" w:left="1418" w:header="709" w:footer="454" w:gutter="0"/>
          <w:pgBorders w:offsetFrom="page">
            <w:top w:val="single" w:sz="4" w:space="31" w:color="auto"/>
            <w:left w:val="single" w:sz="4" w:space="31" w:color="auto"/>
            <w:bottom w:val="single" w:sz="4" w:space="31" w:color="auto"/>
            <w:right w:val="single" w:sz="4" w:space="31" w:color="auto"/>
          </w:pgBorders>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87"/>
        <w:gridCol w:w="2240"/>
        <w:gridCol w:w="1204"/>
        <w:gridCol w:w="6189"/>
        <w:gridCol w:w="1068"/>
        <w:gridCol w:w="1406"/>
        <w:tblGridChange w:id="142">
          <w:tblGrid>
            <w:gridCol w:w="1887"/>
            <w:gridCol w:w="35"/>
            <w:gridCol w:w="2205"/>
            <w:gridCol w:w="75"/>
            <w:gridCol w:w="1129"/>
            <w:gridCol w:w="100"/>
            <w:gridCol w:w="6089"/>
            <w:gridCol w:w="205"/>
            <w:gridCol w:w="863"/>
            <w:gridCol w:w="226"/>
            <w:gridCol w:w="1180"/>
            <w:gridCol w:w="226"/>
          </w:tblGrid>
        </w:tblGridChange>
      </w:tblGrid>
      <w:tr w:rsidR="00176E70" w:rsidRPr="00323DBA" w14:paraId="257579A6" w14:textId="77777777" w:rsidTr="00563363">
        <w:trPr>
          <w:cantSplit/>
          <w:trHeight w:val="355"/>
          <w:tblHeader/>
        </w:trPr>
        <w:tc>
          <w:tcPr>
            <w:tcW w:w="676" w:type="pct"/>
            <w:vAlign w:val="center"/>
          </w:tcPr>
          <w:p w14:paraId="178785D3" w14:textId="77777777" w:rsidR="00E87AE0" w:rsidRPr="00323DBA" w:rsidRDefault="00E87AE0" w:rsidP="0008311A">
            <w:pPr>
              <w:pStyle w:val="Technical4"/>
              <w:tabs>
                <w:tab w:val="clear" w:pos="-720"/>
              </w:tabs>
              <w:suppressAutoHyphens w:val="0"/>
              <w:rPr>
                <w:rFonts w:ascii="Arial" w:hAnsi="Arial" w:cs="Arial"/>
                <w:sz w:val="20"/>
                <w:lang w:val="en-AU"/>
              </w:rPr>
            </w:pPr>
            <w:r w:rsidRPr="00323DBA">
              <w:rPr>
                <w:rFonts w:ascii="Arial" w:hAnsi="Arial" w:cs="Arial"/>
                <w:sz w:val="20"/>
                <w:lang w:val="en-AU"/>
              </w:rPr>
              <w:lastRenderedPageBreak/>
              <w:t xml:space="preserve">Procedure </w:t>
            </w:r>
          </w:p>
          <w:p w14:paraId="45259CE9" w14:textId="77777777" w:rsidR="00E87AE0" w:rsidRPr="00323DBA" w:rsidRDefault="00E87AE0" w:rsidP="0008311A">
            <w:pPr>
              <w:pStyle w:val="Technical4"/>
              <w:tabs>
                <w:tab w:val="clear" w:pos="-720"/>
              </w:tabs>
              <w:suppressAutoHyphens w:val="0"/>
              <w:rPr>
                <w:rFonts w:ascii="Arial" w:hAnsi="Arial" w:cs="Arial"/>
                <w:sz w:val="20"/>
                <w:lang w:val="en-AU"/>
              </w:rPr>
            </w:pPr>
            <w:r w:rsidRPr="00323DBA">
              <w:rPr>
                <w:rFonts w:ascii="Arial" w:hAnsi="Arial" w:cs="Arial"/>
                <w:sz w:val="20"/>
                <w:lang w:val="en-AU"/>
              </w:rPr>
              <w:t>(In Steps):</w:t>
            </w:r>
          </w:p>
        </w:tc>
        <w:tc>
          <w:tcPr>
            <w:tcW w:w="802" w:type="pct"/>
            <w:vAlign w:val="center"/>
          </w:tcPr>
          <w:p w14:paraId="4F016565" w14:textId="77777777" w:rsidR="00E87AE0" w:rsidRPr="00323DBA" w:rsidRDefault="00E87AE0" w:rsidP="0008311A">
            <w:pPr>
              <w:pStyle w:val="Technical4"/>
              <w:tabs>
                <w:tab w:val="clear" w:pos="-720"/>
              </w:tabs>
              <w:suppressAutoHyphens w:val="0"/>
              <w:rPr>
                <w:rFonts w:ascii="Arial" w:hAnsi="Arial" w:cs="Arial"/>
                <w:sz w:val="20"/>
                <w:lang w:val="en-AU"/>
              </w:rPr>
            </w:pPr>
            <w:r w:rsidRPr="00323DBA">
              <w:rPr>
                <w:rFonts w:ascii="Arial" w:hAnsi="Arial" w:cs="Arial"/>
                <w:sz w:val="20"/>
                <w:lang w:val="en-AU"/>
              </w:rPr>
              <w:t>Possible Hazards:</w:t>
            </w:r>
          </w:p>
        </w:tc>
        <w:tc>
          <w:tcPr>
            <w:tcW w:w="432" w:type="pct"/>
            <w:vAlign w:val="center"/>
          </w:tcPr>
          <w:p w14:paraId="039BA9DD" w14:textId="4EC095DF" w:rsidR="00E87AE0" w:rsidRPr="00323DBA" w:rsidRDefault="0008311A" w:rsidP="0008311A">
            <w:pPr>
              <w:pStyle w:val="Technical4"/>
              <w:tabs>
                <w:tab w:val="clear" w:pos="-720"/>
              </w:tabs>
              <w:suppressAutoHyphens w:val="0"/>
              <w:jc w:val="center"/>
              <w:rPr>
                <w:rFonts w:ascii="Arial" w:hAnsi="Arial" w:cs="Arial"/>
                <w:sz w:val="20"/>
                <w:lang w:val="en-AU"/>
              </w:rPr>
            </w:pPr>
            <w:r>
              <w:rPr>
                <w:rFonts w:ascii="Arial" w:hAnsi="Arial" w:cs="Arial"/>
                <w:sz w:val="20"/>
                <w:lang w:val="en-AU"/>
              </w:rPr>
              <w:t>Risk Rating:</w:t>
            </w:r>
          </w:p>
        </w:tc>
        <w:tc>
          <w:tcPr>
            <w:tcW w:w="2213" w:type="pct"/>
            <w:vAlign w:val="center"/>
          </w:tcPr>
          <w:p w14:paraId="05D0326B" w14:textId="77777777" w:rsidR="00E87AE0" w:rsidRPr="00323DBA" w:rsidRDefault="00E87AE0" w:rsidP="0008311A">
            <w:pPr>
              <w:pStyle w:val="Technical4"/>
              <w:tabs>
                <w:tab w:val="clear" w:pos="-720"/>
              </w:tabs>
              <w:suppressAutoHyphens w:val="0"/>
              <w:rPr>
                <w:rFonts w:ascii="Arial" w:hAnsi="Arial" w:cs="Arial"/>
                <w:sz w:val="20"/>
                <w:lang w:val="en-AU"/>
              </w:rPr>
            </w:pPr>
            <w:r w:rsidRPr="00323DBA">
              <w:rPr>
                <w:rFonts w:ascii="Arial" w:hAnsi="Arial" w:cs="Arial"/>
                <w:sz w:val="20"/>
                <w:lang w:val="en-AU"/>
              </w:rPr>
              <w:t>Safety Controls:</w:t>
            </w:r>
          </w:p>
        </w:tc>
        <w:tc>
          <w:tcPr>
            <w:tcW w:w="383" w:type="pct"/>
            <w:vAlign w:val="center"/>
          </w:tcPr>
          <w:p w14:paraId="1F2AF004" w14:textId="4D425D89" w:rsidR="00E87AE0" w:rsidRPr="00323DBA" w:rsidRDefault="0008311A" w:rsidP="006A4C01">
            <w:pPr>
              <w:pStyle w:val="Technical4"/>
              <w:tabs>
                <w:tab w:val="clear" w:pos="-720"/>
              </w:tabs>
              <w:suppressAutoHyphens w:val="0"/>
              <w:jc w:val="center"/>
              <w:rPr>
                <w:rFonts w:ascii="Arial" w:hAnsi="Arial" w:cs="Arial"/>
                <w:sz w:val="20"/>
                <w:lang w:val="en-AU"/>
              </w:rPr>
            </w:pPr>
            <w:r>
              <w:rPr>
                <w:rFonts w:ascii="Arial" w:hAnsi="Arial" w:cs="Arial"/>
                <w:sz w:val="20"/>
                <w:lang w:val="en-AU"/>
              </w:rPr>
              <w:t>Residual Risk:</w:t>
            </w:r>
          </w:p>
        </w:tc>
        <w:tc>
          <w:tcPr>
            <w:tcW w:w="494" w:type="pct"/>
            <w:vAlign w:val="center"/>
          </w:tcPr>
          <w:p w14:paraId="4D468552" w14:textId="74A2C259" w:rsidR="00E87AE0" w:rsidRPr="00323DBA" w:rsidRDefault="0008311A" w:rsidP="006A4C01">
            <w:pPr>
              <w:pStyle w:val="Technical4"/>
              <w:tabs>
                <w:tab w:val="clear" w:pos="-720"/>
              </w:tabs>
              <w:suppressAutoHyphens w:val="0"/>
              <w:jc w:val="center"/>
              <w:rPr>
                <w:rFonts w:ascii="Arial" w:hAnsi="Arial" w:cs="Arial"/>
                <w:sz w:val="20"/>
                <w:lang w:val="en-AU"/>
              </w:rPr>
            </w:pPr>
            <w:r>
              <w:rPr>
                <w:rFonts w:ascii="Arial" w:hAnsi="Arial" w:cs="Arial"/>
                <w:sz w:val="20"/>
                <w:lang w:val="en-AU"/>
              </w:rPr>
              <w:t>Responsible Person:</w:t>
            </w:r>
          </w:p>
        </w:tc>
      </w:tr>
      <w:tr w:rsidR="00DF2AC6" w:rsidRPr="00323DBA" w14:paraId="75E51ACE" w14:textId="77777777" w:rsidTr="006A4C01">
        <w:trPr>
          <w:cantSplit/>
          <w:trHeight w:val="486"/>
        </w:trPr>
        <w:tc>
          <w:tcPr>
            <w:tcW w:w="676" w:type="pct"/>
            <w:vMerge w:val="restart"/>
            <w:vAlign w:val="center"/>
          </w:tcPr>
          <w:p w14:paraId="22BE838F" w14:textId="775BED42" w:rsidR="00DF2AC6" w:rsidRDefault="006A4C01" w:rsidP="0008311A">
            <w:pPr>
              <w:rPr>
                <w:rFonts w:cs="Arial"/>
                <w:szCs w:val="20"/>
              </w:rPr>
            </w:pPr>
            <w:r>
              <w:rPr>
                <w:rFonts w:cs="Arial"/>
                <w:szCs w:val="20"/>
              </w:rPr>
              <w:t>Planning for the set</w:t>
            </w:r>
            <w:r w:rsidR="00DF2AC6" w:rsidRPr="00B110B0">
              <w:rPr>
                <w:rFonts w:cs="Arial"/>
                <w:szCs w:val="20"/>
              </w:rPr>
              <w:t xml:space="preserve">up of job. </w:t>
            </w:r>
          </w:p>
          <w:p w14:paraId="01C9D773" w14:textId="77777777" w:rsidR="00DF2AC6" w:rsidRDefault="00DF2AC6" w:rsidP="0008311A">
            <w:pPr>
              <w:rPr>
                <w:rFonts w:cs="Arial"/>
                <w:szCs w:val="20"/>
              </w:rPr>
            </w:pPr>
          </w:p>
          <w:p w14:paraId="5E424854" w14:textId="4CCF2E34" w:rsidR="00DF2AC6" w:rsidRPr="00323DBA" w:rsidRDefault="00DF2AC6" w:rsidP="00B16893">
            <w:pPr>
              <w:rPr>
                <w:rFonts w:cs="Arial"/>
                <w:szCs w:val="20"/>
              </w:rPr>
            </w:pPr>
            <w:r w:rsidRPr="00B110B0">
              <w:rPr>
                <w:rFonts w:cs="Arial"/>
                <w:szCs w:val="20"/>
              </w:rPr>
              <w:t xml:space="preserve">Check all </w:t>
            </w:r>
            <w:r>
              <w:rPr>
                <w:rFonts w:cs="Arial"/>
                <w:szCs w:val="20"/>
              </w:rPr>
              <w:t>Workers</w:t>
            </w:r>
            <w:r w:rsidRPr="00B110B0">
              <w:rPr>
                <w:rFonts w:cs="Arial"/>
                <w:szCs w:val="20"/>
              </w:rPr>
              <w:t xml:space="preserve"> tickets</w:t>
            </w:r>
            <w:r>
              <w:rPr>
                <w:rFonts w:cs="Arial"/>
                <w:szCs w:val="20"/>
              </w:rPr>
              <w:t>/licences</w:t>
            </w:r>
            <w:r w:rsidRPr="00B110B0">
              <w:rPr>
                <w:rFonts w:cs="Arial"/>
                <w:szCs w:val="20"/>
              </w:rPr>
              <w:t>, check site, complete induction</w:t>
            </w:r>
          </w:p>
        </w:tc>
        <w:tc>
          <w:tcPr>
            <w:tcW w:w="802" w:type="pct"/>
            <w:vAlign w:val="center"/>
          </w:tcPr>
          <w:p w14:paraId="65F38CA8" w14:textId="432C5D81" w:rsidR="00DF2AC6" w:rsidRPr="00323DBA" w:rsidRDefault="00DF2AC6" w:rsidP="00B16893">
            <w:pPr>
              <w:ind w:left="12"/>
              <w:rPr>
                <w:rFonts w:cs="Arial"/>
                <w:szCs w:val="20"/>
              </w:rPr>
            </w:pPr>
            <w:r w:rsidRPr="00323DBA">
              <w:rPr>
                <w:rFonts w:cs="Arial"/>
                <w:szCs w:val="20"/>
              </w:rPr>
              <w:t>Untrained or unlicensed workers may access site causing serious inju</w:t>
            </w:r>
            <w:r>
              <w:rPr>
                <w:rFonts w:cs="Arial"/>
                <w:szCs w:val="20"/>
              </w:rPr>
              <w:t>ry to self or other individuals</w:t>
            </w:r>
          </w:p>
        </w:tc>
        <w:tc>
          <w:tcPr>
            <w:tcW w:w="432" w:type="pct"/>
            <w:shd w:val="clear" w:color="auto" w:fill="FFFF00"/>
            <w:vAlign w:val="center"/>
          </w:tcPr>
          <w:p w14:paraId="3DFBF8F6" w14:textId="77777777" w:rsidR="00DF2AC6" w:rsidRDefault="004A379F" w:rsidP="0008311A">
            <w:pPr>
              <w:jc w:val="center"/>
              <w:rPr>
                <w:rFonts w:cs="Arial"/>
                <w:szCs w:val="20"/>
              </w:rPr>
            </w:pPr>
            <w:r>
              <w:rPr>
                <w:rFonts w:cs="Arial"/>
                <w:szCs w:val="20"/>
              </w:rPr>
              <w:t>Medium</w:t>
            </w:r>
          </w:p>
          <w:p w14:paraId="093AF181" w14:textId="16A09167" w:rsidR="004A379F" w:rsidRPr="00323DBA" w:rsidRDefault="004A379F" w:rsidP="0008311A">
            <w:pPr>
              <w:jc w:val="center"/>
              <w:rPr>
                <w:rFonts w:cs="Arial"/>
                <w:szCs w:val="20"/>
              </w:rPr>
            </w:pPr>
            <w:r>
              <w:rPr>
                <w:rFonts w:cs="Arial"/>
                <w:szCs w:val="20"/>
              </w:rPr>
              <w:t>(3)</w:t>
            </w:r>
          </w:p>
        </w:tc>
        <w:tc>
          <w:tcPr>
            <w:tcW w:w="2213" w:type="pct"/>
            <w:vAlign w:val="center"/>
          </w:tcPr>
          <w:p w14:paraId="6635853E" w14:textId="7F3DE4CE" w:rsidR="00DF2AC6" w:rsidRPr="00323DBA" w:rsidRDefault="00DF2AC6" w:rsidP="0008311A">
            <w:pPr>
              <w:rPr>
                <w:rFonts w:cs="Arial"/>
                <w:szCs w:val="20"/>
              </w:rPr>
            </w:pPr>
            <w:r w:rsidRPr="00323DBA">
              <w:rPr>
                <w:rFonts w:cs="Arial"/>
                <w:szCs w:val="20"/>
              </w:rPr>
              <w:t>All workers must have Construction Induction Certificate.</w:t>
            </w:r>
          </w:p>
          <w:p w14:paraId="69E89284" w14:textId="77777777" w:rsidR="00DF2AC6" w:rsidRDefault="00DF2AC6" w:rsidP="0008311A">
            <w:pPr>
              <w:rPr>
                <w:rFonts w:cs="Arial"/>
                <w:szCs w:val="20"/>
              </w:rPr>
            </w:pPr>
            <w:r w:rsidRPr="00323DBA">
              <w:rPr>
                <w:rFonts w:cs="Arial"/>
                <w:szCs w:val="20"/>
              </w:rPr>
              <w:t>All workers to be qualified/ licensed/ ticketed/ trained as required for the works.</w:t>
            </w:r>
          </w:p>
          <w:p w14:paraId="2E459775" w14:textId="365768E8" w:rsidR="00DF2AC6" w:rsidRPr="00323DBA" w:rsidRDefault="00DF2AC6" w:rsidP="0008311A">
            <w:pPr>
              <w:rPr>
                <w:rFonts w:cs="Arial"/>
                <w:szCs w:val="20"/>
              </w:rPr>
            </w:pPr>
            <w:r>
              <w:rPr>
                <w:rFonts w:cs="Arial"/>
                <w:szCs w:val="20"/>
              </w:rPr>
              <w:t>All</w:t>
            </w:r>
            <w:r w:rsidRPr="00323DBA">
              <w:rPr>
                <w:rFonts w:cs="Arial"/>
                <w:szCs w:val="20"/>
              </w:rPr>
              <w:t xml:space="preserve"> workers must complete site induction and sign in</w:t>
            </w:r>
            <w:r w:rsidR="00B16893">
              <w:rPr>
                <w:rFonts w:cs="Arial"/>
                <w:szCs w:val="20"/>
              </w:rPr>
              <w:t xml:space="preserve"> / out</w:t>
            </w:r>
            <w:r w:rsidRPr="00323DBA">
              <w:rPr>
                <w:rFonts w:cs="Arial"/>
                <w:szCs w:val="20"/>
              </w:rPr>
              <w:t xml:space="preserve">. </w:t>
            </w:r>
          </w:p>
          <w:p w14:paraId="3ED0279D" w14:textId="08AC3D6D" w:rsidR="00DF2AC6" w:rsidRPr="00323DBA" w:rsidRDefault="00DF2AC6" w:rsidP="0008311A">
            <w:pPr>
              <w:rPr>
                <w:rFonts w:cs="Arial"/>
                <w:szCs w:val="20"/>
              </w:rPr>
            </w:pPr>
            <w:r w:rsidRPr="00323DBA">
              <w:rPr>
                <w:rFonts w:cs="Arial"/>
                <w:szCs w:val="20"/>
              </w:rPr>
              <w:t>Where induction is not available workers to liaise with site supervisor about site hazards, emergency procedures and any other site requirements.</w:t>
            </w:r>
          </w:p>
          <w:p w14:paraId="528C9025" w14:textId="0A289778" w:rsidR="00DF2AC6" w:rsidRPr="00323DBA" w:rsidRDefault="00DF2AC6" w:rsidP="0008311A">
            <w:pPr>
              <w:rPr>
                <w:rFonts w:cs="Arial"/>
                <w:szCs w:val="20"/>
              </w:rPr>
            </w:pPr>
            <w:r w:rsidRPr="00323DBA">
              <w:rPr>
                <w:rFonts w:cs="Arial"/>
                <w:szCs w:val="20"/>
              </w:rPr>
              <w:t>All workers to be trained in and sign safe work method statement.</w:t>
            </w:r>
          </w:p>
          <w:p w14:paraId="33405385" w14:textId="77777777" w:rsidR="00DF2AC6" w:rsidRPr="00323DBA" w:rsidRDefault="00DF2AC6" w:rsidP="0008311A">
            <w:pPr>
              <w:rPr>
                <w:rFonts w:cs="Arial"/>
                <w:szCs w:val="20"/>
              </w:rPr>
            </w:pPr>
            <w:r w:rsidRPr="00323DBA">
              <w:rPr>
                <w:rFonts w:cs="Arial"/>
                <w:szCs w:val="20"/>
              </w:rPr>
              <w:t>Toolbox talk to be conducted prior to commencement of works</w:t>
            </w:r>
          </w:p>
          <w:p w14:paraId="6727ACA9" w14:textId="0A8B9E7F" w:rsidR="00DF2AC6" w:rsidRPr="00323DBA" w:rsidRDefault="00DF2AC6" w:rsidP="0008311A">
            <w:pPr>
              <w:rPr>
                <w:rFonts w:cs="Arial"/>
                <w:szCs w:val="20"/>
              </w:rPr>
            </w:pPr>
            <w:r w:rsidRPr="00323DBA">
              <w:rPr>
                <w:rFonts w:cs="Arial"/>
                <w:szCs w:val="20"/>
              </w:rPr>
              <w:t>All workers to be in a fit state to commence work, be zero blood alcohol concentration, not suffering from fatigue or under the influence of drugs.</w:t>
            </w:r>
          </w:p>
          <w:p w14:paraId="1AE24BB9" w14:textId="1D0200C5" w:rsidR="00DF2AC6" w:rsidRPr="00323DBA" w:rsidRDefault="00DF2AC6" w:rsidP="0008311A">
            <w:pPr>
              <w:rPr>
                <w:rFonts w:cs="Arial"/>
                <w:szCs w:val="20"/>
              </w:rPr>
            </w:pPr>
            <w:r w:rsidRPr="00323DBA">
              <w:rPr>
                <w:rFonts w:cs="Arial"/>
                <w:szCs w:val="20"/>
              </w:rPr>
              <w:t>Competent person to supervise all new workers.</w:t>
            </w:r>
          </w:p>
        </w:tc>
        <w:tc>
          <w:tcPr>
            <w:tcW w:w="383" w:type="pct"/>
            <w:shd w:val="clear" w:color="auto" w:fill="00FF00"/>
            <w:vAlign w:val="center"/>
          </w:tcPr>
          <w:p w14:paraId="12ABB150" w14:textId="77777777" w:rsidR="00DF2AC6" w:rsidRDefault="004A379F" w:rsidP="006A4C01">
            <w:pPr>
              <w:jc w:val="center"/>
              <w:rPr>
                <w:rFonts w:cs="Arial"/>
                <w:szCs w:val="20"/>
              </w:rPr>
            </w:pPr>
            <w:r>
              <w:rPr>
                <w:rFonts w:cs="Arial"/>
                <w:szCs w:val="20"/>
              </w:rPr>
              <w:t>Low</w:t>
            </w:r>
          </w:p>
          <w:p w14:paraId="10CA5510" w14:textId="169D69D8" w:rsidR="004A379F" w:rsidRPr="00323DBA" w:rsidRDefault="004A379F" w:rsidP="006A4C01">
            <w:pPr>
              <w:jc w:val="center"/>
              <w:rPr>
                <w:rFonts w:cs="Arial"/>
                <w:szCs w:val="20"/>
              </w:rPr>
            </w:pPr>
            <w:r>
              <w:rPr>
                <w:rFonts w:cs="Arial"/>
                <w:szCs w:val="20"/>
              </w:rPr>
              <w:t>(1)</w:t>
            </w:r>
          </w:p>
        </w:tc>
        <w:tc>
          <w:tcPr>
            <w:tcW w:w="494" w:type="pct"/>
            <w:vAlign w:val="center"/>
          </w:tcPr>
          <w:p w14:paraId="7BE0B0A1" w14:textId="271DD1EA" w:rsidR="00DF2AC6" w:rsidRPr="00323DBA" w:rsidRDefault="001D628C" w:rsidP="006A4C01">
            <w:pPr>
              <w:jc w:val="center"/>
              <w:rPr>
                <w:rFonts w:cs="Arial"/>
                <w:szCs w:val="20"/>
              </w:rPr>
            </w:pPr>
            <w:r>
              <w:rPr>
                <w:rFonts w:cs="Arial"/>
                <w:szCs w:val="20"/>
              </w:rPr>
              <w:t xml:space="preserve">Workers and </w:t>
            </w:r>
            <w:r w:rsidR="0008311A">
              <w:rPr>
                <w:rFonts w:cs="Arial"/>
                <w:szCs w:val="20"/>
              </w:rPr>
              <w:t>Supervisor</w:t>
            </w:r>
          </w:p>
        </w:tc>
      </w:tr>
      <w:tr w:rsidR="00DF2AC6" w:rsidRPr="00323DBA" w14:paraId="674E9B37" w14:textId="77777777" w:rsidTr="002574E9">
        <w:trPr>
          <w:cantSplit/>
          <w:trHeight w:val="1423"/>
        </w:trPr>
        <w:tc>
          <w:tcPr>
            <w:tcW w:w="676" w:type="pct"/>
            <w:vMerge/>
            <w:vAlign w:val="center"/>
          </w:tcPr>
          <w:p w14:paraId="714236A9" w14:textId="5FBDFCF0" w:rsidR="00DF2AC6" w:rsidRPr="00323DBA" w:rsidRDefault="00DF2AC6" w:rsidP="0008311A">
            <w:pPr>
              <w:rPr>
                <w:rFonts w:cs="Arial"/>
                <w:szCs w:val="20"/>
              </w:rPr>
            </w:pPr>
          </w:p>
        </w:tc>
        <w:tc>
          <w:tcPr>
            <w:tcW w:w="802" w:type="pct"/>
            <w:tcBorders>
              <w:bottom w:val="single" w:sz="4" w:space="0" w:color="auto"/>
            </w:tcBorders>
            <w:vAlign w:val="center"/>
          </w:tcPr>
          <w:p w14:paraId="4061D628" w14:textId="56344873" w:rsidR="00DF2AC6" w:rsidRPr="00323DBA" w:rsidRDefault="00DF2AC6" w:rsidP="0008311A">
            <w:pPr>
              <w:rPr>
                <w:rFonts w:cs="Arial"/>
                <w:szCs w:val="20"/>
              </w:rPr>
            </w:pPr>
            <w:r w:rsidRPr="00323DBA">
              <w:rPr>
                <w:rFonts w:cs="Arial"/>
                <w:szCs w:val="20"/>
              </w:rPr>
              <w:t>Inappropriate tool and equipment allocation may lead to injury</w:t>
            </w:r>
          </w:p>
        </w:tc>
        <w:tc>
          <w:tcPr>
            <w:tcW w:w="432" w:type="pct"/>
            <w:tcBorders>
              <w:bottom w:val="single" w:sz="4" w:space="0" w:color="auto"/>
            </w:tcBorders>
            <w:shd w:val="clear" w:color="auto" w:fill="FFFF00"/>
            <w:vAlign w:val="center"/>
          </w:tcPr>
          <w:p w14:paraId="0D09DACD" w14:textId="77777777" w:rsidR="004A379F" w:rsidRDefault="004A379F" w:rsidP="004A379F">
            <w:pPr>
              <w:jc w:val="center"/>
              <w:rPr>
                <w:rFonts w:cs="Arial"/>
                <w:szCs w:val="20"/>
              </w:rPr>
            </w:pPr>
            <w:r>
              <w:rPr>
                <w:rFonts w:cs="Arial"/>
                <w:szCs w:val="20"/>
              </w:rPr>
              <w:t>Medium</w:t>
            </w:r>
          </w:p>
          <w:p w14:paraId="41D5F621" w14:textId="4E1B99D4" w:rsidR="00DF2AC6" w:rsidRPr="00323DBA" w:rsidRDefault="004A379F" w:rsidP="004A379F">
            <w:pPr>
              <w:jc w:val="center"/>
              <w:rPr>
                <w:rFonts w:cs="Arial"/>
                <w:szCs w:val="20"/>
              </w:rPr>
            </w:pPr>
            <w:r>
              <w:rPr>
                <w:rFonts w:cs="Arial"/>
                <w:szCs w:val="20"/>
              </w:rPr>
              <w:t>(3)</w:t>
            </w:r>
          </w:p>
        </w:tc>
        <w:tc>
          <w:tcPr>
            <w:tcW w:w="2213" w:type="pct"/>
            <w:tcBorders>
              <w:bottom w:val="single" w:sz="4" w:space="0" w:color="auto"/>
            </w:tcBorders>
            <w:vAlign w:val="center"/>
          </w:tcPr>
          <w:p w14:paraId="7A26AD45" w14:textId="30F34498" w:rsidR="00DF2AC6" w:rsidRPr="00323DBA" w:rsidRDefault="00DF2AC6" w:rsidP="0008311A">
            <w:pPr>
              <w:pStyle w:val="NormalTableHeading"/>
              <w:spacing w:before="0" w:after="0"/>
              <w:rPr>
                <w:rFonts w:ascii="Arial" w:hAnsi="Arial" w:cs="Arial"/>
                <w:b w:val="0"/>
                <w:color w:val="auto"/>
                <w:sz w:val="20"/>
              </w:rPr>
            </w:pPr>
            <w:r w:rsidRPr="00323DBA">
              <w:rPr>
                <w:rFonts w:ascii="Arial" w:hAnsi="Arial" w:cs="Arial"/>
                <w:b w:val="0"/>
                <w:color w:val="auto"/>
                <w:sz w:val="20"/>
              </w:rPr>
              <w:t>Site Supervisor/Management to ensure that appropriate equipment and procedures are used for the works being completed.</w:t>
            </w:r>
          </w:p>
          <w:p w14:paraId="6C664D8C" w14:textId="56816B54" w:rsidR="00DF2AC6" w:rsidRPr="00323DBA" w:rsidRDefault="00DF2AC6" w:rsidP="0008311A">
            <w:pPr>
              <w:pStyle w:val="NormalTableHeading"/>
              <w:spacing w:before="0" w:after="0"/>
              <w:rPr>
                <w:rFonts w:ascii="Arial" w:hAnsi="Arial" w:cs="Arial"/>
                <w:b w:val="0"/>
                <w:color w:val="auto"/>
                <w:sz w:val="20"/>
              </w:rPr>
            </w:pPr>
            <w:r w:rsidRPr="00323DBA">
              <w:rPr>
                <w:rFonts w:ascii="Arial" w:hAnsi="Arial" w:cs="Arial"/>
                <w:b w:val="0"/>
                <w:color w:val="auto"/>
                <w:sz w:val="20"/>
              </w:rPr>
              <w:t>Site Supervisor /Management to ensure that all electrical devices have an electrical test tag prior to commencement of work.</w:t>
            </w:r>
          </w:p>
          <w:p w14:paraId="145EFDAD" w14:textId="3CEEF3AA" w:rsidR="00DF2AC6" w:rsidRPr="00323DBA" w:rsidRDefault="00DF2AC6" w:rsidP="00B16893">
            <w:pPr>
              <w:pStyle w:val="NormalTableHeading"/>
              <w:spacing w:before="0" w:after="0"/>
              <w:rPr>
                <w:rFonts w:ascii="Arial" w:hAnsi="Arial" w:cs="Arial"/>
                <w:b w:val="0"/>
                <w:color w:val="auto"/>
                <w:sz w:val="20"/>
              </w:rPr>
            </w:pPr>
            <w:r w:rsidRPr="00323DBA">
              <w:rPr>
                <w:rFonts w:ascii="Arial" w:hAnsi="Arial" w:cs="Arial"/>
                <w:b w:val="0"/>
                <w:color w:val="auto"/>
                <w:sz w:val="20"/>
              </w:rPr>
              <w:t xml:space="preserve">Management to ensure that adequate </w:t>
            </w:r>
            <w:r w:rsidR="00B16893">
              <w:rPr>
                <w:rFonts w:ascii="Arial" w:hAnsi="Arial" w:cs="Arial"/>
                <w:b w:val="0"/>
                <w:color w:val="auto"/>
                <w:sz w:val="20"/>
              </w:rPr>
              <w:t>PPE</w:t>
            </w:r>
            <w:r w:rsidRPr="00323DBA">
              <w:rPr>
                <w:rFonts w:ascii="Arial" w:hAnsi="Arial" w:cs="Arial"/>
                <w:b w:val="0"/>
                <w:color w:val="auto"/>
                <w:sz w:val="20"/>
              </w:rPr>
              <w:t xml:space="preserve"> is available to workers</w:t>
            </w:r>
          </w:p>
        </w:tc>
        <w:tc>
          <w:tcPr>
            <w:tcW w:w="383" w:type="pct"/>
            <w:tcBorders>
              <w:bottom w:val="single" w:sz="4" w:space="0" w:color="auto"/>
            </w:tcBorders>
            <w:shd w:val="clear" w:color="auto" w:fill="00FF00"/>
            <w:vAlign w:val="center"/>
          </w:tcPr>
          <w:p w14:paraId="210AEE97" w14:textId="77777777" w:rsidR="004A379F" w:rsidRDefault="004A379F" w:rsidP="004A379F">
            <w:pPr>
              <w:jc w:val="center"/>
              <w:rPr>
                <w:rFonts w:cs="Arial"/>
                <w:szCs w:val="20"/>
              </w:rPr>
            </w:pPr>
            <w:r>
              <w:rPr>
                <w:rFonts w:cs="Arial"/>
                <w:szCs w:val="20"/>
              </w:rPr>
              <w:t>Low</w:t>
            </w:r>
          </w:p>
          <w:p w14:paraId="6C8EF5BD" w14:textId="3B6FC96F" w:rsidR="00DF2AC6" w:rsidRPr="00323DBA" w:rsidRDefault="004A379F" w:rsidP="004A379F">
            <w:pPr>
              <w:jc w:val="center"/>
              <w:rPr>
                <w:rFonts w:cs="Arial"/>
                <w:szCs w:val="20"/>
              </w:rPr>
            </w:pPr>
            <w:r>
              <w:rPr>
                <w:rFonts w:cs="Arial"/>
                <w:szCs w:val="20"/>
              </w:rPr>
              <w:t>(1)</w:t>
            </w:r>
          </w:p>
        </w:tc>
        <w:tc>
          <w:tcPr>
            <w:tcW w:w="494" w:type="pct"/>
            <w:tcBorders>
              <w:bottom w:val="single" w:sz="4" w:space="0" w:color="auto"/>
            </w:tcBorders>
            <w:vAlign w:val="center"/>
          </w:tcPr>
          <w:p w14:paraId="2C5F83C3" w14:textId="3E0AD034" w:rsidR="00DF2AC6" w:rsidRPr="00323DBA" w:rsidRDefault="001D628C" w:rsidP="006A4C01">
            <w:pPr>
              <w:autoSpaceDE w:val="0"/>
              <w:autoSpaceDN w:val="0"/>
              <w:adjustRightInd w:val="0"/>
              <w:jc w:val="center"/>
              <w:rPr>
                <w:rFonts w:cs="Arial"/>
                <w:szCs w:val="20"/>
              </w:rPr>
            </w:pPr>
            <w:r>
              <w:rPr>
                <w:rFonts w:cs="Arial"/>
                <w:szCs w:val="20"/>
              </w:rPr>
              <w:t>Workers and Supervisor</w:t>
            </w:r>
          </w:p>
        </w:tc>
      </w:tr>
      <w:tr w:rsidR="00E017A6" w:rsidRPr="00323DBA" w14:paraId="58E5B5F8" w14:textId="77777777" w:rsidTr="00E017A6">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Change w:id="143" w:author="Alan Richardson" w:date="2026-02-09T16:33:00Z" w16du:dateUtc="2026-02-09T05:33:00Z">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blPrExChange>
        </w:tblPrEx>
        <w:trPr>
          <w:cantSplit/>
          <w:trHeight w:val="1260"/>
          <w:ins w:id="144" w:author="Alan Richardson" w:date="2026-02-09T16:32:00Z"/>
          <w:trPrChange w:id="145" w:author="Alan Richardson" w:date="2026-02-09T16:33:00Z" w16du:dateUtc="2026-02-09T05:33:00Z">
            <w:trPr>
              <w:cantSplit/>
              <w:trHeight w:val="1260"/>
            </w:trPr>
          </w:trPrChange>
        </w:trPr>
        <w:tc>
          <w:tcPr>
            <w:tcW w:w="676" w:type="pct"/>
            <w:shd w:val="clear" w:color="auto" w:fill="000000" w:themeFill="text1"/>
            <w:vAlign w:val="center"/>
            <w:tcPrChange w:id="146" w:author="Alan Richardson" w:date="2026-02-09T16:33:00Z" w16du:dateUtc="2026-02-09T05:33:00Z">
              <w:tcPr>
                <w:tcW w:w="676" w:type="pct"/>
                <w:gridSpan w:val="2"/>
                <w:vAlign w:val="center"/>
              </w:tcPr>
            </w:tcPrChange>
          </w:tcPr>
          <w:p w14:paraId="2670C70E" w14:textId="77777777" w:rsidR="00E017A6" w:rsidRPr="00E017A6" w:rsidRDefault="00E017A6" w:rsidP="00E017A6">
            <w:pPr>
              <w:rPr>
                <w:ins w:id="147" w:author="Alan Richardson" w:date="2026-02-09T16:32:00Z" w16du:dateUtc="2026-02-09T05:32:00Z"/>
                <w:rFonts w:cs="Arial"/>
                <w:color w:val="FFFFFF" w:themeColor="background1"/>
                <w:sz w:val="28"/>
                <w:szCs w:val="28"/>
                <w:rPrChange w:id="148" w:author="Alan Richardson" w:date="2026-02-09T16:33:00Z" w16du:dateUtc="2026-02-09T05:33:00Z">
                  <w:rPr>
                    <w:ins w:id="149" w:author="Alan Richardson" w:date="2026-02-09T16:32:00Z" w16du:dateUtc="2026-02-09T05:32:00Z"/>
                    <w:rFonts w:cs="Arial"/>
                    <w:szCs w:val="20"/>
                  </w:rPr>
                </w:rPrChange>
              </w:rPr>
            </w:pPr>
          </w:p>
        </w:tc>
        <w:tc>
          <w:tcPr>
            <w:tcW w:w="802" w:type="pct"/>
            <w:shd w:val="clear" w:color="auto" w:fill="000000" w:themeFill="text1"/>
            <w:vAlign w:val="center"/>
            <w:tcPrChange w:id="150" w:author="Alan Richardson" w:date="2026-02-09T16:33:00Z" w16du:dateUtc="2026-02-09T05:33:00Z">
              <w:tcPr>
                <w:tcW w:w="802" w:type="pct"/>
                <w:gridSpan w:val="2"/>
                <w:vAlign w:val="center"/>
              </w:tcPr>
            </w:tcPrChange>
          </w:tcPr>
          <w:p w14:paraId="4F912E44" w14:textId="77777777" w:rsidR="00E017A6" w:rsidRPr="00E017A6" w:rsidRDefault="00E017A6" w:rsidP="00E017A6">
            <w:pPr>
              <w:tabs>
                <w:tab w:val="center" w:pos="4320"/>
                <w:tab w:val="right" w:pos="8640"/>
              </w:tabs>
              <w:rPr>
                <w:ins w:id="151" w:author="Alan Richardson" w:date="2026-02-09T16:32:00Z" w16du:dateUtc="2026-02-09T05:32:00Z"/>
                <w:rFonts w:cs="Arial"/>
                <w:color w:val="FFFFFF" w:themeColor="background1"/>
                <w:sz w:val="28"/>
                <w:szCs w:val="28"/>
                <w:rPrChange w:id="152" w:author="Alan Richardson" w:date="2026-02-09T16:33:00Z" w16du:dateUtc="2026-02-09T05:33:00Z">
                  <w:rPr>
                    <w:ins w:id="153" w:author="Alan Richardson" w:date="2026-02-09T16:32:00Z" w16du:dateUtc="2026-02-09T05:32:00Z"/>
                    <w:rFonts w:cs="Arial"/>
                    <w:szCs w:val="20"/>
                  </w:rPr>
                </w:rPrChange>
              </w:rPr>
            </w:pPr>
          </w:p>
        </w:tc>
        <w:tc>
          <w:tcPr>
            <w:tcW w:w="432" w:type="pct"/>
            <w:tcBorders>
              <w:bottom w:val="single" w:sz="4" w:space="0" w:color="auto"/>
            </w:tcBorders>
            <w:shd w:val="clear" w:color="auto" w:fill="000000" w:themeFill="text1"/>
            <w:vAlign w:val="center"/>
            <w:tcPrChange w:id="154" w:author="Alan Richardson" w:date="2026-02-09T16:33:00Z" w16du:dateUtc="2026-02-09T05:33:00Z">
              <w:tcPr>
                <w:tcW w:w="432" w:type="pct"/>
                <w:gridSpan w:val="2"/>
                <w:tcBorders>
                  <w:bottom w:val="single" w:sz="4" w:space="0" w:color="auto"/>
                </w:tcBorders>
                <w:shd w:val="clear" w:color="auto" w:fill="FFFF00"/>
                <w:vAlign w:val="center"/>
              </w:tcPr>
            </w:tcPrChange>
          </w:tcPr>
          <w:p w14:paraId="0FA8B9CD" w14:textId="77777777" w:rsidR="00E017A6" w:rsidRPr="00E017A6" w:rsidRDefault="00E017A6" w:rsidP="00E017A6">
            <w:pPr>
              <w:jc w:val="center"/>
              <w:rPr>
                <w:ins w:id="155" w:author="Alan Richardson" w:date="2026-02-09T16:32:00Z" w16du:dateUtc="2026-02-09T05:32:00Z"/>
                <w:rFonts w:cs="Arial"/>
                <w:color w:val="FFFFFF" w:themeColor="background1"/>
                <w:sz w:val="28"/>
                <w:szCs w:val="28"/>
                <w:rPrChange w:id="156" w:author="Alan Richardson" w:date="2026-02-09T16:33:00Z" w16du:dateUtc="2026-02-09T05:33:00Z">
                  <w:rPr>
                    <w:ins w:id="157" w:author="Alan Richardson" w:date="2026-02-09T16:32:00Z" w16du:dateUtc="2026-02-09T05:32:00Z"/>
                    <w:rFonts w:cs="Arial"/>
                    <w:szCs w:val="20"/>
                  </w:rPr>
                </w:rPrChange>
              </w:rPr>
            </w:pPr>
          </w:p>
        </w:tc>
        <w:tc>
          <w:tcPr>
            <w:tcW w:w="2213" w:type="pct"/>
            <w:shd w:val="clear" w:color="auto" w:fill="000000" w:themeFill="text1"/>
            <w:vAlign w:val="center"/>
            <w:tcPrChange w:id="158" w:author="Alan Richardson" w:date="2026-02-09T16:33:00Z" w16du:dateUtc="2026-02-09T05:33:00Z">
              <w:tcPr>
                <w:tcW w:w="2213" w:type="pct"/>
                <w:gridSpan w:val="2"/>
                <w:shd w:val="clear" w:color="auto" w:fill="FFFFFF" w:themeFill="background1"/>
                <w:vAlign w:val="center"/>
              </w:tcPr>
            </w:tcPrChange>
          </w:tcPr>
          <w:p w14:paraId="56ECB1CE" w14:textId="3FEC9C47" w:rsidR="00E017A6" w:rsidRPr="00E017A6" w:rsidRDefault="00E017A6" w:rsidP="00E017A6">
            <w:pPr>
              <w:autoSpaceDE w:val="0"/>
              <w:autoSpaceDN w:val="0"/>
              <w:adjustRightInd w:val="0"/>
              <w:rPr>
                <w:ins w:id="159" w:author="Alan Richardson" w:date="2026-02-09T16:32:00Z" w16du:dateUtc="2026-02-09T05:32:00Z"/>
                <w:rFonts w:cs="Arial"/>
                <w:color w:val="FFFFFF" w:themeColor="background1"/>
                <w:sz w:val="28"/>
                <w:szCs w:val="28"/>
                <w:rPrChange w:id="160" w:author="Alan Richardson" w:date="2026-02-09T16:33:00Z" w16du:dateUtc="2026-02-09T05:33:00Z">
                  <w:rPr>
                    <w:ins w:id="161" w:author="Alan Richardson" w:date="2026-02-09T16:32:00Z" w16du:dateUtc="2026-02-09T05:32:00Z"/>
                    <w:rFonts w:cs="Arial"/>
                    <w:szCs w:val="20"/>
                  </w:rPr>
                </w:rPrChange>
              </w:rPr>
            </w:pPr>
            <w:ins w:id="162" w:author="Alan Richardson" w:date="2026-02-09T16:32:00Z" w16du:dateUtc="2026-02-09T05:32:00Z">
              <w:r w:rsidRPr="00E017A6">
                <w:rPr>
                  <w:rFonts w:cs="Arial"/>
                  <w:b/>
                  <w:bCs/>
                  <w:color w:val="FFFFFF" w:themeColor="background1"/>
                  <w:sz w:val="28"/>
                  <w:szCs w:val="28"/>
                  <w:rPrChange w:id="163" w:author="Alan Richardson" w:date="2026-02-09T16:33:00Z" w16du:dateUtc="2026-02-09T05:33:00Z">
                    <w:rPr>
                      <w:rFonts w:cs="Arial"/>
                      <w:b/>
                      <w:bCs/>
                      <w:szCs w:val="20"/>
                    </w:rPr>
                  </w:rPrChange>
                </w:rPr>
                <w:t>SWMS Amendment NEXT PAGE</w:t>
              </w:r>
            </w:ins>
          </w:p>
        </w:tc>
        <w:tc>
          <w:tcPr>
            <w:tcW w:w="383" w:type="pct"/>
            <w:shd w:val="clear" w:color="auto" w:fill="000000" w:themeFill="text1"/>
            <w:vAlign w:val="center"/>
            <w:tcPrChange w:id="164" w:author="Alan Richardson" w:date="2026-02-09T16:33:00Z" w16du:dateUtc="2026-02-09T05:33:00Z">
              <w:tcPr>
                <w:tcW w:w="383" w:type="pct"/>
                <w:gridSpan w:val="2"/>
                <w:shd w:val="clear" w:color="auto" w:fill="00FA24"/>
                <w:vAlign w:val="center"/>
              </w:tcPr>
            </w:tcPrChange>
          </w:tcPr>
          <w:p w14:paraId="516E1EDA" w14:textId="77777777" w:rsidR="00E017A6" w:rsidRPr="00E017A6" w:rsidRDefault="00E017A6" w:rsidP="00E017A6">
            <w:pPr>
              <w:jc w:val="center"/>
              <w:rPr>
                <w:ins w:id="165" w:author="Alan Richardson" w:date="2026-02-09T16:32:00Z" w16du:dateUtc="2026-02-09T05:32:00Z"/>
                <w:rFonts w:cs="Arial"/>
                <w:color w:val="FFFFFF" w:themeColor="background1"/>
                <w:sz w:val="28"/>
                <w:szCs w:val="28"/>
                <w:rPrChange w:id="166" w:author="Alan Richardson" w:date="2026-02-09T16:33:00Z" w16du:dateUtc="2026-02-09T05:33:00Z">
                  <w:rPr>
                    <w:ins w:id="167" w:author="Alan Richardson" w:date="2026-02-09T16:32:00Z" w16du:dateUtc="2026-02-09T05:32:00Z"/>
                    <w:rFonts w:cs="Arial"/>
                    <w:szCs w:val="20"/>
                  </w:rPr>
                </w:rPrChange>
              </w:rPr>
            </w:pPr>
          </w:p>
        </w:tc>
        <w:tc>
          <w:tcPr>
            <w:tcW w:w="494" w:type="pct"/>
            <w:shd w:val="clear" w:color="auto" w:fill="000000" w:themeFill="text1"/>
            <w:vAlign w:val="center"/>
            <w:tcPrChange w:id="168" w:author="Alan Richardson" w:date="2026-02-09T16:33:00Z" w16du:dateUtc="2026-02-09T05:33:00Z">
              <w:tcPr>
                <w:tcW w:w="494" w:type="pct"/>
                <w:gridSpan w:val="2"/>
                <w:shd w:val="clear" w:color="auto" w:fill="FFFFFF" w:themeFill="background1"/>
                <w:vAlign w:val="center"/>
              </w:tcPr>
            </w:tcPrChange>
          </w:tcPr>
          <w:p w14:paraId="08A26412" w14:textId="77777777" w:rsidR="00E017A6" w:rsidRPr="00E017A6" w:rsidRDefault="00E017A6" w:rsidP="00E017A6">
            <w:pPr>
              <w:jc w:val="center"/>
              <w:rPr>
                <w:ins w:id="169" w:author="Alan Richardson" w:date="2026-02-09T16:32:00Z" w16du:dateUtc="2026-02-09T05:32:00Z"/>
                <w:rFonts w:cs="Arial"/>
                <w:color w:val="FFFFFF" w:themeColor="background1"/>
                <w:sz w:val="28"/>
                <w:szCs w:val="28"/>
                <w:rPrChange w:id="170" w:author="Alan Richardson" w:date="2026-02-09T16:33:00Z" w16du:dateUtc="2026-02-09T05:33:00Z">
                  <w:rPr>
                    <w:ins w:id="171" w:author="Alan Richardson" w:date="2026-02-09T16:32:00Z" w16du:dateUtc="2026-02-09T05:32:00Z"/>
                    <w:rFonts w:cs="Arial"/>
                    <w:szCs w:val="20"/>
                  </w:rPr>
                </w:rPrChange>
              </w:rPr>
            </w:pPr>
          </w:p>
        </w:tc>
      </w:tr>
      <w:tr w:rsidR="00E017A6" w:rsidRPr="00323DBA" w14:paraId="40DF08E4" w14:textId="77777777" w:rsidTr="00E017A6">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Change w:id="172" w:author="Alan Richardson" w:date="2026-02-09T16:33:00Z" w16du:dateUtc="2026-02-09T05:33:00Z">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blPrExChange>
        </w:tblPrEx>
        <w:trPr>
          <w:cantSplit/>
          <w:trHeight w:val="1260"/>
          <w:ins w:id="173" w:author="Alan Richardson" w:date="2026-02-09T16:32:00Z"/>
          <w:trPrChange w:id="174" w:author="Alan Richardson" w:date="2026-02-09T16:33:00Z" w16du:dateUtc="2026-02-09T05:33:00Z">
            <w:trPr>
              <w:cantSplit/>
              <w:trHeight w:val="1260"/>
            </w:trPr>
          </w:trPrChange>
        </w:trPr>
        <w:tc>
          <w:tcPr>
            <w:tcW w:w="676" w:type="pct"/>
            <w:vAlign w:val="center"/>
            <w:tcPrChange w:id="175" w:author="Alan Richardson" w:date="2026-02-09T16:33:00Z" w16du:dateUtc="2026-02-09T05:33:00Z">
              <w:tcPr>
                <w:tcW w:w="676" w:type="pct"/>
                <w:gridSpan w:val="2"/>
                <w:vAlign w:val="center"/>
              </w:tcPr>
            </w:tcPrChange>
          </w:tcPr>
          <w:p w14:paraId="0DC5B300" w14:textId="61A05FD0" w:rsidR="00E017A6" w:rsidRPr="009779A8" w:rsidRDefault="00E017A6" w:rsidP="00E017A6">
            <w:pPr>
              <w:rPr>
                <w:ins w:id="176" w:author="Alan Richardson" w:date="2026-02-09T16:32:00Z" w16du:dateUtc="2026-02-09T05:32:00Z"/>
                <w:rFonts w:cs="Arial"/>
                <w:szCs w:val="20"/>
              </w:rPr>
            </w:pPr>
            <w:ins w:id="177" w:author="Alan Richardson" w:date="2026-02-09T16:33:00Z" w16du:dateUtc="2026-02-09T05:33:00Z">
              <w:r w:rsidRPr="009779A8">
                <w:rPr>
                  <w:rFonts w:cs="Arial"/>
                  <w:szCs w:val="20"/>
                </w:rPr>
                <w:lastRenderedPageBreak/>
                <w:t>Accessing and securing the site</w:t>
              </w:r>
            </w:ins>
          </w:p>
        </w:tc>
        <w:tc>
          <w:tcPr>
            <w:tcW w:w="802" w:type="pct"/>
            <w:vAlign w:val="center"/>
            <w:tcPrChange w:id="178" w:author="Alan Richardson" w:date="2026-02-09T16:33:00Z" w16du:dateUtc="2026-02-09T05:33:00Z">
              <w:tcPr>
                <w:tcW w:w="802" w:type="pct"/>
                <w:gridSpan w:val="2"/>
                <w:vAlign w:val="center"/>
              </w:tcPr>
            </w:tcPrChange>
          </w:tcPr>
          <w:p w14:paraId="7470BC59" w14:textId="6F41DFC3" w:rsidR="00E017A6" w:rsidRDefault="00E017A6" w:rsidP="00E017A6">
            <w:pPr>
              <w:tabs>
                <w:tab w:val="center" w:pos="4320"/>
                <w:tab w:val="right" w:pos="8640"/>
              </w:tabs>
              <w:rPr>
                <w:ins w:id="179" w:author="Alan Richardson" w:date="2026-02-09T16:32:00Z" w16du:dateUtc="2026-02-09T05:32:00Z"/>
                <w:rFonts w:cs="Arial"/>
                <w:szCs w:val="20"/>
              </w:rPr>
            </w:pPr>
            <w:ins w:id="180" w:author="Alan Richardson" w:date="2026-02-09T16:32:00Z" w16du:dateUtc="2026-02-09T05:32:00Z">
              <w:r w:rsidRPr="000B3FD0">
                <w:rPr>
                  <w:rFonts w:cs="Arial"/>
                  <w:szCs w:val="20"/>
                </w:rPr>
                <w:t>Public and Resident Safety (Unauthorized Access and Occupational Interface)</w:t>
              </w:r>
              <w:r w:rsidRPr="00E017A6">
                <w:rPr>
                  <w:rFonts w:cs="Arial"/>
                  <w:szCs w:val="20"/>
                </w:rPr>
                <w:t>.</w:t>
              </w:r>
            </w:ins>
          </w:p>
        </w:tc>
        <w:tc>
          <w:tcPr>
            <w:tcW w:w="432" w:type="pct"/>
            <w:tcBorders>
              <w:bottom w:val="single" w:sz="4" w:space="0" w:color="auto"/>
            </w:tcBorders>
            <w:shd w:val="clear" w:color="auto" w:fill="FF0000"/>
            <w:vAlign w:val="center"/>
            <w:tcPrChange w:id="181" w:author="Alan Richardson" w:date="2026-02-09T16:33:00Z" w16du:dateUtc="2026-02-09T05:33:00Z">
              <w:tcPr>
                <w:tcW w:w="432" w:type="pct"/>
                <w:gridSpan w:val="2"/>
                <w:tcBorders>
                  <w:bottom w:val="single" w:sz="4" w:space="0" w:color="auto"/>
                </w:tcBorders>
                <w:shd w:val="clear" w:color="auto" w:fill="FFFF00"/>
                <w:vAlign w:val="center"/>
              </w:tcPr>
            </w:tcPrChange>
          </w:tcPr>
          <w:p w14:paraId="4D321E38" w14:textId="77777777" w:rsidR="00E017A6" w:rsidRPr="000B3FD0" w:rsidRDefault="00E017A6" w:rsidP="00E017A6">
            <w:pPr>
              <w:jc w:val="center"/>
              <w:rPr>
                <w:ins w:id="182" w:author="Alan Richardson" w:date="2026-02-09T16:32:00Z" w16du:dateUtc="2026-02-09T05:32:00Z"/>
                <w:rFonts w:cs="Arial"/>
                <w:b/>
                <w:bCs/>
                <w:color w:val="FFFFFF" w:themeColor="background1"/>
                <w:szCs w:val="20"/>
              </w:rPr>
            </w:pPr>
            <w:ins w:id="183" w:author="Alan Richardson" w:date="2026-02-09T16:32:00Z" w16du:dateUtc="2026-02-09T05:32:00Z">
              <w:r w:rsidRPr="000B3FD0">
                <w:rPr>
                  <w:rFonts w:cs="Arial"/>
                  <w:b/>
                  <w:bCs/>
                  <w:color w:val="FFFFFF" w:themeColor="background1"/>
                  <w:szCs w:val="20"/>
                </w:rPr>
                <w:t>High</w:t>
              </w:r>
            </w:ins>
          </w:p>
          <w:p w14:paraId="23F688C3" w14:textId="16BE3738" w:rsidR="00E017A6" w:rsidRDefault="00E017A6" w:rsidP="00E017A6">
            <w:pPr>
              <w:jc w:val="center"/>
              <w:rPr>
                <w:ins w:id="184" w:author="Alan Richardson" w:date="2026-02-09T16:32:00Z" w16du:dateUtc="2026-02-09T05:32:00Z"/>
                <w:rFonts w:cs="Arial"/>
                <w:szCs w:val="20"/>
              </w:rPr>
            </w:pPr>
            <w:ins w:id="185" w:author="Alan Richardson" w:date="2026-02-09T16:32:00Z" w16du:dateUtc="2026-02-09T05:32:00Z">
              <w:r w:rsidRPr="000B3FD0">
                <w:rPr>
                  <w:rFonts w:cs="Arial"/>
                  <w:b/>
                  <w:bCs/>
                  <w:color w:val="FFFFFF" w:themeColor="background1"/>
                  <w:szCs w:val="20"/>
                </w:rPr>
                <w:t>(6)</w:t>
              </w:r>
            </w:ins>
          </w:p>
        </w:tc>
        <w:tc>
          <w:tcPr>
            <w:tcW w:w="2213" w:type="pct"/>
            <w:shd w:val="clear" w:color="auto" w:fill="FFFFFF" w:themeFill="background1"/>
            <w:vAlign w:val="center"/>
            <w:tcPrChange w:id="186" w:author="Alan Richardson" w:date="2026-02-09T16:33:00Z" w16du:dateUtc="2026-02-09T05:33:00Z">
              <w:tcPr>
                <w:tcW w:w="2213" w:type="pct"/>
                <w:gridSpan w:val="2"/>
                <w:shd w:val="clear" w:color="auto" w:fill="FFFFFF" w:themeFill="background1"/>
                <w:vAlign w:val="center"/>
              </w:tcPr>
            </w:tcPrChange>
          </w:tcPr>
          <w:p w14:paraId="1A590FE6" w14:textId="77777777" w:rsidR="00E017A6" w:rsidRPr="00E017A6" w:rsidRDefault="00E017A6" w:rsidP="00E017A6">
            <w:pPr>
              <w:rPr>
                <w:ins w:id="187" w:author="Alan Richardson" w:date="2026-02-09T16:32:00Z" w16du:dateUtc="2026-02-09T05:32:00Z"/>
                <w:rFonts w:cs="Arial"/>
                <w:szCs w:val="20"/>
              </w:rPr>
            </w:pPr>
            <w:ins w:id="188" w:author="Alan Richardson" w:date="2026-02-09T16:32:00Z" w16du:dateUtc="2026-02-09T05:32:00Z">
              <w:r w:rsidRPr="00E017A6">
                <w:rPr>
                  <w:rFonts w:cs="Arial"/>
                  <w:b/>
                  <w:bCs/>
                  <w:szCs w:val="20"/>
                </w:rPr>
                <w:t>SWMS Amendment:</w:t>
              </w:r>
              <w:r w:rsidRPr="00E017A6">
                <w:rPr>
                  <w:rFonts w:cs="Arial"/>
                  <w:szCs w:val="20"/>
                </w:rPr>
                <w:t xml:space="preserve"> RPD will amend and re-induct the </w:t>
              </w:r>
              <w:proofErr w:type="spellStart"/>
              <w:r w:rsidRPr="00E017A6">
                <w:rPr>
                  <w:rFonts w:cs="Arial"/>
                  <w:b/>
                  <w:bCs/>
                  <w:szCs w:val="20"/>
                </w:rPr>
                <w:t>Killark</w:t>
              </w:r>
              <w:proofErr w:type="spellEnd"/>
              <w:r w:rsidRPr="00E017A6">
                <w:rPr>
                  <w:rFonts w:cs="Arial"/>
                  <w:b/>
                  <w:bCs/>
                  <w:szCs w:val="20"/>
                </w:rPr>
                <w:t xml:space="preserve"> sub-contractor</w:t>
              </w:r>
              <w:r w:rsidRPr="00E017A6">
                <w:rPr>
                  <w:rFonts w:cs="Arial"/>
                  <w:szCs w:val="20"/>
                </w:rPr>
                <w:t xml:space="preserve"> to include a dedicated line item for balcony security. All workers must be re-inducted at the next toolbox meeting </w:t>
              </w:r>
              <w:r w:rsidRPr="00E017A6">
                <w:rPr>
                  <w:rFonts w:cs="Arial"/>
                  <w:b/>
                  <w:bCs/>
                  <w:szCs w:val="20"/>
                </w:rPr>
                <w:t>ASAP</w:t>
              </w:r>
              <w:r w:rsidRPr="00E017A6">
                <w:rPr>
                  <w:rFonts w:cs="Arial"/>
                  <w:szCs w:val="20"/>
                </w:rPr>
                <w:t>.</w:t>
              </w:r>
            </w:ins>
          </w:p>
          <w:p w14:paraId="65C3B901" w14:textId="77777777" w:rsidR="00E017A6" w:rsidRPr="00E017A6" w:rsidRDefault="00E017A6" w:rsidP="00E017A6">
            <w:pPr>
              <w:numPr>
                <w:ilvl w:val="0"/>
                <w:numId w:val="8"/>
              </w:numPr>
              <w:rPr>
                <w:ins w:id="189" w:author="Alan Richardson" w:date="2026-02-09T16:32:00Z" w16du:dateUtc="2026-02-09T05:32:00Z"/>
                <w:rFonts w:cs="Arial"/>
                <w:szCs w:val="20"/>
              </w:rPr>
            </w:pPr>
            <w:ins w:id="190" w:author="Alan Richardson" w:date="2026-02-09T16:32:00Z" w16du:dateUtc="2026-02-09T05:32:00Z">
              <w:r w:rsidRPr="00E017A6">
                <w:rPr>
                  <w:rFonts w:cs="Arial"/>
                  <w:b/>
                  <w:bCs/>
                  <w:szCs w:val="20"/>
                </w:rPr>
                <w:t>Access Protocol:</w:t>
              </w:r>
              <w:r w:rsidRPr="00E017A6">
                <w:rPr>
                  <w:rFonts w:cs="Arial"/>
                  <w:szCs w:val="20"/>
                </w:rPr>
                <w:t xml:space="preserve"> </w:t>
              </w:r>
              <w:proofErr w:type="spellStart"/>
              <w:r w:rsidRPr="00E017A6">
                <w:rPr>
                  <w:rFonts w:cs="Arial"/>
                  <w:szCs w:val="20"/>
                </w:rPr>
                <w:t>Killark</w:t>
              </w:r>
              <w:proofErr w:type="spellEnd"/>
              <w:r w:rsidRPr="00E017A6">
                <w:rPr>
                  <w:rFonts w:cs="Arial"/>
                  <w:szCs w:val="20"/>
                </w:rPr>
                <w:t xml:space="preserve"> Supervisor (Paul) must receive PM (Matt) confirmation before accessing any balcony.</w:t>
              </w:r>
            </w:ins>
          </w:p>
          <w:p w14:paraId="209D3C06" w14:textId="77777777" w:rsidR="00E017A6" w:rsidRPr="00E017A6" w:rsidRDefault="00E017A6" w:rsidP="00E017A6">
            <w:pPr>
              <w:numPr>
                <w:ilvl w:val="0"/>
                <w:numId w:val="8"/>
              </w:numPr>
              <w:rPr>
                <w:ins w:id="191" w:author="Alan Richardson" w:date="2026-02-09T16:32:00Z" w16du:dateUtc="2026-02-09T05:32:00Z"/>
                <w:rFonts w:cs="Arial"/>
                <w:szCs w:val="20"/>
              </w:rPr>
            </w:pPr>
            <w:ins w:id="192" w:author="Alan Richardson" w:date="2026-02-09T16:32:00Z" w16du:dateUtc="2026-02-09T05:32:00Z">
              <w:r w:rsidRPr="00E017A6">
                <w:rPr>
                  <w:rFonts w:cs="Arial"/>
                  <w:b/>
                  <w:bCs/>
                  <w:szCs w:val="20"/>
                </w:rPr>
                <w:t>Daily Security:</w:t>
              </w:r>
              <w:r w:rsidRPr="00E017A6">
                <w:rPr>
                  <w:rFonts w:cs="Arial"/>
                  <w:szCs w:val="20"/>
                </w:rPr>
                <w:t xml:space="preserve"> After exiting balcony work areas, </w:t>
              </w:r>
              <w:proofErr w:type="spellStart"/>
              <w:r w:rsidRPr="00E017A6">
                <w:rPr>
                  <w:rFonts w:cs="Arial"/>
                  <w:szCs w:val="20"/>
                </w:rPr>
                <w:t>Killark</w:t>
              </w:r>
              <w:proofErr w:type="spellEnd"/>
              <w:r w:rsidRPr="00E017A6">
                <w:rPr>
                  <w:rFonts w:cs="Arial"/>
                  <w:szCs w:val="20"/>
                </w:rPr>
                <w:t xml:space="preserve"> must reinstate the barrier mesh with the </w:t>
              </w:r>
              <w:r w:rsidRPr="00E017A6">
                <w:rPr>
                  <w:rFonts w:cs="Arial"/>
                  <w:b/>
                  <w:bCs/>
                  <w:szCs w:val="20"/>
                </w:rPr>
                <w:t>3-point tie-wire system per span</w:t>
              </w:r>
              <w:r w:rsidRPr="00E017A6">
                <w:rPr>
                  <w:rFonts w:cs="Arial"/>
                  <w:szCs w:val="20"/>
                </w:rPr>
                <w:t xml:space="preserve"> at the end of every day.</w:t>
              </w:r>
            </w:ins>
          </w:p>
          <w:p w14:paraId="4B1471CB" w14:textId="77777777" w:rsidR="00E017A6" w:rsidRPr="00E017A6" w:rsidRDefault="00E017A6" w:rsidP="00E017A6">
            <w:pPr>
              <w:numPr>
                <w:ilvl w:val="0"/>
                <w:numId w:val="8"/>
              </w:numPr>
              <w:rPr>
                <w:ins w:id="193" w:author="Alan Richardson" w:date="2026-02-09T16:32:00Z" w16du:dateUtc="2026-02-09T05:32:00Z"/>
                <w:rFonts w:cs="Arial"/>
                <w:szCs w:val="20"/>
              </w:rPr>
            </w:pPr>
            <w:ins w:id="194" w:author="Alan Richardson" w:date="2026-02-09T16:32:00Z" w16du:dateUtc="2026-02-09T05:32:00Z">
              <w:r w:rsidRPr="00E017A6">
                <w:rPr>
                  <w:rFonts w:cs="Arial"/>
                  <w:b/>
                  <w:bCs/>
                  <w:szCs w:val="20"/>
                </w:rPr>
                <w:t>Vigilance &amp; Repair:</w:t>
              </w:r>
              <w:r w:rsidRPr="00E017A6">
                <w:rPr>
                  <w:rFonts w:cs="Arial"/>
                  <w:szCs w:val="20"/>
                </w:rPr>
                <w:t xml:space="preserve"> All workers must immediately reinstate any compromised mesh (cut ties/slashes) observed during entry or transit.</w:t>
              </w:r>
            </w:ins>
          </w:p>
          <w:p w14:paraId="6A5E5AC0" w14:textId="77777777" w:rsidR="00E017A6" w:rsidRPr="00E017A6" w:rsidRDefault="00E017A6" w:rsidP="00E017A6">
            <w:pPr>
              <w:numPr>
                <w:ilvl w:val="0"/>
                <w:numId w:val="8"/>
              </w:numPr>
              <w:rPr>
                <w:ins w:id="195" w:author="Alan Richardson" w:date="2026-02-09T16:32:00Z" w16du:dateUtc="2026-02-09T05:32:00Z"/>
                <w:rFonts w:cs="Arial"/>
                <w:szCs w:val="20"/>
              </w:rPr>
            </w:pPr>
            <w:ins w:id="196" w:author="Alan Richardson" w:date="2026-02-09T16:32:00Z" w16du:dateUtc="2026-02-09T05:32:00Z">
              <w:r w:rsidRPr="00E017A6">
                <w:rPr>
                  <w:rFonts w:cs="Arial"/>
                  <w:b/>
                  <w:bCs/>
                  <w:szCs w:val="20"/>
                </w:rPr>
                <w:t>Immediate Reporting:</w:t>
              </w:r>
              <w:r w:rsidRPr="00E017A6">
                <w:rPr>
                  <w:rFonts w:cs="Arial"/>
                  <w:szCs w:val="20"/>
                </w:rPr>
                <w:t xml:space="preserve"> Compromised barriers must be reported to the </w:t>
              </w:r>
              <w:proofErr w:type="spellStart"/>
              <w:r w:rsidRPr="00E017A6">
                <w:rPr>
                  <w:rFonts w:cs="Arial"/>
                  <w:szCs w:val="20"/>
                </w:rPr>
                <w:t>Killark</w:t>
              </w:r>
              <w:proofErr w:type="spellEnd"/>
              <w:r w:rsidRPr="00E017A6">
                <w:rPr>
                  <w:rFonts w:cs="Arial"/>
                  <w:szCs w:val="20"/>
                </w:rPr>
                <w:t xml:space="preserve"> Supervisor, who notifies the RPD PM by phone immediately.</w:t>
              </w:r>
            </w:ins>
          </w:p>
          <w:p w14:paraId="40CC6811" w14:textId="77777777" w:rsidR="00E017A6" w:rsidRPr="00E017A6" w:rsidRDefault="00E017A6" w:rsidP="00E017A6">
            <w:pPr>
              <w:numPr>
                <w:ilvl w:val="0"/>
                <w:numId w:val="8"/>
              </w:numPr>
              <w:rPr>
                <w:ins w:id="197" w:author="Alan Richardson" w:date="2026-02-09T16:32:00Z" w16du:dateUtc="2026-02-09T05:32:00Z"/>
                <w:rFonts w:cs="Arial"/>
                <w:szCs w:val="20"/>
              </w:rPr>
            </w:pPr>
            <w:ins w:id="198" w:author="Alan Richardson" w:date="2026-02-09T16:32:00Z" w16du:dateUtc="2026-02-09T05:32:00Z">
              <w:r w:rsidRPr="00E017A6">
                <w:rPr>
                  <w:rFonts w:cs="Arial"/>
                  <w:b/>
                  <w:bCs/>
                  <w:szCs w:val="20"/>
                </w:rPr>
                <w:t>Escalation to Hume Housing:</w:t>
              </w:r>
            </w:ins>
          </w:p>
          <w:p w14:paraId="7CC138BA" w14:textId="77777777" w:rsidR="00E017A6" w:rsidRPr="00E017A6" w:rsidRDefault="00E017A6" w:rsidP="00E017A6">
            <w:pPr>
              <w:numPr>
                <w:ilvl w:val="0"/>
                <w:numId w:val="8"/>
              </w:numPr>
              <w:rPr>
                <w:ins w:id="199" w:author="Alan Richardson" w:date="2026-02-09T16:32:00Z" w16du:dateUtc="2026-02-09T05:32:00Z"/>
                <w:rFonts w:cs="Arial"/>
                <w:szCs w:val="20"/>
              </w:rPr>
            </w:pPr>
            <w:ins w:id="200" w:author="Alan Richardson" w:date="2026-02-09T16:32:00Z" w16du:dateUtc="2026-02-09T05:32:00Z">
              <w:r w:rsidRPr="00E017A6">
                <w:rPr>
                  <w:rFonts w:cs="Arial"/>
                  <w:b/>
                  <w:bCs/>
                  <w:szCs w:val="20"/>
                </w:rPr>
                <w:t>Significant Breaches</w:t>
              </w:r>
              <w:r w:rsidRPr="00E017A6">
                <w:rPr>
                  <w:rFonts w:cs="Arial"/>
                  <w:szCs w:val="20"/>
                </w:rPr>
                <w:t xml:space="preserve"> (apparent scaffold entry): RPD will report to </w:t>
              </w:r>
              <w:r w:rsidRPr="00E017A6">
                <w:rPr>
                  <w:rFonts w:cs="Arial"/>
                  <w:b/>
                  <w:bCs/>
                  <w:szCs w:val="20"/>
                </w:rPr>
                <w:t>Hume Housing immediately</w:t>
              </w:r>
              <w:r w:rsidRPr="00E017A6">
                <w:rPr>
                  <w:rFonts w:cs="Arial"/>
                  <w:szCs w:val="20"/>
                </w:rPr>
                <w:t>.</w:t>
              </w:r>
            </w:ins>
          </w:p>
          <w:p w14:paraId="1BAA2EA2" w14:textId="77777777" w:rsidR="00E017A6" w:rsidRPr="00E017A6" w:rsidRDefault="00E017A6" w:rsidP="00E017A6">
            <w:pPr>
              <w:numPr>
                <w:ilvl w:val="0"/>
                <w:numId w:val="8"/>
              </w:numPr>
              <w:rPr>
                <w:ins w:id="201" w:author="Alan Richardson" w:date="2026-02-09T16:32:00Z" w16du:dateUtc="2026-02-09T05:32:00Z"/>
                <w:rFonts w:cs="Arial"/>
                <w:szCs w:val="20"/>
              </w:rPr>
            </w:pPr>
            <w:ins w:id="202" w:author="Alan Richardson" w:date="2026-02-09T16:32:00Z" w16du:dateUtc="2026-02-09T05:32:00Z">
              <w:r w:rsidRPr="00E017A6">
                <w:rPr>
                  <w:rFonts w:cs="Arial"/>
                  <w:b/>
                  <w:bCs/>
                  <w:szCs w:val="20"/>
                </w:rPr>
                <w:t>Minimal Breaches</w:t>
              </w:r>
              <w:r w:rsidRPr="00E017A6">
                <w:rPr>
                  <w:rFonts w:cs="Arial"/>
                  <w:szCs w:val="20"/>
                </w:rPr>
                <w:t xml:space="preserve"> (tampering without entry): RPD will record these in the incident register; breaches are reported to Hume Housing </w:t>
              </w:r>
              <w:r w:rsidRPr="00E017A6">
                <w:rPr>
                  <w:rFonts w:cs="Arial"/>
                  <w:b/>
                  <w:bCs/>
                  <w:szCs w:val="20"/>
                </w:rPr>
                <w:t>immediately upon recurrence</w:t>
              </w:r>
              <w:r w:rsidRPr="00E017A6">
                <w:rPr>
                  <w:rFonts w:cs="Arial"/>
                  <w:szCs w:val="20"/>
                </w:rPr>
                <w:t>.</w:t>
              </w:r>
            </w:ins>
          </w:p>
          <w:p w14:paraId="43E96001" w14:textId="77777777" w:rsidR="00E017A6" w:rsidRPr="00B16893" w:rsidRDefault="00E017A6" w:rsidP="00E017A6">
            <w:pPr>
              <w:autoSpaceDE w:val="0"/>
              <w:autoSpaceDN w:val="0"/>
              <w:adjustRightInd w:val="0"/>
              <w:rPr>
                <w:ins w:id="203" w:author="Alan Richardson" w:date="2026-02-09T16:32:00Z" w16du:dateUtc="2026-02-09T05:32:00Z"/>
                <w:rFonts w:cs="Arial"/>
                <w:szCs w:val="20"/>
              </w:rPr>
            </w:pPr>
          </w:p>
        </w:tc>
        <w:tc>
          <w:tcPr>
            <w:tcW w:w="383" w:type="pct"/>
            <w:shd w:val="clear" w:color="auto" w:fill="00FA24"/>
            <w:vAlign w:val="center"/>
            <w:tcPrChange w:id="204" w:author="Alan Richardson" w:date="2026-02-09T16:33:00Z" w16du:dateUtc="2026-02-09T05:33:00Z">
              <w:tcPr>
                <w:tcW w:w="383" w:type="pct"/>
                <w:gridSpan w:val="2"/>
                <w:shd w:val="clear" w:color="auto" w:fill="00FA24"/>
                <w:vAlign w:val="center"/>
              </w:tcPr>
            </w:tcPrChange>
          </w:tcPr>
          <w:p w14:paraId="6ACBC874" w14:textId="77777777" w:rsidR="00E017A6" w:rsidRDefault="00E017A6" w:rsidP="00E017A6">
            <w:pPr>
              <w:jc w:val="center"/>
              <w:rPr>
                <w:ins w:id="205" w:author="Alan Richardson" w:date="2026-02-09T16:32:00Z" w16du:dateUtc="2026-02-09T05:32:00Z"/>
                <w:rFonts w:cs="Arial"/>
                <w:szCs w:val="20"/>
              </w:rPr>
            </w:pPr>
            <w:ins w:id="206" w:author="Alan Richardson" w:date="2026-02-09T16:32:00Z" w16du:dateUtc="2026-02-09T05:32:00Z">
              <w:r>
                <w:rPr>
                  <w:rFonts w:cs="Arial"/>
                  <w:szCs w:val="20"/>
                </w:rPr>
                <w:t>Low</w:t>
              </w:r>
            </w:ins>
          </w:p>
          <w:p w14:paraId="6B14E4EC" w14:textId="26D5EE8C" w:rsidR="00E017A6" w:rsidRDefault="00E017A6" w:rsidP="00E017A6">
            <w:pPr>
              <w:jc w:val="center"/>
              <w:rPr>
                <w:ins w:id="207" w:author="Alan Richardson" w:date="2026-02-09T16:32:00Z" w16du:dateUtc="2026-02-09T05:32:00Z"/>
                <w:rFonts w:cs="Arial"/>
                <w:szCs w:val="20"/>
              </w:rPr>
            </w:pPr>
            <w:ins w:id="208" w:author="Alan Richardson" w:date="2026-02-09T16:32:00Z" w16du:dateUtc="2026-02-09T05:32:00Z">
              <w:r>
                <w:rPr>
                  <w:rFonts w:cs="Arial"/>
                  <w:szCs w:val="20"/>
                </w:rPr>
                <w:t>(2)</w:t>
              </w:r>
            </w:ins>
          </w:p>
        </w:tc>
        <w:tc>
          <w:tcPr>
            <w:tcW w:w="494" w:type="pct"/>
            <w:shd w:val="clear" w:color="auto" w:fill="FFFFFF" w:themeFill="background1"/>
            <w:vAlign w:val="center"/>
            <w:tcPrChange w:id="209" w:author="Alan Richardson" w:date="2026-02-09T16:33:00Z" w16du:dateUtc="2026-02-09T05:33:00Z">
              <w:tcPr>
                <w:tcW w:w="494" w:type="pct"/>
                <w:gridSpan w:val="2"/>
                <w:shd w:val="clear" w:color="auto" w:fill="FFFFFF" w:themeFill="background1"/>
                <w:vAlign w:val="center"/>
              </w:tcPr>
            </w:tcPrChange>
          </w:tcPr>
          <w:p w14:paraId="1B9F146B" w14:textId="782D339E" w:rsidR="00E017A6" w:rsidRPr="00201071" w:rsidRDefault="00E017A6" w:rsidP="00E017A6">
            <w:pPr>
              <w:jc w:val="center"/>
              <w:rPr>
                <w:ins w:id="210" w:author="Alan Richardson" w:date="2026-02-09T16:32:00Z" w16du:dateUtc="2026-02-09T05:32:00Z"/>
                <w:rFonts w:cs="Arial"/>
                <w:szCs w:val="20"/>
              </w:rPr>
            </w:pPr>
            <w:ins w:id="211" w:author="Alan Richardson" w:date="2026-02-09T16:32:00Z" w16du:dateUtc="2026-02-09T05:32:00Z">
              <w:r>
                <w:rPr>
                  <w:rFonts w:cs="Arial"/>
                  <w:szCs w:val="20"/>
                </w:rPr>
                <w:t xml:space="preserve">Supervisors </w:t>
              </w:r>
            </w:ins>
          </w:p>
        </w:tc>
      </w:tr>
      <w:tr w:rsidR="006A4C01" w:rsidRPr="00323DBA" w14:paraId="77098036" w14:textId="77777777" w:rsidTr="002574E9">
        <w:trPr>
          <w:cantSplit/>
          <w:trHeight w:val="1260"/>
        </w:trPr>
        <w:tc>
          <w:tcPr>
            <w:tcW w:w="676" w:type="pct"/>
            <w:vMerge w:val="restart"/>
            <w:vAlign w:val="center"/>
          </w:tcPr>
          <w:p w14:paraId="0E2E9537" w14:textId="3C6E820C" w:rsidR="006A4C01" w:rsidRPr="00323DBA" w:rsidRDefault="006A4C01" w:rsidP="004A379F">
            <w:pPr>
              <w:rPr>
                <w:rFonts w:cs="Arial"/>
                <w:szCs w:val="20"/>
              </w:rPr>
            </w:pPr>
            <w:r w:rsidRPr="009779A8">
              <w:rPr>
                <w:rFonts w:cs="Arial"/>
                <w:szCs w:val="20"/>
              </w:rPr>
              <w:t>Accessing and securing the site</w:t>
            </w:r>
          </w:p>
        </w:tc>
        <w:tc>
          <w:tcPr>
            <w:tcW w:w="802" w:type="pct"/>
            <w:vAlign w:val="center"/>
          </w:tcPr>
          <w:p w14:paraId="2C1F0DBD" w14:textId="6C31B026" w:rsidR="006A4C01" w:rsidRPr="00323DBA" w:rsidRDefault="006A4C01" w:rsidP="00B16893">
            <w:pPr>
              <w:tabs>
                <w:tab w:val="center" w:pos="4320"/>
                <w:tab w:val="right" w:pos="8640"/>
              </w:tabs>
              <w:rPr>
                <w:rFonts w:cs="Arial"/>
                <w:szCs w:val="20"/>
              </w:rPr>
            </w:pPr>
            <w:r>
              <w:rPr>
                <w:rFonts w:cs="Arial"/>
                <w:szCs w:val="20"/>
              </w:rPr>
              <w:t>Slips, trips and falls</w:t>
            </w:r>
          </w:p>
        </w:tc>
        <w:tc>
          <w:tcPr>
            <w:tcW w:w="432" w:type="pct"/>
            <w:tcBorders>
              <w:bottom w:val="single" w:sz="4" w:space="0" w:color="auto"/>
            </w:tcBorders>
            <w:shd w:val="clear" w:color="auto" w:fill="FFFF00"/>
            <w:vAlign w:val="center"/>
          </w:tcPr>
          <w:p w14:paraId="13E92C11" w14:textId="77777777" w:rsidR="004A379F" w:rsidRDefault="004A379F" w:rsidP="004A379F">
            <w:pPr>
              <w:jc w:val="center"/>
              <w:rPr>
                <w:rFonts w:cs="Arial"/>
                <w:szCs w:val="20"/>
              </w:rPr>
            </w:pPr>
            <w:r>
              <w:rPr>
                <w:rFonts w:cs="Arial"/>
                <w:szCs w:val="20"/>
              </w:rPr>
              <w:t>Medium</w:t>
            </w:r>
          </w:p>
          <w:p w14:paraId="3E5ECC53" w14:textId="734C37AD" w:rsidR="006A4C01" w:rsidRPr="00323DBA" w:rsidRDefault="004A379F" w:rsidP="004A379F">
            <w:pPr>
              <w:jc w:val="center"/>
              <w:rPr>
                <w:rFonts w:cs="Arial"/>
                <w:szCs w:val="20"/>
              </w:rPr>
            </w:pPr>
            <w:r>
              <w:rPr>
                <w:rFonts w:cs="Arial"/>
                <w:szCs w:val="20"/>
              </w:rPr>
              <w:t>(3)</w:t>
            </w:r>
          </w:p>
        </w:tc>
        <w:tc>
          <w:tcPr>
            <w:tcW w:w="2213" w:type="pct"/>
            <w:shd w:val="clear" w:color="auto" w:fill="FFFFFF" w:themeFill="background1"/>
            <w:vAlign w:val="center"/>
          </w:tcPr>
          <w:p w14:paraId="6A6F489F" w14:textId="0077C789" w:rsidR="006A4C01" w:rsidRPr="00B16893" w:rsidRDefault="006A4C01" w:rsidP="0008311A">
            <w:pPr>
              <w:autoSpaceDE w:val="0"/>
              <w:autoSpaceDN w:val="0"/>
              <w:adjustRightInd w:val="0"/>
              <w:rPr>
                <w:rFonts w:cs="Arial"/>
                <w:szCs w:val="20"/>
              </w:rPr>
            </w:pPr>
            <w:r w:rsidRPr="00B16893">
              <w:rPr>
                <w:rFonts w:cs="Arial"/>
                <w:szCs w:val="20"/>
              </w:rPr>
              <w:t>All workers to wear steel capped boots.</w:t>
            </w:r>
          </w:p>
          <w:p w14:paraId="4A41F632" w14:textId="77777777" w:rsidR="006A4C01" w:rsidRPr="00B16893" w:rsidRDefault="006A4C01" w:rsidP="0008311A">
            <w:pPr>
              <w:autoSpaceDE w:val="0"/>
              <w:autoSpaceDN w:val="0"/>
              <w:adjustRightInd w:val="0"/>
              <w:rPr>
                <w:rFonts w:cs="Arial"/>
                <w:szCs w:val="20"/>
              </w:rPr>
            </w:pPr>
            <w:r w:rsidRPr="00B16893">
              <w:rPr>
                <w:rFonts w:cs="Arial"/>
                <w:szCs w:val="20"/>
              </w:rPr>
              <w:t>Onsite inductions to be completed prior to entering the job including identification of any slip trip and fall hazards.</w:t>
            </w:r>
          </w:p>
          <w:p w14:paraId="55D15CA0" w14:textId="5F8EAE5C" w:rsidR="006A4C01" w:rsidRPr="00B16893" w:rsidRDefault="006A4C01" w:rsidP="0008311A">
            <w:pPr>
              <w:pStyle w:val="NormalTableHeading"/>
              <w:spacing w:before="0" w:after="0"/>
              <w:rPr>
                <w:rFonts w:ascii="Arial" w:hAnsi="Arial" w:cs="Arial"/>
                <w:b w:val="0"/>
                <w:color w:val="auto"/>
                <w:sz w:val="20"/>
              </w:rPr>
            </w:pPr>
            <w:r w:rsidRPr="00B16893">
              <w:rPr>
                <w:rFonts w:ascii="Arial" w:hAnsi="Arial" w:cs="Arial"/>
                <w:b w:val="0"/>
                <w:sz w:val="20"/>
              </w:rPr>
              <w:t xml:space="preserve">Ensure the work area is clear and free of slip, trip and fall hazards </w:t>
            </w:r>
          </w:p>
        </w:tc>
        <w:tc>
          <w:tcPr>
            <w:tcW w:w="383" w:type="pct"/>
            <w:shd w:val="clear" w:color="auto" w:fill="00FA24"/>
            <w:vAlign w:val="center"/>
          </w:tcPr>
          <w:p w14:paraId="4A8F721A" w14:textId="77777777" w:rsidR="004A379F" w:rsidRDefault="004A379F" w:rsidP="004A379F">
            <w:pPr>
              <w:jc w:val="center"/>
              <w:rPr>
                <w:rFonts w:cs="Arial"/>
                <w:szCs w:val="20"/>
              </w:rPr>
            </w:pPr>
            <w:r>
              <w:rPr>
                <w:rFonts w:cs="Arial"/>
                <w:szCs w:val="20"/>
              </w:rPr>
              <w:t>Low</w:t>
            </w:r>
          </w:p>
          <w:p w14:paraId="5BDB431C" w14:textId="7C1933EC" w:rsidR="006A4C01" w:rsidRPr="00323DBA" w:rsidRDefault="004A379F" w:rsidP="004A379F">
            <w:pPr>
              <w:autoSpaceDE w:val="0"/>
              <w:autoSpaceDN w:val="0"/>
              <w:adjustRightInd w:val="0"/>
              <w:jc w:val="center"/>
              <w:rPr>
                <w:rFonts w:cs="Arial"/>
                <w:szCs w:val="20"/>
              </w:rPr>
            </w:pPr>
            <w:r>
              <w:rPr>
                <w:rFonts w:cs="Arial"/>
                <w:szCs w:val="20"/>
              </w:rPr>
              <w:t>(1)</w:t>
            </w:r>
          </w:p>
        </w:tc>
        <w:tc>
          <w:tcPr>
            <w:tcW w:w="494" w:type="pct"/>
            <w:shd w:val="clear" w:color="auto" w:fill="FFFFFF" w:themeFill="background1"/>
            <w:vAlign w:val="center"/>
          </w:tcPr>
          <w:p w14:paraId="05AA72F9" w14:textId="6536ABBC" w:rsidR="006A4C01" w:rsidRPr="00323DBA" w:rsidRDefault="006A4C01" w:rsidP="006A4C01">
            <w:pPr>
              <w:jc w:val="center"/>
              <w:rPr>
                <w:rFonts w:cs="Arial"/>
                <w:szCs w:val="20"/>
              </w:rPr>
            </w:pPr>
            <w:r w:rsidRPr="00201071">
              <w:rPr>
                <w:rFonts w:cs="Arial"/>
                <w:szCs w:val="20"/>
              </w:rPr>
              <w:t>Workers</w:t>
            </w:r>
          </w:p>
        </w:tc>
      </w:tr>
      <w:tr w:rsidR="006A4C01" w:rsidRPr="00323DBA" w14:paraId="79ABCEA1" w14:textId="77777777" w:rsidTr="002574E9">
        <w:trPr>
          <w:cantSplit/>
          <w:trHeight w:val="1263"/>
        </w:trPr>
        <w:tc>
          <w:tcPr>
            <w:tcW w:w="676" w:type="pct"/>
            <w:vMerge/>
            <w:vAlign w:val="center"/>
          </w:tcPr>
          <w:p w14:paraId="0F55CC9E" w14:textId="77777777" w:rsidR="006A4C01" w:rsidRPr="00323DBA" w:rsidRDefault="006A4C01" w:rsidP="0008311A">
            <w:pPr>
              <w:rPr>
                <w:rFonts w:cs="Arial"/>
                <w:szCs w:val="20"/>
              </w:rPr>
            </w:pPr>
          </w:p>
        </w:tc>
        <w:tc>
          <w:tcPr>
            <w:tcW w:w="802" w:type="pct"/>
            <w:vAlign w:val="center"/>
          </w:tcPr>
          <w:p w14:paraId="5F3E2F7B" w14:textId="493F8A1B" w:rsidR="006A4C01" w:rsidRPr="009779A8" w:rsidRDefault="006A4C01" w:rsidP="0008311A">
            <w:pPr>
              <w:tabs>
                <w:tab w:val="center" w:pos="4320"/>
                <w:tab w:val="right" w:pos="8640"/>
              </w:tabs>
              <w:rPr>
                <w:rFonts w:cs="Arial"/>
                <w:szCs w:val="20"/>
              </w:rPr>
            </w:pPr>
            <w:r w:rsidRPr="009779A8">
              <w:rPr>
                <w:rFonts w:cs="Arial"/>
                <w:szCs w:val="20"/>
              </w:rPr>
              <w:t xml:space="preserve">Weather conditions </w:t>
            </w:r>
          </w:p>
          <w:p w14:paraId="69977947" w14:textId="248EE241" w:rsidR="006A4C01" w:rsidRPr="00323DBA" w:rsidRDefault="006A4C01" w:rsidP="0008311A">
            <w:pPr>
              <w:rPr>
                <w:rFonts w:cs="Arial"/>
                <w:szCs w:val="20"/>
              </w:rPr>
            </w:pPr>
            <w:r w:rsidRPr="009779A8">
              <w:rPr>
                <w:rFonts w:cs="Arial"/>
                <w:szCs w:val="20"/>
              </w:rPr>
              <w:t>I.e. heat stroke, dehydra</w:t>
            </w:r>
            <w:r>
              <w:rPr>
                <w:rFonts w:cs="Arial"/>
                <w:szCs w:val="20"/>
              </w:rPr>
              <w:t>tion, skin cancer, sun burn etc</w:t>
            </w:r>
            <w:r w:rsidRPr="009779A8">
              <w:rPr>
                <w:rFonts w:cs="Arial"/>
                <w:szCs w:val="20"/>
              </w:rPr>
              <w:t xml:space="preserve"> </w:t>
            </w:r>
          </w:p>
        </w:tc>
        <w:tc>
          <w:tcPr>
            <w:tcW w:w="432" w:type="pct"/>
            <w:tcBorders>
              <w:bottom w:val="single" w:sz="4" w:space="0" w:color="auto"/>
            </w:tcBorders>
            <w:shd w:val="clear" w:color="auto" w:fill="FFFF00"/>
            <w:vAlign w:val="center"/>
          </w:tcPr>
          <w:p w14:paraId="4E00EE32" w14:textId="77777777" w:rsidR="004A379F" w:rsidRDefault="004A379F" w:rsidP="004A379F">
            <w:pPr>
              <w:jc w:val="center"/>
              <w:rPr>
                <w:rFonts w:cs="Arial"/>
                <w:szCs w:val="20"/>
              </w:rPr>
            </w:pPr>
            <w:r>
              <w:rPr>
                <w:rFonts w:cs="Arial"/>
                <w:szCs w:val="20"/>
              </w:rPr>
              <w:t>Medium</w:t>
            </w:r>
          </w:p>
          <w:p w14:paraId="73147540" w14:textId="14BEC1DE" w:rsidR="006A4C01" w:rsidRPr="00323DBA" w:rsidRDefault="004A379F" w:rsidP="004A379F">
            <w:pPr>
              <w:jc w:val="center"/>
              <w:rPr>
                <w:rFonts w:cs="Arial"/>
                <w:szCs w:val="20"/>
              </w:rPr>
            </w:pPr>
            <w:r>
              <w:rPr>
                <w:rFonts w:cs="Arial"/>
                <w:szCs w:val="20"/>
              </w:rPr>
              <w:t>(3)</w:t>
            </w:r>
          </w:p>
        </w:tc>
        <w:tc>
          <w:tcPr>
            <w:tcW w:w="2213" w:type="pct"/>
            <w:shd w:val="clear" w:color="auto" w:fill="FFFFFF" w:themeFill="background1"/>
            <w:vAlign w:val="center"/>
          </w:tcPr>
          <w:p w14:paraId="4A556506" w14:textId="77777777" w:rsidR="006A4C01" w:rsidRPr="00B16893" w:rsidRDefault="006A4C01" w:rsidP="0008311A">
            <w:pPr>
              <w:rPr>
                <w:rFonts w:cs="Arial"/>
                <w:szCs w:val="20"/>
              </w:rPr>
            </w:pPr>
            <w:r w:rsidRPr="00B16893">
              <w:rPr>
                <w:rFonts w:cs="Arial"/>
                <w:szCs w:val="20"/>
              </w:rPr>
              <w:t>Workers must remain hydrated through regularly drinking water.</w:t>
            </w:r>
          </w:p>
          <w:p w14:paraId="49116747" w14:textId="77777777" w:rsidR="006A4C01" w:rsidRPr="00B16893" w:rsidRDefault="006A4C01" w:rsidP="0008311A">
            <w:pPr>
              <w:rPr>
                <w:rFonts w:cs="Arial"/>
                <w:szCs w:val="20"/>
              </w:rPr>
            </w:pPr>
            <w:r w:rsidRPr="00B16893">
              <w:rPr>
                <w:rFonts w:cs="Arial"/>
                <w:szCs w:val="20"/>
              </w:rPr>
              <w:t xml:space="preserve">Workers to stay out of sun where possible and implement rest breaks or job rotation where necessary. </w:t>
            </w:r>
          </w:p>
          <w:p w14:paraId="72E31DFF" w14:textId="3BB3EF4D" w:rsidR="006A4C01" w:rsidRPr="00B16893" w:rsidRDefault="006A4C01" w:rsidP="0008311A">
            <w:pPr>
              <w:pStyle w:val="NormalTableHeading"/>
              <w:spacing w:before="0" w:after="0"/>
              <w:rPr>
                <w:rFonts w:ascii="Arial" w:hAnsi="Arial" w:cs="Arial"/>
                <w:b w:val="0"/>
                <w:color w:val="auto"/>
                <w:sz w:val="20"/>
              </w:rPr>
            </w:pPr>
            <w:r w:rsidRPr="00B16893">
              <w:rPr>
                <w:rFonts w:ascii="Arial" w:hAnsi="Arial" w:cs="Arial"/>
                <w:b w:val="0"/>
                <w:sz w:val="20"/>
              </w:rPr>
              <w:t xml:space="preserve">Workers must wear appropriate PPE </w:t>
            </w:r>
            <w:proofErr w:type="gramStart"/>
            <w:r w:rsidRPr="00B16893">
              <w:rPr>
                <w:rFonts w:ascii="Arial" w:hAnsi="Arial" w:cs="Arial"/>
                <w:b w:val="0"/>
                <w:sz w:val="20"/>
              </w:rPr>
              <w:t>including:</w:t>
            </w:r>
            <w:proofErr w:type="gramEnd"/>
            <w:r w:rsidRPr="00B16893">
              <w:rPr>
                <w:rFonts w:ascii="Arial" w:hAnsi="Arial" w:cs="Arial"/>
                <w:b w:val="0"/>
                <w:sz w:val="20"/>
              </w:rPr>
              <w:t xml:space="preserve"> sun cream, sun hats, and tinted safety glasses while working outside.</w:t>
            </w:r>
          </w:p>
        </w:tc>
        <w:tc>
          <w:tcPr>
            <w:tcW w:w="383" w:type="pct"/>
            <w:shd w:val="clear" w:color="auto" w:fill="00FA24"/>
            <w:vAlign w:val="center"/>
          </w:tcPr>
          <w:p w14:paraId="6DE9D4D3" w14:textId="77777777" w:rsidR="004A379F" w:rsidRDefault="004A379F" w:rsidP="004A379F">
            <w:pPr>
              <w:jc w:val="center"/>
              <w:rPr>
                <w:rFonts w:cs="Arial"/>
                <w:szCs w:val="20"/>
              </w:rPr>
            </w:pPr>
            <w:r>
              <w:rPr>
                <w:rFonts w:cs="Arial"/>
                <w:szCs w:val="20"/>
              </w:rPr>
              <w:t>Low</w:t>
            </w:r>
          </w:p>
          <w:p w14:paraId="0E02A252" w14:textId="3E9698AA" w:rsidR="006A4C01" w:rsidRPr="00323DBA" w:rsidRDefault="004A379F" w:rsidP="004A379F">
            <w:pPr>
              <w:autoSpaceDE w:val="0"/>
              <w:autoSpaceDN w:val="0"/>
              <w:adjustRightInd w:val="0"/>
              <w:jc w:val="center"/>
              <w:rPr>
                <w:rFonts w:cs="Arial"/>
                <w:szCs w:val="20"/>
              </w:rPr>
            </w:pPr>
            <w:r>
              <w:rPr>
                <w:rFonts w:cs="Arial"/>
                <w:szCs w:val="20"/>
              </w:rPr>
              <w:t>(1)</w:t>
            </w:r>
          </w:p>
        </w:tc>
        <w:tc>
          <w:tcPr>
            <w:tcW w:w="494" w:type="pct"/>
            <w:shd w:val="clear" w:color="auto" w:fill="FFFFFF" w:themeFill="background1"/>
            <w:vAlign w:val="center"/>
          </w:tcPr>
          <w:p w14:paraId="1619DFCF" w14:textId="7D67316C" w:rsidR="006A4C01" w:rsidRPr="00323DBA" w:rsidRDefault="006A4C01" w:rsidP="006A4C01">
            <w:pPr>
              <w:jc w:val="center"/>
              <w:rPr>
                <w:rFonts w:cs="Arial"/>
                <w:szCs w:val="20"/>
              </w:rPr>
            </w:pPr>
            <w:r w:rsidRPr="00201071">
              <w:rPr>
                <w:rFonts w:cs="Arial"/>
                <w:szCs w:val="20"/>
              </w:rPr>
              <w:t>Workers</w:t>
            </w:r>
          </w:p>
        </w:tc>
      </w:tr>
      <w:tr w:rsidR="006A4C01" w:rsidRPr="00323DBA" w14:paraId="43B66F9A" w14:textId="77777777" w:rsidTr="006A4C01">
        <w:trPr>
          <w:cantSplit/>
          <w:trHeight w:val="486"/>
        </w:trPr>
        <w:tc>
          <w:tcPr>
            <w:tcW w:w="676" w:type="pct"/>
            <w:vMerge/>
            <w:vAlign w:val="center"/>
          </w:tcPr>
          <w:p w14:paraId="56F01B9D" w14:textId="77777777" w:rsidR="006A4C01" w:rsidRPr="00323DBA" w:rsidRDefault="006A4C01" w:rsidP="0008311A">
            <w:pPr>
              <w:rPr>
                <w:rFonts w:cs="Arial"/>
                <w:szCs w:val="20"/>
              </w:rPr>
            </w:pPr>
          </w:p>
        </w:tc>
        <w:tc>
          <w:tcPr>
            <w:tcW w:w="802" w:type="pct"/>
            <w:vAlign w:val="center"/>
          </w:tcPr>
          <w:p w14:paraId="54603E1C" w14:textId="5A3175F9" w:rsidR="006A4C01" w:rsidRPr="00323DBA" w:rsidRDefault="006A4C01" w:rsidP="0008311A">
            <w:pPr>
              <w:rPr>
                <w:rFonts w:cs="Arial"/>
                <w:szCs w:val="20"/>
              </w:rPr>
            </w:pPr>
            <w:r w:rsidRPr="009779A8">
              <w:rPr>
                <w:rFonts w:cs="Arial"/>
                <w:color w:val="000000"/>
                <w:szCs w:val="20"/>
              </w:rPr>
              <w:t>Environmental contamination i.e. erosion and sediment</w:t>
            </w:r>
          </w:p>
        </w:tc>
        <w:tc>
          <w:tcPr>
            <w:tcW w:w="432" w:type="pct"/>
            <w:tcBorders>
              <w:bottom w:val="single" w:sz="4" w:space="0" w:color="auto"/>
            </w:tcBorders>
            <w:shd w:val="clear" w:color="auto" w:fill="FFFF00"/>
            <w:vAlign w:val="center"/>
          </w:tcPr>
          <w:p w14:paraId="752022FC" w14:textId="77777777" w:rsidR="004A379F" w:rsidRDefault="004A379F" w:rsidP="004A379F">
            <w:pPr>
              <w:jc w:val="center"/>
              <w:rPr>
                <w:rFonts w:cs="Arial"/>
                <w:szCs w:val="20"/>
              </w:rPr>
            </w:pPr>
            <w:r>
              <w:rPr>
                <w:rFonts w:cs="Arial"/>
                <w:szCs w:val="20"/>
              </w:rPr>
              <w:t>Medium</w:t>
            </w:r>
          </w:p>
          <w:p w14:paraId="0B3B9D7A" w14:textId="6CEB065F" w:rsidR="006A4C01" w:rsidRPr="00323DBA" w:rsidRDefault="004A379F" w:rsidP="004A379F">
            <w:pPr>
              <w:jc w:val="center"/>
              <w:rPr>
                <w:rFonts w:cs="Arial"/>
                <w:szCs w:val="20"/>
              </w:rPr>
            </w:pPr>
            <w:r>
              <w:rPr>
                <w:rFonts w:cs="Arial"/>
                <w:szCs w:val="20"/>
              </w:rPr>
              <w:t>(3)</w:t>
            </w:r>
          </w:p>
        </w:tc>
        <w:tc>
          <w:tcPr>
            <w:tcW w:w="2213" w:type="pct"/>
            <w:shd w:val="clear" w:color="auto" w:fill="FFFFFF" w:themeFill="background1"/>
            <w:vAlign w:val="center"/>
          </w:tcPr>
          <w:p w14:paraId="14BF31AB" w14:textId="2BEC1906" w:rsidR="006A4C01" w:rsidRPr="00B16893" w:rsidRDefault="006A4C01" w:rsidP="0008311A">
            <w:pPr>
              <w:rPr>
                <w:rFonts w:cs="Arial"/>
                <w:szCs w:val="20"/>
              </w:rPr>
            </w:pPr>
            <w:r w:rsidRPr="00B16893">
              <w:rPr>
                <w:rFonts w:cs="Arial"/>
                <w:szCs w:val="20"/>
              </w:rPr>
              <w:t>Where possible works to be timed to avoid rain</w:t>
            </w:r>
          </w:p>
          <w:p w14:paraId="05E12087" w14:textId="77777777" w:rsidR="006A4C01" w:rsidRPr="00B16893" w:rsidRDefault="006A4C01" w:rsidP="0008311A">
            <w:pPr>
              <w:rPr>
                <w:rFonts w:cs="Arial"/>
                <w:szCs w:val="20"/>
              </w:rPr>
            </w:pPr>
            <w:r w:rsidRPr="00B16893">
              <w:rPr>
                <w:rFonts w:cs="Arial"/>
                <w:szCs w:val="20"/>
              </w:rPr>
              <w:t xml:space="preserve">Sandbags to be used to slow runoff and contain sediment </w:t>
            </w:r>
          </w:p>
          <w:p w14:paraId="09151AFA" w14:textId="28A97F63" w:rsidR="006A4C01" w:rsidRPr="00B16893" w:rsidRDefault="006A4C01" w:rsidP="0008311A">
            <w:pPr>
              <w:pStyle w:val="NormalTableHeading"/>
              <w:spacing w:before="0" w:after="0"/>
              <w:rPr>
                <w:rFonts w:ascii="Arial" w:hAnsi="Arial" w:cs="Arial"/>
                <w:b w:val="0"/>
                <w:color w:val="auto"/>
                <w:sz w:val="20"/>
              </w:rPr>
            </w:pPr>
            <w:r w:rsidRPr="00B16893">
              <w:rPr>
                <w:rFonts w:ascii="Arial" w:hAnsi="Arial" w:cs="Arial"/>
                <w:b w:val="0"/>
                <w:sz w:val="20"/>
              </w:rPr>
              <w:t xml:space="preserve">Workers to follow the project environmental requirements (where required) </w:t>
            </w:r>
          </w:p>
        </w:tc>
        <w:tc>
          <w:tcPr>
            <w:tcW w:w="383" w:type="pct"/>
            <w:tcBorders>
              <w:bottom w:val="single" w:sz="4" w:space="0" w:color="auto"/>
            </w:tcBorders>
            <w:shd w:val="clear" w:color="auto" w:fill="00FA24"/>
            <w:vAlign w:val="center"/>
          </w:tcPr>
          <w:p w14:paraId="326B8EE5" w14:textId="77777777" w:rsidR="004A379F" w:rsidRDefault="004A379F" w:rsidP="004A379F">
            <w:pPr>
              <w:jc w:val="center"/>
              <w:rPr>
                <w:rFonts w:cs="Arial"/>
                <w:szCs w:val="20"/>
              </w:rPr>
            </w:pPr>
            <w:r>
              <w:rPr>
                <w:rFonts w:cs="Arial"/>
                <w:szCs w:val="20"/>
              </w:rPr>
              <w:t>Low</w:t>
            </w:r>
          </w:p>
          <w:p w14:paraId="09B8B181" w14:textId="6355B890" w:rsidR="006A4C01" w:rsidRPr="00323DBA" w:rsidRDefault="004A379F" w:rsidP="004A379F">
            <w:pPr>
              <w:autoSpaceDE w:val="0"/>
              <w:autoSpaceDN w:val="0"/>
              <w:adjustRightInd w:val="0"/>
              <w:jc w:val="center"/>
              <w:rPr>
                <w:rFonts w:cs="Arial"/>
                <w:szCs w:val="20"/>
              </w:rPr>
            </w:pPr>
            <w:r>
              <w:rPr>
                <w:rFonts w:cs="Arial"/>
                <w:szCs w:val="20"/>
              </w:rPr>
              <w:t>(1)</w:t>
            </w:r>
          </w:p>
        </w:tc>
        <w:tc>
          <w:tcPr>
            <w:tcW w:w="494" w:type="pct"/>
            <w:shd w:val="clear" w:color="auto" w:fill="FFFFFF" w:themeFill="background1"/>
            <w:vAlign w:val="center"/>
          </w:tcPr>
          <w:p w14:paraId="0D7E5CAF" w14:textId="7ADFEC2D" w:rsidR="006A4C01" w:rsidRPr="00323DBA" w:rsidRDefault="006A4C01" w:rsidP="006A4C01">
            <w:pPr>
              <w:jc w:val="center"/>
              <w:rPr>
                <w:rFonts w:cs="Arial"/>
                <w:szCs w:val="20"/>
              </w:rPr>
            </w:pPr>
            <w:r w:rsidRPr="00201071">
              <w:rPr>
                <w:rFonts w:cs="Arial"/>
                <w:szCs w:val="20"/>
              </w:rPr>
              <w:t>Workers</w:t>
            </w:r>
          </w:p>
        </w:tc>
      </w:tr>
      <w:tr w:rsidR="004A379F" w:rsidRPr="00323DBA" w14:paraId="72628C75" w14:textId="77777777" w:rsidTr="006A4C01">
        <w:trPr>
          <w:cantSplit/>
          <w:trHeight w:val="486"/>
        </w:trPr>
        <w:tc>
          <w:tcPr>
            <w:tcW w:w="676" w:type="pct"/>
            <w:vMerge w:val="restart"/>
            <w:vAlign w:val="center"/>
          </w:tcPr>
          <w:p w14:paraId="76942FCE" w14:textId="23DDC6EA" w:rsidR="004A379F" w:rsidRPr="00323DBA" w:rsidRDefault="004A379F" w:rsidP="0008311A">
            <w:pPr>
              <w:rPr>
                <w:rFonts w:cs="Arial"/>
                <w:szCs w:val="20"/>
              </w:rPr>
            </w:pPr>
            <w:r w:rsidRPr="009779A8">
              <w:rPr>
                <w:rFonts w:cs="Arial"/>
                <w:szCs w:val="20"/>
              </w:rPr>
              <w:t>Accessing and securing the site</w:t>
            </w:r>
          </w:p>
        </w:tc>
        <w:tc>
          <w:tcPr>
            <w:tcW w:w="802" w:type="pct"/>
            <w:vAlign w:val="center"/>
          </w:tcPr>
          <w:p w14:paraId="23C34805" w14:textId="7516B3DD" w:rsidR="004A379F" w:rsidRDefault="004A379F" w:rsidP="0008311A">
            <w:pPr>
              <w:rPr>
                <w:rFonts w:cs="Arial"/>
                <w:color w:val="000000"/>
                <w:szCs w:val="20"/>
              </w:rPr>
            </w:pPr>
            <w:proofErr w:type="gramStart"/>
            <w:r w:rsidRPr="009779A8">
              <w:rPr>
                <w:rFonts w:cs="Arial"/>
                <w:color w:val="000000"/>
                <w:szCs w:val="20"/>
              </w:rPr>
              <w:t xml:space="preserve">Emergency </w:t>
            </w:r>
            <w:r>
              <w:rPr>
                <w:rFonts w:cs="Arial"/>
                <w:color w:val="000000"/>
                <w:szCs w:val="20"/>
              </w:rPr>
              <w:t>situation</w:t>
            </w:r>
            <w:proofErr w:type="gramEnd"/>
          </w:p>
          <w:p w14:paraId="2DFAE141" w14:textId="6ADA092B" w:rsidR="004A379F" w:rsidRPr="00323DBA" w:rsidRDefault="004A379F" w:rsidP="00B16893">
            <w:pPr>
              <w:rPr>
                <w:rFonts w:cs="Arial"/>
                <w:szCs w:val="20"/>
              </w:rPr>
            </w:pPr>
            <w:r>
              <w:rPr>
                <w:rFonts w:cs="Arial"/>
                <w:color w:val="000000"/>
                <w:szCs w:val="20"/>
              </w:rPr>
              <w:t>Unfamiliar with emergency procedures</w:t>
            </w:r>
          </w:p>
        </w:tc>
        <w:tc>
          <w:tcPr>
            <w:tcW w:w="432" w:type="pct"/>
            <w:tcBorders>
              <w:bottom w:val="single" w:sz="4" w:space="0" w:color="auto"/>
            </w:tcBorders>
            <w:shd w:val="clear" w:color="auto" w:fill="FFFF00"/>
            <w:vAlign w:val="center"/>
          </w:tcPr>
          <w:p w14:paraId="0F6048DA" w14:textId="77777777" w:rsidR="004A379F" w:rsidRDefault="004A379F" w:rsidP="004A379F">
            <w:pPr>
              <w:jc w:val="center"/>
              <w:rPr>
                <w:rFonts w:cs="Arial"/>
                <w:szCs w:val="20"/>
              </w:rPr>
            </w:pPr>
            <w:r>
              <w:rPr>
                <w:rFonts w:cs="Arial"/>
                <w:szCs w:val="20"/>
              </w:rPr>
              <w:t>Medium</w:t>
            </w:r>
          </w:p>
          <w:p w14:paraId="0CA0585A" w14:textId="7BD77AAE" w:rsidR="004A379F" w:rsidRPr="00323DBA" w:rsidRDefault="004A379F" w:rsidP="004A379F">
            <w:pPr>
              <w:jc w:val="center"/>
              <w:rPr>
                <w:rFonts w:cs="Arial"/>
                <w:szCs w:val="20"/>
              </w:rPr>
            </w:pPr>
            <w:r>
              <w:rPr>
                <w:rFonts w:cs="Arial"/>
                <w:szCs w:val="20"/>
              </w:rPr>
              <w:t>(3)</w:t>
            </w:r>
          </w:p>
        </w:tc>
        <w:tc>
          <w:tcPr>
            <w:tcW w:w="2213" w:type="pct"/>
            <w:shd w:val="clear" w:color="auto" w:fill="FFFFFF" w:themeFill="background1"/>
            <w:vAlign w:val="center"/>
          </w:tcPr>
          <w:p w14:paraId="2632311A" w14:textId="69DE53E1" w:rsidR="004A379F" w:rsidRPr="00B16893" w:rsidRDefault="004A379F" w:rsidP="0008311A">
            <w:pPr>
              <w:rPr>
                <w:rFonts w:cs="Arial"/>
                <w:szCs w:val="20"/>
              </w:rPr>
            </w:pPr>
            <w:r w:rsidRPr="00B16893">
              <w:rPr>
                <w:rFonts w:cs="Arial"/>
                <w:szCs w:val="20"/>
              </w:rPr>
              <w:t>All workers to ensure they are familiar with the emergency muster points of the site</w:t>
            </w:r>
          </w:p>
          <w:p w14:paraId="7E6A3116" w14:textId="6E9271C2" w:rsidR="004A379F" w:rsidRPr="00B16893" w:rsidRDefault="004A379F" w:rsidP="0008311A">
            <w:pPr>
              <w:pStyle w:val="NormalTableHeading"/>
              <w:spacing w:before="0" w:after="0"/>
              <w:rPr>
                <w:rFonts w:ascii="Arial" w:hAnsi="Arial" w:cs="Arial"/>
                <w:b w:val="0"/>
                <w:color w:val="auto"/>
                <w:sz w:val="20"/>
              </w:rPr>
            </w:pPr>
            <w:r w:rsidRPr="00B16893">
              <w:rPr>
                <w:rFonts w:ascii="Arial" w:hAnsi="Arial" w:cs="Arial"/>
                <w:b w:val="0"/>
                <w:sz w:val="20"/>
              </w:rPr>
              <w:t>All workers to follow the onsite emergency procedures as outlined at induction.</w:t>
            </w:r>
          </w:p>
        </w:tc>
        <w:tc>
          <w:tcPr>
            <w:tcW w:w="383" w:type="pct"/>
            <w:shd w:val="clear" w:color="auto" w:fill="00FA24"/>
            <w:vAlign w:val="center"/>
          </w:tcPr>
          <w:p w14:paraId="6A965031" w14:textId="77777777" w:rsidR="004A379F" w:rsidRDefault="004A379F" w:rsidP="004A379F">
            <w:pPr>
              <w:jc w:val="center"/>
              <w:rPr>
                <w:rFonts w:cs="Arial"/>
                <w:szCs w:val="20"/>
              </w:rPr>
            </w:pPr>
            <w:r>
              <w:rPr>
                <w:rFonts w:cs="Arial"/>
                <w:szCs w:val="20"/>
              </w:rPr>
              <w:t>Low</w:t>
            </w:r>
          </w:p>
          <w:p w14:paraId="4AEA0244" w14:textId="238F4683" w:rsidR="004A379F" w:rsidRPr="00323DBA" w:rsidRDefault="004A379F" w:rsidP="004A379F">
            <w:pPr>
              <w:autoSpaceDE w:val="0"/>
              <w:autoSpaceDN w:val="0"/>
              <w:adjustRightInd w:val="0"/>
              <w:jc w:val="center"/>
              <w:rPr>
                <w:rFonts w:cs="Arial"/>
                <w:szCs w:val="20"/>
              </w:rPr>
            </w:pPr>
            <w:r>
              <w:rPr>
                <w:rFonts w:cs="Arial"/>
                <w:szCs w:val="20"/>
              </w:rPr>
              <w:t>(1)</w:t>
            </w:r>
          </w:p>
        </w:tc>
        <w:tc>
          <w:tcPr>
            <w:tcW w:w="494" w:type="pct"/>
            <w:shd w:val="clear" w:color="auto" w:fill="FFFFFF" w:themeFill="background1"/>
            <w:vAlign w:val="center"/>
          </w:tcPr>
          <w:p w14:paraId="0E65CC7D" w14:textId="7B746292" w:rsidR="004A379F" w:rsidRPr="00323DBA" w:rsidRDefault="004A379F" w:rsidP="006A4C01">
            <w:pPr>
              <w:jc w:val="center"/>
              <w:rPr>
                <w:rFonts w:cs="Arial"/>
                <w:szCs w:val="20"/>
              </w:rPr>
            </w:pPr>
            <w:r w:rsidRPr="00DA02CA">
              <w:rPr>
                <w:rFonts w:cs="Arial"/>
                <w:szCs w:val="20"/>
              </w:rPr>
              <w:t>Workers</w:t>
            </w:r>
          </w:p>
        </w:tc>
      </w:tr>
      <w:tr w:rsidR="004A379F" w:rsidRPr="00323DBA" w14:paraId="330DD493" w14:textId="77777777" w:rsidTr="002574E9">
        <w:trPr>
          <w:cantSplit/>
          <w:trHeight w:val="1338"/>
        </w:trPr>
        <w:tc>
          <w:tcPr>
            <w:tcW w:w="676" w:type="pct"/>
            <w:vMerge/>
            <w:vAlign w:val="center"/>
          </w:tcPr>
          <w:p w14:paraId="4DC92629" w14:textId="77777777" w:rsidR="004A379F" w:rsidRPr="00323DBA" w:rsidRDefault="004A379F" w:rsidP="0008311A">
            <w:pPr>
              <w:rPr>
                <w:rFonts w:cs="Arial"/>
                <w:szCs w:val="20"/>
              </w:rPr>
            </w:pPr>
          </w:p>
        </w:tc>
        <w:tc>
          <w:tcPr>
            <w:tcW w:w="802" w:type="pct"/>
            <w:vAlign w:val="center"/>
          </w:tcPr>
          <w:p w14:paraId="38C9D520" w14:textId="6D18D15A" w:rsidR="004A379F" w:rsidRPr="00323DBA" w:rsidRDefault="004A379F" w:rsidP="0008311A">
            <w:pPr>
              <w:rPr>
                <w:rFonts w:cs="Arial"/>
                <w:szCs w:val="20"/>
              </w:rPr>
            </w:pPr>
            <w:r w:rsidRPr="009779A8">
              <w:rPr>
                <w:rFonts w:cs="Arial"/>
                <w:szCs w:val="20"/>
              </w:rPr>
              <w:t>Injury to personnel due to individuals entering work site</w:t>
            </w:r>
          </w:p>
        </w:tc>
        <w:tc>
          <w:tcPr>
            <w:tcW w:w="432" w:type="pct"/>
            <w:shd w:val="clear" w:color="auto" w:fill="FFFF00"/>
            <w:vAlign w:val="center"/>
          </w:tcPr>
          <w:p w14:paraId="148A5ADA" w14:textId="77777777" w:rsidR="004A379F" w:rsidRDefault="004A379F" w:rsidP="004A379F">
            <w:pPr>
              <w:jc w:val="center"/>
              <w:rPr>
                <w:rFonts w:cs="Arial"/>
                <w:szCs w:val="20"/>
              </w:rPr>
            </w:pPr>
            <w:r>
              <w:rPr>
                <w:rFonts w:cs="Arial"/>
                <w:szCs w:val="20"/>
              </w:rPr>
              <w:t>Medium</w:t>
            </w:r>
          </w:p>
          <w:p w14:paraId="32020B7C" w14:textId="1ACC1791" w:rsidR="004A379F" w:rsidRPr="00323DBA" w:rsidRDefault="004A379F" w:rsidP="004A379F">
            <w:pPr>
              <w:jc w:val="center"/>
              <w:rPr>
                <w:rFonts w:cs="Arial"/>
                <w:szCs w:val="20"/>
              </w:rPr>
            </w:pPr>
            <w:r>
              <w:rPr>
                <w:rFonts w:cs="Arial"/>
                <w:szCs w:val="20"/>
              </w:rPr>
              <w:t>(3)</w:t>
            </w:r>
          </w:p>
        </w:tc>
        <w:tc>
          <w:tcPr>
            <w:tcW w:w="2213" w:type="pct"/>
            <w:shd w:val="clear" w:color="auto" w:fill="FFFFFF" w:themeFill="background1"/>
            <w:vAlign w:val="center"/>
          </w:tcPr>
          <w:p w14:paraId="3DC6E998" w14:textId="19CC2977" w:rsidR="004A379F" w:rsidRPr="00B16893" w:rsidRDefault="004A379F" w:rsidP="0008311A">
            <w:pPr>
              <w:rPr>
                <w:rFonts w:cs="Arial"/>
                <w:szCs w:val="20"/>
              </w:rPr>
            </w:pPr>
            <w:r w:rsidRPr="00B16893">
              <w:rPr>
                <w:rFonts w:cs="Arial"/>
                <w:szCs w:val="20"/>
              </w:rPr>
              <w:t>Appropriate barricades</w:t>
            </w:r>
            <w:r>
              <w:rPr>
                <w:rFonts w:cs="Arial"/>
                <w:szCs w:val="20"/>
              </w:rPr>
              <w:t xml:space="preserve"> &amp; </w:t>
            </w:r>
            <w:r w:rsidR="007C6668">
              <w:rPr>
                <w:rFonts w:cs="Arial"/>
                <w:szCs w:val="20"/>
              </w:rPr>
              <w:t>Signage</w:t>
            </w:r>
            <w:r w:rsidRPr="00B16893">
              <w:rPr>
                <w:rFonts w:cs="Arial"/>
                <w:szCs w:val="20"/>
              </w:rPr>
              <w:t xml:space="preserve"> to be erected to prevent unauthorised access to work area.</w:t>
            </w:r>
          </w:p>
          <w:p w14:paraId="74DBCAD0" w14:textId="77777777" w:rsidR="004A379F" w:rsidRPr="00B16893" w:rsidRDefault="004A379F" w:rsidP="0008311A">
            <w:pPr>
              <w:rPr>
                <w:rFonts w:cs="Arial"/>
                <w:szCs w:val="20"/>
              </w:rPr>
            </w:pPr>
            <w:r w:rsidRPr="00B16893">
              <w:rPr>
                <w:rFonts w:cs="Arial"/>
                <w:szCs w:val="20"/>
              </w:rPr>
              <w:t xml:space="preserve">Where appropriate, spotters to be used to observe personnel and re direct where needed. </w:t>
            </w:r>
          </w:p>
          <w:p w14:paraId="137F6C3E" w14:textId="2F00927D" w:rsidR="004A379F" w:rsidRPr="00B16893" w:rsidRDefault="004A379F" w:rsidP="0008311A">
            <w:pPr>
              <w:pStyle w:val="NormalTableHeading"/>
              <w:spacing w:before="0" w:after="0"/>
              <w:rPr>
                <w:rFonts w:ascii="Arial" w:hAnsi="Arial" w:cs="Arial"/>
                <w:b w:val="0"/>
                <w:color w:val="auto"/>
                <w:sz w:val="20"/>
              </w:rPr>
            </w:pPr>
            <w:r w:rsidRPr="00B16893">
              <w:rPr>
                <w:rFonts w:ascii="Arial" w:hAnsi="Arial" w:cs="Arial"/>
                <w:b w:val="0"/>
                <w:sz w:val="20"/>
              </w:rPr>
              <w:t xml:space="preserve">Alternate access to be provided where appropriate. </w:t>
            </w:r>
          </w:p>
        </w:tc>
        <w:tc>
          <w:tcPr>
            <w:tcW w:w="383" w:type="pct"/>
            <w:shd w:val="clear" w:color="auto" w:fill="00FA24"/>
            <w:vAlign w:val="center"/>
          </w:tcPr>
          <w:p w14:paraId="4A90D9D8" w14:textId="77777777" w:rsidR="004A379F" w:rsidRDefault="004A379F" w:rsidP="004A379F">
            <w:pPr>
              <w:jc w:val="center"/>
              <w:rPr>
                <w:rFonts w:cs="Arial"/>
                <w:szCs w:val="20"/>
              </w:rPr>
            </w:pPr>
            <w:r>
              <w:rPr>
                <w:rFonts w:cs="Arial"/>
                <w:szCs w:val="20"/>
              </w:rPr>
              <w:t>Low</w:t>
            </w:r>
          </w:p>
          <w:p w14:paraId="1A6831FC" w14:textId="32020D89" w:rsidR="004A379F" w:rsidRPr="00323DBA" w:rsidRDefault="004A379F" w:rsidP="004A379F">
            <w:pPr>
              <w:autoSpaceDE w:val="0"/>
              <w:autoSpaceDN w:val="0"/>
              <w:adjustRightInd w:val="0"/>
              <w:jc w:val="center"/>
              <w:rPr>
                <w:rFonts w:cs="Arial"/>
                <w:szCs w:val="20"/>
              </w:rPr>
            </w:pPr>
            <w:r>
              <w:rPr>
                <w:rFonts w:cs="Arial"/>
                <w:szCs w:val="20"/>
              </w:rPr>
              <w:t>(1)</w:t>
            </w:r>
          </w:p>
        </w:tc>
        <w:tc>
          <w:tcPr>
            <w:tcW w:w="494" w:type="pct"/>
            <w:shd w:val="clear" w:color="auto" w:fill="FFFFFF" w:themeFill="background1"/>
            <w:vAlign w:val="center"/>
          </w:tcPr>
          <w:p w14:paraId="2A525183" w14:textId="3AF66E5B" w:rsidR="004A379F" w:rsidRPr="00323DBA" w:rsidRDefault="004A379F" w:rsidP="006A4C01">
            <w:pPr>
              <w:jc w:val="center"/>
              <w:rPr>
                <w:rFonts w:cs="Arial"/>
                <w:szCs w:val="20"/>
              </w:rPr>
            </w:pPr>
            <w:r w:rsidRPr="00DA02CA">
              <w:rPr>
                <w:rFonts w:cs="Arial"/>
                <w:szCs w:val="20"/>
              </w:rPr>
              <w:t>Workers</w:t>
            </w:r>
          </w:p>
        </w:tc>
      </w:tr>
      <w:tr w:rsidR="004A379F" w:rsidRPr="00323DBA" w14:paraId="05D07993" w14:textId="77777777" w:rsidTr="006A4C01">
        <w:trPr>
          <w:cantSplit/>
          <w:trHeight w:val="355"/>
        </w:trPr>
        <w:tc>
          <w:tcPr>
            <w:tcW w:w="676" w:type="pct"/>
            <w:vMerge w:val="restart"/>
            <w:vAlign w:val="center"/>
          </w:tcPr>
          <w:p w14:paraId="2137D4AC" w14:textId="651B87B2" w:rsidR="004A379F" w:rsidRPr="00323DBA" w:rsidRDefault="004A379F" w:rsidP="00B16893">
            <w:pPr>
              <w:rPr>
                <w:rFonts w:cs="Arial"/>
              </w:rPr>
            </w:pPr>
            <w:r w:rsidRPr="00323DBA">
              <w:rPr>
                <w:rFonts w:cs="Arial"/>
                <w:szCs w:val="20"/>
              </w:rPr>
              <w:t>Delivery and unload materials and position in work area</w:t>
            </w:r>
          </w:p>
        </w:tc>
        <w:tc>
          <w:tcPr>
            <w:tcW w:w="802" w:type="pct"/>
            <w:vAlign w:val="center"/>
          </w:tcPr>
          <w:p w14:paraId="75E682E7" w14:textId="1883AEBC" w:rsidR="004A379F" w:rsidRPr="007C6668" w:rsidRDefault="004A379F" w:rsidP="007C6668">
            <w:pPr>
              <w:pStyle w:val="Technical4"/>
              <w:tabs>
                <w:tab w:val="clear" w:pos="-720"/>
              </w:tabs>
              <w:suppressAutoHyphens w:val="0"/>
              <w:rPr>
                <w:rFonts w:ascii="Arial" w:hAnsi="Arial" w:cs="Arial"/>
                <w:b w:val="0"/>
                <w:sz w:val="20"/>
                <w:lang w:val="en-AU"/>
              </w:rPr>
            </w:pPr>
            <w:r w:rsidRPr="007C6668">
              <w:rPr>
                <w:rFonts w:ascii="Arial" w:hAnsi="Arial" w:cs="Arial"/>
                <w:b w:val="0"/>
                <w:sz w:val="20"/>
              </w:rPr>
              <w:t xml:space="preserve">Manual handling </w:t>
            </w:r>
          </w:p>
        </w:tc>
        <w:tc>
          <w:tcPr>
            <w:tcW w:w="432" w:type="pct"/>
            <w:tcBorders>
              <w:bottom w:val="single" w:sz="4" w:space="0" w:color="auto"/>
            </w:tcBorders>
            <w:shd w:val="clear" w:color="auto" w:fill="FFFF00"/>
            <w:vAlign w:val="center"/>
          </w:tcPr>
          <w:p w14:paraId="550A1466" w14:textId="77777777" w:rsidR="004A379F" w:rsidRPr="007C6668" w:rsidRDefault="004A379F" w:rsidP="004A379F">
            <w:pPr>
              <w:jc w:val="center"/>
              <w:rPr>
                <w:rFonts w:cs="Arial"/>
                <w:szCs w:val="20"/>
              </w:rPr>
            </w:pPr>
            <w:r w:rsidRPr="007C6668">
              <w:rPr>
                <w:rFonts w:cs="Arial"/>
                <w:szCs w:val="20"/>
              </w:rPr>
              <w:t>Medium</w:t>
            </w:r>
          </w:p>
          <w:p w14:paraId="2738CF81" w14:textId="7D351AE3" w:rsidR="004A379F" w:rsidRPr="007C6668" w:rsidRDefault="004A379F" w:rsidP="004A379F">
            <w:pPr>
              <w:pStyle w:val="Technical4"/>
              <w:tabs>
                <w:tab w:val="clear" w:pos="-720"/>
              </w:tabs>
              <w:suppressAutoHyphens w:val="0"/>
              <w:jc w:val="center"/>
              <w:rPr>
                <w:rFonts w:ascii="Arial" w:hAnsi="Arial" w:cs="Arial"/>
                <w:b w:val="0"/>
                <w:sz w:val="20"/>
                <w:lang w:val="en-AU"/>
              </w:rPr>
            </w:pPr>
            <w:r w:rsidRPr="007C6668">
              <w:rPr>
                <w:rFonts w:ascii="Arial" w:hAnsi="Arial" w:cs="Arial"/>
                <w:b w:val="0"/>
                <w:sz w:val="20"/>
              </w:rPr>
              <w:t>(4)</w:t>
            </w:r>
          </w:p>
        </w:tc>
        <w:tc>
          <w:tcPr>
            <w:tcW w:w="2213" w:type="pct"/>
            <w:vAlign w:val="center"/>
          </w:tcPr>
          <w:p w14:paraId="6260256C" w14:textId="1347E4AA" w:rsidR="004A379F" w:rsidRPr="007C6668" w:rsidRDefault="004A379F" w:rsidP="0008311A">
            <w:pPr>
              <w:rPr>
                <w:rFonts w:cs="Arial"/>
                <w:szCs w:val="20"/>
              </w:rPr>
            </w:pPr>
            <w:r w:rsidRPr="007C6668">
              <w:rPr>
                <w:rFonts w:cs="Arial"/>
                <w:szCs w:val="20"/>
              </w:rPr>
              <w:t>Workers to follow correct manual handling procedures:</w:t>
            </w:r>
          </w:p>
          <w:p w14:paraId="1D8879C7" w14:textId="77777777" w:rsidR="004A379F" w:rsidRPr="007C6668" w:rsidRDefault="004A379F" w:rsidP="0008311A">
            <w:pPr>
              <w:rPr>
                <w:rFonts w:cs="Arial"/>
                <w:szCs w:val="20"/>
              </w:rPr>
            </w:pPr>
            <w:r w:rsidRPr="007C6668">
              <w:rPr>
                <w:rFonts w:cs="Arial"/>
                <w:szCs w:val="20"/>
              </w:rPr>
              <w:t>Use mechanical lifting devices and trolleys where possible.</w:t>
            </w:r>
          </w:p>
          <w:p w14:paraId="7394D1A3" w14:textId="77777777" w:rsidR="004A379F" w:rsidRPr="007C6668" w:rsidRDefault="004A379F" w:rsidP="0008311A">
            <w:pPr>
              <w:rPr>
                <w:rFonts w:cs="Arial"/>
                <w:szCs w:val="20"/>
              </w:rPr>
            </w:pPr>
            <w:r w:rsidRPr="007C6668">
              <w:rPr>
                <w:rFonts w:cs="Arial"/>
                <w:szCs w:val="20"/>
              </w:rPr>
              <w:t xml:space="preserve">Only lift objects within your safe lifting limit </w:t>
            </w:r>
          </w:p>
          <w:p w14:paraId="17B47D18" w14:textId="58728C09" w:rsidR="004A379F" w:rsidRPr="007C6668" w:rsidRDefault="004A379F" w:rsidP="0008311A">
            <w:pPr>
              <w:rPr>
                <w:rFonts w:cs="Arial"/>
                <w:szCs w:val="20"/>
              </w:rPr>
            </w:pPr>
            <w:r w:rsidRPr="007C6668">
              <w:rPr>
                <w:rFonts w:cs="Arial"/>
                <w:szCs w:val="20"/>
              </w:rPr>
              <w:t>Use team lifts where needed</w:t>
            </w:r>
          </w:p>
          <w:p w14:paraId="497D5DCE" w14:textId="022FC53C" w:rsidR="004A379F" w:rsidRPr="007C6668" w:rsidRDefault="004A379F" w:rsidP="0008311A">
            <w:pPr>
              <w:pStyle w:val="Technical4"/>
              <w:tabs>
                <w:tab w:val="clear" w:pos="-720"/>
              </w:tabs>
              <w:suppressAutoHyphens w:val="0"/>
              <w:rPr>
                <w:rFonts w:ascii="Arial" w:hAnsi="Arial" w:cs="Arial"/>
                <w:b w:val="0"/>
                <w:sz w:val="20"/>
                <w:lang w:val="en-AU"/>
              </w:rPr>
            </w:pPr>
            <w:r w:rsidRPr="007C6668">
              <w:rPr>
                <w:rFonts w:ascii="Arial" w:hAnsi="Arial" w:cs="Arial"/>
                <w:b w:val="0"/>
                <w:sz w:val="20"/>
              </w:rPr>
              <w:t>Clear a path, assess the load, get a good grip, ensure a wide stance, bend the knees, keep the spine straight, use the legs to lift, do not twist the trunk, use a smooth action, brace the stomach muscles and lower safely.</w:t>
            </w:r>
          </w:p>
        </w:tc>
        <w:tc>
          <w:tcPr>
            <w:tcW w:w="383" w:type="pct"/>
            <w:tcBorders>
              <w:bottom w:val="single" w:sz="4" w:space="0" w:color="auto"/>
            </w:tcBorders>
            <w:shd w:val="clear" w:color="auto" w:fill="00FA00"/>
            <w:vAlign w:val="center"/>
          </w:tcPr>
          <w:p w14:paraId="426D32C3" w14:textId="77777777" w:rsidR="004A379F" w:rsidRPr="007C6668" w:rsidRDefault="004A379F" w:rsidP="004A379F">
            <w:pPr>
              <w:jc w:val="center"/>
              <w:rPr>
                <w:rFonts w:cs="Arial"/>
                <w:szCs w:val="20"/>
              </w:rPr>
            </w:pPr>
            <w:r w:rsidRPr="007C6668">
              <w:rPr>
                <w:rFonts w:cs="Arial"/>
                <w:szCs w:val="20"/>
              </w:rPr>
              <w:t>Low</w:t>
            </w:r>
          </w:p>
          <w:p w14:paraId="69848EC9" w14:textId="72414B36" w:rsidR="004A379F" w:rsidRPr="007C6668" w:rsidRDefault="004A379F" w:rsidP="004A379F">
            <w:pPr>
              <w:pStyle w:val="Technical4"/>
              <w:tabs>
                <w:tab w:val="clear" w:pos="-720"/>
              </w:tabs>
              <w:suppressAutoHyphens w:val="0"/>
              <w:jc w:val="center"/>
              <w:rPr>
                <w:rFonts w:ascii="Arial" w:hAnsi="Arial" w:cs="Arial"/>
                <w:b w:val="0"/>
                <w:sz w:val="20"/>
                <w:lang w:val="en-AU"/>
              </w:rPr>
            </w:pPr>
            <w:r w:rsidRPr="007C6668">
              <w:rPr>
                <w:rFonts w:ascii="Arial" w:hAnsi="Arial" w:cs="Arial"/>
                <w:b w:val="0"/>
                <w:sz w:val="20"/>
              </w:rPr>
              <w:t>(2)</w:t>
            </w:r>
          </w:p>
        </w:tc>
        <w:tc>
          <w:tcPr>
            <w:tcW w:w="494" w:type="pct"/>
            <w:vAlign w:val="center"/>
          </w:tcPr>
          <w:p w14:paraId="1D66A4E4" w14:textId="1AF46184" w:rsidR="004A379F" w:rsidRPr="007C6668" w:rsidRDefault="004A379F" w:rsidP="006A4C01">
            <w:pPr>
              <w:pStyle w:val="Technical4"/>
              <w:tabs>
                <w:tab w:val="clear" w:pos="-720"/>
              </w:tabs>
              <w:suppressAutoHyphens w:val="0"/>
              <w:jc w:val="center"/>
              <w:rPr>
                <w:rFonts w:ascii="Arial" w:hAnsi="Arial" w:cs="Arial"/>
                <w:b w:val="0"/>
                <w:sz w:val="20"/>
                <w:lang w:val="en-AU"/>
              </w:rPr>
            </w:pPr>
            <w:r w:rsidRPr="007C6668">
              <w:rPr>
                <w:rFonts w:ascii="Arial" w:hAnsi="Arial" w:cs="Arial"/>
                <w:b w:val="0"/>
                <w:sz w:val="20"/>
              </w:rPr>
              <w:t>Workers</w:t>
            </w:r>
          </w:p>
        </w:tc>
      </w:tr>
      <w:tr w:rsidR="004A379F" w:rsidRPr="00323DBA" w14:paraId="4CDD2C8B" w14:textId="77777777" w:rsidTr="00565419">
        <w:trPr>
          <w:cantSplit/>
          <w:trHeight w:val="355"/>
        </w:trPr>
        <w:tc>
          <w:tcPr>
            <w:tcW w:w="676" w:type="pct"/>
            <w:vMerge/>
            <w:vAlign w:val="center"/>
          </w:tcPr>
          <w:p w14:paraId="642FF6A8" w14:textId="77777777" w:rsidR="004A379F" w:rsidRPr="00323DBA" w:rsidRDefault="004A379F" w:rsidP="0008311A">
            <w:pPr>
              <w:pStyle w:val="Technical4"/>
              <w:tabs>
                <w:tab w:val="clear" w:pos="-720"/>
              </w:tabs>
              <w:suppressAutoHyphens w:val="0"/>
              <w:rPr>
                <w:rFonts w:ascii="Arial" w:hAnsi="Arial" w:cs="Arial"/>
                <w:sz w:val="20"/>
                <w:lang w:val="en-AU"/>
              </w:rPr>
            </w:pPr>
          </w:p>
        </w:tc>
        <w:tc>
          <w:tcPr>
            <w:tcW w:w="802" w:type="pct"/>
            <w:vAlign w:val="center"/>
          </w:tcPr>
          <w:p w14:paraId="1F166F36" w14:textId="0DC14C56" w:rsidR="004A379F" w:rsidRPr="007717B5" w:rsidRDefault="004A379F" w:rsidP="0008311A">
            <w:pPr>
              <w:pStyle w:val="Technical4"/>
              <w:tabs>
                <w:tab w:val="clear" w:pos="-720"/>
              </w:tabs>
              <w:suppressAutoHyphens w:val="0"/>
              <w:rPr>
                <w:rFonts w:ascii="Arial" w:hAnsi="Arial" w:cs="Arial"/>
                <w:b w:val="0"/>
                <w:sz w:val="20"/>
                <w:lang w:val="en-AU"/>
              </w:rPr>
            </w:pPr>
            <w:r w:rsidRPr="007717B5">
              <w:rPr>
                <w:rFonts w:ascii="Arial" w:hAnsi="Arial" w:cs="Arial"/>
                <w:b w:val="0"/>
                <w:sz w:val="20"/>
              </w:rPr>
              <w:t>Inappropriate storage areas may interfere with public</w:t>
            </w:r>
          </w:p>
        </w:tc>
        <w:tc>
          <w:tcPr>
            <w:tcW w:w="432" w:type="pct"/>
            <w:tcBorders>
              <w:bottom w:val="single" w:sz="4" w:space="0" w:color="auto"/>
            </w:tcBorders>
            <w:shd w:val="clear" w:color="auto" w:fill="FFFF00"/>
            <w:vAlign w:val="center"/>
          </w:tcPr>
          <w:p w14:paraId="22B0DC43" w14:textId="77777777" w:rsidR="004A379F" w:rsidRPr="004A379F" w:rsidRDefault="004A379F" w:rsidP="004A379F">
            <w:pPr>
              <w:jc w:val="center"/>
              <w:rPr>
                <w:rFonts w:cs="Arial"/>
                <w:szCs w:val="20"/>
              </w:rPr>
            </w:pPr>
            <w:r w:rsidRPr="004A379F">
              <w:rPr>
                <w:rFonts w:cs="Arial"/>
                <w:szCs w:val="20"/>
              </w:rPr>
              <w:t>Medium</w:t>
            </w:r>
          </w:p>
          <w:p w14:paraId="3AB53ED6" w14:textId="75FEADDC" w:rsidR="004A379F" w:rsidRPr="004A379F" w:rsidRDefault="004A379F" w:rsidP="004A379F">
            <w:pPr>
              <w:pStyle w:val="Technical4"/>
              <w:tabs>
                <w:tab w:val="clear" w:pos="-720"/>
              </w:tabs>
              <w:suppressAutoHyphens w:val="0"/>
              <w:jc w:val="center"/>
              <w:rPr>
                <w:rFonts w:ascii="Arial" w:hAnsi="Arial" w:cs="Arial"/>
                <w:b w:val="0"/>
                <w:sz w:val="20"/>
                <w:lang w:val="en-AU"/>
              </w:rPr>
            </w:pPr>
            <w:r w:rsidRPr="004A379F">
              <w:rPr>
                <w:rFonts w:ascii="Arial" w:hAnsi="Arial" w:cs="Arial"/>
                <w:b w:val="0"/>
                <w:sz w:val="20"/>
              </w:rPr>
              <w:t>(3)</w:t>
            </w:r>
          </w:p>
        </w:tc>
        <w:tc>
          <w:tcPr>
            <w:tcW w:w="2213" w:type="pct"/>
            <w:tcBorders>
              <w:bottom w:val="single" w:sz="4" w:space="0" w:color="auto"/>
            </w:tcBorders>
            <w:vAlign w:val="center"/>
          </w:tcPr>
          <w:p w14:paraId="38E0D023" w14:textId="78FA4357" w:rsidR="004A379F" w:rsidRPr="007717B5" w:rsidRDefault="004A379F" w:rsidP="0008311A">
            <w:pPr>
              <w:rPr>
                <w:rFonts w:cs="Arial"/>
                <w:szCs w:val="20"/>
              </w:rPr>
            </w:pPr>
            <w:r w:rsidRPr="007717B5">
              <w:rPr>
                <w:rFonts w:cs="Arial"/>
                <w:szCs w:val="20"/>
              </w:rPr>
              <w:t xml:space="preserve">Materials transported in accordance with </w:t>
            </w:r>
            <w:r w:rsidR="007C6668">
              <w:rPr>
                <w:rFonts w:cs="Arial"/>
                <w:szCs w:val="20"/>
              </w:rPr>
              <w:t xml:space="preserve">SDS </w:t>
            </w:r>
            <w:r w:rsidRPr="007717B5">
              <w:rPr>
                <w:rFonts w:cs="Arial"/>
                <w:szCs w:val="20"/>
              </w:rPr>
              <w:t>specifications.</w:t>
            </w:r>
          </w:p>
          <w:p w14:paraId="239DA735" w14:textId="77777777" w:rsidR="004A379F" w:rsidRPr="007717B5" w:rsidRDefault="004A379F" w:rsidP="0008311A">
            <w:pPr>
              <w:rPr>
                <w:rFonts w:cs="Arial"/>
                <w:szCs w:val="20"/>
              </w:rPr>
            </w:pPr>
            <w:r w:rsidRPr="007717B5">
              <w:rPr>
                <w:rFonts w:cs="Arial"/>
                <w:szCs w:val="20"/>
              </w:rPr>
              <w:t>Secure storage areas to be allocated for products.</w:t>
            </w:r>
          </w:p>
          <w:p w14:paraId="563877E0" w14:textId="7994CCF7" w:rsidR="004A379F" w:rsidRPr="007717B5" w:rsidRDefault="004A379F" w:rsidP="0008311A">
            <w:pPr>
              <w:pStyle w:val="Technical4"/>
              <w:tabs>
                <w:tab w:val="clear" w:pos="-720"/>
              </w:tabs>
              <w:suppressAutoHyphens w:val="0"/>
              <w:rPr>
                <w:rFonts w:ascii="Arial" w:hAnsi="Arial" w:cs="Arial"/>
                <w:b w:val="0"/>
                <w:sz w:val="20"/>
                <w:lang w:val="en-AU"/>
              </w:rPr>
            </w:pPr>
            <w:r w:rsidRPr="007717B5">
              <w:rPr>
                <w:rFonts w:ascii="Arial" w:hAnsi="Arial" w:cs="Arial"/>
                <w:b w:val="0"/>
                <w:sz w:val="20"/>
              </w:rPr>
              <w:t xml:space="preserve">Spill kits and </w:t>
            </w:r>
            <w:r w:rsidR="007C6668" w:rsidRPr="007717B5">
              <w:rPr>
                <w:rFonts w:ascii="Arial" w:hAnsi="Arial" w:cs="Arial"/>
                <w:b w:val="0"/>
                <w:sz w:val="20"/>
              </w:rPr>
              <w:t>firefighting</w:t>
            </w:r>
            <w:r w:rsidRPr="007717B5">
              <w:rPr>
                <w:rFonts w:ascii="Arial" w:hAnsi="Arial" w:cs="Arial"/>
                <w:b w:val="0"/>
                <w:sz w:val="20"/>
              </w:rPr>
              <w:t xml:space="preserve"> equipment to be available on site to manage emergency situations. </w:t>
            </w:r>
          </w:p>
        </w:tc>
        <w:tc>
          <w:tcPr>
            <w:tcW w:w="383" w:type="pct"/>
            <w:tcBorders>
              <w:bottom w:val="single" w:sz="4" w:space="0" w:color="auto"/>
            </w:tcBorders>
            <w:shd w:val="clear" w:color="auto" w:fill="00FA00"/>
            <w:vAlign w:val="center"/>
          </w:tcPr>
          <w:p w14:paraId="13CE00FC" w14:textId="77777777" w:rsidR="004A379F" w:rsidRPr="004A379F" w:rsidRDefault="004A379F" w:rsidP="004A379F">
            <w:pPr>
              <w:jc w:val="center"/>
              <w:rPr>
                <w:rFonts w:cs="Arial"/>
                <w:szCs w:val="20"/>
              </w:rPr>
            </w:pPr>
            <w:r w:rsidRPr="004A379F">
              <w:rPr>
                <w:rFonts w:cs="Arial"/>
                <w:szCs w:val="20"/>
              </w:rPr>
              <w:t>Low</w:t>
            </w:r>
          </w:p>
          <w:p w14:paraId="4F5BA7F0" w14:textId="61089092" w:rsidR="004A379F" w:rsidRPr="007717B5" w:rsidRDefault="004A379F" w:rsidP="004A379F">
            <w:pPr>
              <w:pStyle w:val="Technical4"/>
              <w:tabs>
                <w:tab w:val="clear" w:pos="-720"/>
              </w:tabs>
              <w:suppressAutoHyphens w:val="0"/>
              <w:jc w:val="center"/>
              <w:rPr>
                <w:rFonts w:ascii="Arial" w:hAnsi="Arial" w:cs="Arial"/>
                <w:b w:val="0"/>
                <w:sz w:val="20"/>
                <w:lang w:val="en-AU"/>
              </w:rPr>
            </w:pPr>
            <w:r w:rsidRPr="004A379F">
              <w:rPr>
                <w:rFonts w:ascii="Arial" w:hAnsi="Arial" w:cs="Arial"/>
                <w:b w:val="0"/>
                <w:sz w:val="20"/>
              </w:rPr>
              <w:t>(1)</w:t>
            </w:r>
          </w:p>
        </w:tc>
        <w:tc>
          <w:tcPr>
            <w:tcW w:w="494" w:type="pct"/>
            <w:vAlign w:val="center"/>
          </w:tcPr>
          <w:p w14:paraId="0A467AAE" w14:textId="2C4DD13B" w:rsidR="004A379F" w:rsidRPr="007C6668" w:rsidRDefault="004A379F" w:rsidP="006A4C01">
            <w:pPr>
              <w:pStyle w:val="Technical4"/>
              <w:tabs>
                <w:tab w:val="clear" w:pos="-720"/>
              </w:tabs>
              <w:suppressAutoHyphens w:val="0"/>
              <w:jc w:val="center"/>
              <w:rPr>
                <w:rFonts w:ascii="Arial" w:hAnsi="Arial" w:cs="Arial"/>
                <w:b w:val="0"/>
                <w:sz w:val="20"/>
                <w:lang w:val="en-AU"/>
              </w:rPr>
            </w:pPr>
            <w:r w:rsidRPr="007C6668">
              <w:rPr>
                <w:rFonts w:ascii="Arial" w:hAnsi="Arial" w:cs="Arial"/>
                <w:b w:val="0"/>
                <w:sz w:val="20"/>
              </w:rPr>
              <w:t>Workers</w:t>
            </w:r>
          </w:p>
        </w:tc>
      </w:tr>
      <w:tr w:rsidR="001D628C" w:rsidRPr="00323DBA" w14:paraId="5641D680" w14:textId="77777777" w:rsidTr="00565419">
        <w:trPr>
          <w:cantSplit/>
          <w:trHeight w:val="355"/>
        </w:trPr>
        <w:tc>
          <w:tcPr>
            <w:tcW w:w="676" w:type="pct"/>
            <w:vMerge w:val="restart"/>
            <w:vAlign w:val="center"/>
          </w:tcPr>
          <w:p w14:paraId="7C6EEF34" w14:textId="2EFFE992" w:rsidR="001D628C" w:rsidRPr="00AB2FCD" w:rsidRDefault="001D628C" w:rsidP="00565419">
            <w:pPr>
              <w:rPr>
                <w:rFonts w:cs="Arial"/>
                <w:szCs w:val="20"/>
              </w:rPr>
            </w:pPr>
            <w:r w:rsidRPr="00AB2FCD">
              <w:rPr>
                <w:rFonts w:cs="Arial"/>
                <w:szCs w:val="20"/>
              </w:rPr>
              <w:lastRenderedPageBreak/>
              <w:t>Remove existing fittings/fixtures</w:t>
            </w:r>
          </w:p>
        </w:tc>
        <w:tc>
          <w:tcPr>
            <w:tcW w:w="802" w:type="pct"/>
            <w:vAlign w:val="center"/>
          </w:tcPr>
          <w:p w14:paraId="46DB9F97" w14:textId="2BB01231" w:rsidR="001D628C" w:rsidRPr="00AB2FCD" w:rsidRDefault="001D628C" w:rsidP="00565419">
            <w:pPr>
              <w:rPr>
                <w:rFonts w:cs="Arial"/>
                <w:szCs w:val="20"/>
              </w:rPr>
            </w:pPr>
            <w:r w:rsidRPr="00AB2FCD">
              <w:rPr>
                <w:rFonts w:cs="Arial"/>
                <w:szCs w:val="20"/>
              </w:rPr>
              <w:t>Fall from ladder</w:t>
            </w:r>
          </w:p>
        </w:tc>
        <w:tc>
          <w:tcPr>
            <w:tcW w:w="432" w:type="pct"/>
            <w:shd w:val="clear" w:color="auto" w:fill="FF0000"/>
            <w:vAlign w:val="center"/>
          </w:tcPr>
          <w:p w14:paraId="4E1F6582" w14:textId="77777777" w:rsidR="001D628C" w:rsidRDefault="001D628C" w:rsidP="00565419">
            <w:pPr>
              <w:jc w:val="center"/>
              <w:rPr>
                <w:rFonts w:cs="Arial"/>
                <w:szCs w:val="20"/>
              </w:rPr>
            </w:pPr>
            <w:r>
              <w:rPr>
                <w:rFonts w:cs="Arial"/>
                <w:szCs w:val="20"/>
              </w:rPr>
              <w:t>High</w:t>
            </w:r>
          </w:p>
          <w:p w14:paraId="72864DE0" w14:textId="25861C9F" w:rsidR="001D628C" w:rsidRPr="00AB2FCD" w:rsidRDefault="001D628C" w:rsidP="00565419">
            <w:pPr>
              <w:jc w:val="center"/>
              <w:rPr>
                <w:rFonts w:cs="Arial"/>
                <w:szCs w:val="20"/>
              </w:rPr>
            </w:pPr>
            <w:r>
              <w:rPr>
                <w:rFonts w:cs="Arial"/>
                <w:szCs w:val="20"/>
              </w:rPr>
              <w:t>(6)</w:t>
            </w:r>
          </w:p>
        </w:tc>
        <w:tc>
          <w:tcPr>
            <w:tcW w:w="2213" w:type="pct"/>
            <w:vAlign w:val="center"/>
          </w:tcPr>
          <w:p w14:paraId="43035E50" w14:textId="47D42C36" w:rsidR="001D628C" w:rsidRPr="00F25FD8" w:rsidRDefault="001D628C" w:rsidP="00565419">
            <w:pPr>
              <w:rPr>
                <w:rFonts w:cs="Arial"/>
                <w:szCs w:val="20"/>
              </w:rPr>
            </w:pPr>
            <w:r w:rsidRPr="00F25FD8">
              <w:rPr>
                <w:rFonts w:cs="Arial"/>
                <w:szCs w:val="20"/>
              </w:rPr>
              <w:t xml:space="preserve">Avoid overhead electrical hazards and use fibreglass </w:t>
            </w:r>
            <w:r>
              <w:rPr>
                <w:rFonts w:cs="Arial"/>
                <w:szCs w:val="20"/>
              </w:rPr>
              <w:t xml:space="preserve">platform </w:t>
            </w:r>
            <w:r w:rsidRPr="00F25FD8">
              <w:rPr>
                <w:rFonts w:cs="Arial"/>
                <w:szCs w:val="20"/>
              </w:rPr>
              <w:t>ladder</w:t>
            </w:r>
          </w:p>
          <w:p w14:paraId="2534BD32" w14:textId="77777777" w:rsidR="002574E9" w:rsidRDefault="001D628C" w:rsidP="00565419">
            <w:pPr>
              <w:rPr>
                <w:rFonts w:cs="Arial"/>
                <w:szCs w:val="20"/>
              </w:rPr>
            </w:pPr>
            <w:r w:rsidRPr="00F25FD8">
              <w:rPr>
                <w:rFonts w:cs="Arial"/>
                <w:szCs w:val="20"/>
              </w:rPr>
              <w:t xml:space="preserve">Perform visual check on ladder for obvious faults and defects prior to use. </w:t>
            </w:r>
          </w:p>
          <w:p w14:paraId="7345EEF6" w14:textId="0C549DC1" w:rsidR="001D628C" w:rsidRDefault="001D628C" w:rsidP="00565419">
            <w:pPr>
              <w:rPr>
                <w:rFonts w:cs="Arial"/>
                <w:szCs w:val="20"/>
              </w:rPr>
            </w:pPr>
            <w:r>
              <w:rPr>
                <w:rFonts w:cs="Arial"/>
                <w:szCs w:val="20"/>
              </w:rPr>
              <w:t>Remove d</w:t>
            </w:r>
            <w:r w:rsidRPr="00F25FD8">
              <w:rPr>
                <w:rFonts w:cs="Arial"/>
                <w:szCs w:val="20"/>
              </w:rPr>
              <w:t>amaged ladders</w:t>
            </w:r>
            <w:r>
              <w:rPr>
                <w:rFonts w:cs="Arial"/>
                <w:szCs w:val="20"/>
              </w:rPr>
              <w:t xml:space="preserve">, </w:t>
            </w:r>
            <w:r w:rsidRPr="00F25FD8">
              <w:rPr>
                <w:rFonts w:cs="Arial"/>
                <w:szCs w:val="20"/>
              </w:rPr>
              <w:t xml:space="preserve">tag </w:t>
            </w:r>
            <w:r>
              <w:rPr>
                <w:rFonts w:cs="Arial"/>
                <w:szCs w:val="20"/>
              </w:rPr>
              <w:t>“</w:t>
            </w:r>
            <w:r w:rsidRPr="00F25FD8">
              <w:rPr>
                <w:rFonts w:cs="Arial"/>
                <w:szCs w:val="20"/>
              </w:rPr>
              <w:t>not for use” and repaired.</w:t>
            </w:r>
          </w:p>
          <w:p w14:paraId="5CED53A5" w14:textId="77777777" w:rsidR="001D628C" w:rsidRPr="00770463" w:rsidRDefault="001D628C" w:rsidP="00565419">
            <w:pPr>
              <w:rPr>
                <w:rFonts w:cs="Arial"/>
                <w:szCs w:val="20"/>
              </w:rPr>
            </w:pPr>
            <w:r w:rsidRPr="00770463">
              <w:rPr>
                <w:rFonts w:cs="Arial"/>
                <w:szCs w:val="20"/>
              </w:rPr>
              <w:t>When gaining access to a working platform/roof, the top of the ladder should extend above working platform by no less than 1m.</w:t>
            </w:r>
          </w:p>
          <w:p w14:paraId="17AEB996" w14:textId="77777777" w:rsidR="001D628C" w:rsidRPr="00770463" w:rsidRDefault="001D628C" w:rsidP="00565419">
            <w:pPr>
              <w:rPr>
                <w:rFonts w:cs="Arial"/>
                <w:szCs w:val="20"/>
              </w:rPr>
            </w:pPr>
            <w:r w:rsidRPr="00770463">
              <w:rPr>
                <w:rFonts w:cs="Arial"/>
                <w:szCs w:val="20"/>
              </w:rPr>
              <w:t>Never “walk” ladder to reposition it; descend ladder and relocate it.</w:t>
            </w:r>
          </w:p>
          <w:p w14:paraId="25125E66" w14:textId="77777777" w:rsidR="001D628C" w:rsidRPr="00F25FD8" w:rsidRDefault="001D628C" w:rsidP="00565419">
            <w:pPr>
              <w:rPr>
                <w:rFonts w:cs="Arial"/>
                <w:szCs w:val="20"/>
              </w:rPr>
            </w:pPr>
            <w:r w:rsidRPr="00770463">
              <w:rPr>
                <w:rFonts w:cs="Arial"/>
                <w:szCs w:val="20"/>
              </w:rPr>
              <w:t>Erect ladder on clean, level surface or</w:t>
            </w:r>
            <w:r w:rsidRPr="00F25FD8">
              <w:rPr>
                <w:rFonts w:cs="Arial"/>
                <w:szCs w:val="20"/>
              </w:rPr>
              <w:t xml:space="preserve"> use </w:t>
            </w:r>
            <w:proofErr w:type="spellStart"/>
            <w:r w:rsidRPr="00F25FD8">
              <w:rPr>
                <w:rFonts w:cs="Arial"/>
                <w:szCs w:val="20"/>
              </w:rPr>
              <w:t>self levelling</w:t>
            </w:r>
            <w:proofErr w:type="spellEnd"/>
            <w:r w:rsidRPr="00F25FD8">
              <w:rPr>
                <w:rFonts w:cs="Arial"/>
                <w:szCs w:val="20"/>
              </w:rPr>
              <w:t xml:space="preserve"> ladder.</w:t>
            </w:r>
          </w:p>
          <w:p w14:paraId="4CBC3DA7" w14:textId="77777777" w:rsidR="001D628C" w:rsidRPr="00F25FD8" w:rsidRDefault="001D628C" w:rsidP="00565419">
            <w:pPr>
              <w:rPr>
                <w:rFonts w:cs="Arial"/>
                <w:szCs w:val="20"/>
              </w:rPr>
            </w:pPr>
            <w:r w:rsidRPr="00F25FD8">
              <w:rPr>
                <w:rFonts w:cs="Arial"/>
                <w:szCs w:val="20"/>
              </w:rPr>
              <w:t>Erect extension ladder in a 4:1 ratio (</w:t>
            </w:r>
            <w:r>
              <w:rPr>
                <w:rFonts w:cs="Arial"/>
                <w:szCs w:val="20"/>
              </w:rPr>
              <w:t>4</w:t>
            </w:r>
            <w:r w:rsidRPr="00F25FD8">
              <w:rPr>
                <w:rFonts w:cs="Arial"/>
                <w:szCs w:val="20"/>
              </w:rPr>
              <w:t xml:space="preserve"> meters up for every </w:t>
            </w:r>
            <w:r>
              <w:rPr>
                <w:rFonts w:cs="Arial"/>
                <w:szCs w:val="20"/>
              </w:rPr>
              <w:t>1</w:t>
            </w:r>
            <w:r w:rsidRPr="00F25FD8">
              <w:rPr>
                <w:rFonts w:cs="Arial"/>
                <w:szCs w:val="20"/>
              </w:rPr>
              <w:t xml:space="preserve"> meter from the wall) and tie off at top and bottom. Use </w:t>
            </w:r>
            <w:r>
              <w:rPr>
                <w:rFonts w:cs="Arial"/>
                <w:szCs w:val="20"/>
              </w:rPr>
              <w:t>a footer.</w:t>
            </w:r>
          </w:p>
          <w:p w14:paraId="6C961E42" w14:textId="77777777" w:rsidR="001D628C" w:rsidRPr="00F25FD8" w:rsidRDefault="001D628C" w:rsidP="00565419">
            <w:pPr>
              <w:rPr>
                <w:rFonts w:cs="Arial"/>
                <w:szCs w:val="20"/>
              </w:rPr>
            </w:pPr>
            <w:r w:rsidRPr="00F25FD8">
              <w:rPr>
                <w:rFonts w:cs="Arial"/>
                <w:szCs w:val="20"/>
              </w:rPr>
              <w:t>Do not place a ladder in front of a doorway unless locked/guarded</w:t>
            </w:r>
          </w:p>
          <w:p w14:paraId="5613CE13" w14:textId="77777777" w:rsidR="001D628C" w:rsidRPr="00F25FD8" w:rsidRDefault="001D628C" w:rsidP="00565419">
            <w:pPr>
              <w:rPr>
                <w:rFonts w:cs="Arial"/>
                <w:szCs w:val="20"/>
              </w:rPr>
            </w:pPr>
            <w:r w:rsidRPr="00F25FD8">
              <w:rPr>
                <w:rFonts w:cs="Arial"/>
                <w:szCs w:val="20"/>
              </w:rPr>
              <w:t>Secure work area around the ladder.</w:t>
            </w:r>
          </w:p>
          <w:p w14:paraId="50D591BB" w14:textId="77777777" w:rsidR="001D628C" w:rsidRPr="00F25FD8" w:rsidRDefault="001D628C" w:rsidP="00565419">
            <w:pPr>
              <w:rPr>
                <w:rFonts w:cs="Arial"/>
                <w:szCs w:val="20"/>
              </w:rPr>
            </w:pPr>
            <w:r w:rsidRPr="00F25FD8">
              <w:rPr>
                <w:rFonts w:cs="Arial"/>
                <w:szCs w:val="20"/>
              </w:rPr>
              <w:t>Clean mud, grass etc, from boots.</w:t>
            </w:r>
            <w:r>
              <w:rPr>
                <w:rFonts w:cs="Arial"/>
                <w:szCs w:val="20"/>
              </w:rPr>
              <w:t xml:space="preserve"> S</w:t>
            </w:r>
            <w:r w:rsidRPr="00770463">
              <w:rPr>
                <w:rFonts w:cs="Arial"/>
                <w:szCs w:val="20"/>
              </w:rPr>
              <w:t>lip resistant footwear worn.</w:t>
            </w:r>
          </w:p>
          <w:p w14:paraId="2C44A32D" w14:textId="77777777" w:rsidR="001D628C" w:rsidRDefault="001D628C" w:rsidP="00565419">
            <w:pPr>
              <w:rPr>
                <w:rFonts w:cs="Arial"/>
                <w:szCs w:val="20"/>
              </w:rPr>
            </w:pPr>
            <w:r w:rsidRPr="00F25FD8">
              <w:rPr>
                <w:rFonts w:cs="Arial"/>
                <w:szCs w:val="20"/>
              </w:rPr>
              <w:t xml:space="preserve">Do not over-reach while on ladder. </w:t>
            </w:r>
          </w:p>
          <w:p w14:paraId="57810974" w14:textId="77777777" w:rsidR="002574E9" w:rsidRDefault="001D628C" w:rsidP="00565419">
            <w:pPr>
              <w:rPr>
                <w:rFonts w:cs="Arial"/>
                <w:szCs w:val="20"/>
              </w:rPr>
            </w:pPr>
            <w:r>
              <w:rPr>
                <w:rFonts w:cs="Arial"/>
                <w:szCs w:val="20"/>
              </w:rPr>
              <w:t xml:space="preserve">1 person on ladder at a </w:t>
            </w:r>
            <w:r w:rsidRPr="00F25FD8">
              <w:rPr>
                <w:rFonts w:cs="Arial"/>
                <w:szCs w:val="20"/>
              </w:rPr>
              <w:t>time</w:t>
            </w:r>
            <w:r>
              <w:rPr>
                <w:rFonts w:cs="Arial"/>
                <w:szCs w:val="20"/>
              </w:rPr>
              <w:t xml:space="preserve">. Face ladder </w:t>
            </w:r>
            <w:proofErr w:type="gramStart"/>
            <w:r>
              <w:rPr>
                <w:rFonts w:cs="Arial"/>
                <w:szCs w:val="20"/>
              </w:rPr>
              <w:t>at all times</w:t>
            </w:r>
            <w:proofErr w:type="gramEnd"/>
            <w:r>
              <w:rPr>
                <w:rFonts w:cs="Arial"/>
                <w:szCs w:val="20"/>
              </w:rPr>
              <w:t>.</w:t>
            </w:r>
            <w:r w:rsidRPr="00F25FD8">
              <w:rPr>
                <w:rFonts w:cs="Arial"/>
                <w:szCs w:val="20"/>
              </w:rPr>
              <w:t xml:space="preserve"> </w:t>
            </w:r>
          </w:p>
          <w:p w14:paraId="419E9C6F" w14:textId="7CE4258A" w:rsidR="002574E9" w:rsidRDefault="001D628C" w:rsidP="00565419">
            <w:pPr>
              <w:rPr>
                <w:rFonts w:cs="Arial"/>
                <w:szCs w:val="20"/>
              </w:rPr>
            </w:pPr>
            <w:r w:rsidRPr="00F25FD8">
              <w:rPr>
                <w:rFonts w:cs="Arial"/>
                <w:szCs w:val="20"/>
              </w:rPr>
              <w:t>Maintain th</w:t>
            </w:r>
            <w:r>
              <w:rPr>
                <w:rFonts w:cs="Arial"/>
                <w:szCs w:val="20"/>
              </w:rPr>
              <w:t>ree points of contact.</w:t>
            </w:r>
            <w:r w:rsidRPr="00F25FD8">
              <w:rPr>
                <w:rFonts w:cs="Arial"/>
                <w:szCs w:val="20"/>
              </w:rPr>
              <w:t xml:space="preserve"> </w:t>
            </w:r>
          </w:p>
          <w:p w14:paraId="6034D2EE" w14:textId="3834188D" w:rsidR="001D628C" w:rsidRDefault="001D628C" w:rsidP="00565419">
            <w:pPr>
              <w:rPr>
                <w:rFonts w:cs="Arial"/>
                <w:szCs w:val="20"/>
              </w:rPr>
            </w:pPr>
            <w:r w:rsidRPr="00F25FD8">
              <w:rPr>
                <w:rFonts w:cs="Arial"/>
                <w:szCs w:val="20"/>
              </w:rPr>
              <w:t>Do not step above the third step from the top</w:t>
            </w:r>
            <w:r>
              <w:rPr>
                <w:rFonts w:cs="Arial"/>
                <w:szCs w:val="20"/>
              </w:rPr>
              <w:t>.</w:t>
            </w:r>
          </w:p>
          <w:p w14:paraId="25668B67" w14:textId="658CEFA4" w:rsidR="001D628C" w:rsidRPr="00AB2FCD" w:rsidRDefault="001D628C" w:rsidP="00565419">
            <w:pPr>
              <w:rPr>
                <w:rFonts w:cs="Arial"/>
                <w:szCs w:val="20"/>
              </w:rPr>
            </w:pPr>
            <w:r w:rsidRPr="00F25FD8">
              <w:rPr>
                <w:rFonts w:cs="Arial"/>
                <w:szCs w:val="20"/>
              </w:rPr>
              <w:t>Ensure legs are fully</w:t>
            </w:r>
            <w:r>
              <w:rPr>
                <w:rFonts w:cs="Arial"/>
                <w:szCs w:val="20"/>
              </w:rPr>
              <w:t xml:space="preserve"> extended and latch is in place.</w:t>
            </w:r>
          </w:p>
        </w:tc>
        <w:tc>
          <w:tcPr>
            <w:tcW w:w="383" w:type="pct"/>
            <w:shd w:val="clear" w:color="auto" w:fill="48FA26"/>
            <w:vAlign w:val="center"/>
          </w:tcPr>
          <w:p w14:paraId="228A71AE" w14:textId="77777777" w:rsidR="001D628C" w:rsidRDefault="001D628C" w:rsidP="00565419">
            <w:pPr>
              <w:jc w:val="center"/>
              <w:rPr>
                <w:rFonts w:cs="Arial"/>
                <w:szCs w:val="20"/>
              </w:rPr>
            </w:pPr>
            <w:r>
              <w:rPr>
                <w:rFonts w:cs="Arial"/>
                <w:szCs w:val="20"/>
              </w:rPr>
              <w:t>Low</w:t>
            </w:r>
          </w:p>
          <w:p w14:paraId="69FEC02A" w14:textId="3437D57C" w:rsidR="001D628C" w:rsidRPr="00AB2FCD" w:rsidRDefault="001D628C" w:rsidP="00565419">
            <w:pPr>
              <w:jc w:val="center"/>
              <w:rPr>
                <w:rFonts w:cs="Arial"/>
                <w:szCs w:val="20"/>
              </w:rPr>
            </w:pPr>
            <w:r>
              <w:rPr>
                <w:rFonts w:cs="Arial"/>
                <w:szCs w:val="20"/>
              </w:rPr>
              <w:t>(2)</w:t>
            </w:r>
          </w:p>
        </w:tc>
        <w:tc>
          <w:tcPr>
            <w:tcW w:w="494" w:type="pct"/>
            <w:vAlign w:val="center"/>
          </w:tcPr>
          <w:p w14:paraId="6D1EEB9D" w14:textId="43DC9F70" w:rsidR="001D628C" w:rsidRPr="00AB2FCD" w:rsidRDefault="001D628C" w:rsidP="00565419">
            <w:pPr>
              <w:jc w:val="center"/>
              <w:rPr>
                <w:rFonts w:cs="Arial"/>
                <w:szCs w:val="20"/>
              </w:rPr>
            </w:pPr>
            <w:r>
              <w:rPr>
                <w:rFonts w:cs="Arial"/>
                <w:szCs w:val="20"/>
              </w:rPr>
              <w:t>Workers</w:t>
            </w:r>
          </w:p>
        </w:tc>
      </w:tr>
      <w:tr w:rsidR="001D628C" w:rsidRPr="00323DBA" w14:paraId="438840F9" w14:textId="77777777" w:rsidTr="001D628C">
        <w:trPr>
          <w:cantSplit/>
          <w:trHeight w:val="355"/>
        </w:trPr>
        <w:tc>
          <w:tcPr>
            <w:tcW w:w="676" w:type="pct"/>
            <w:vMerge/>
            <w:vAlign w:val="center"/>
          </w:tcPr>
          <w:p w14:paraId="14E2FC1B" w14:textId="77777777" w:rsidR="001D628C" w:rsidRPr="00AB2FCD" w:rsidRDefault="001D628C" w:rsidP="00565419">
            <w:pPr>
              <w:rPr>
                <w:rFonts w:cs="Arial"/>
                <w:szCs w:val="20"/>
              </w:rPr>
            </w:pPr>
          </w:p>
        </w:tc>
        <w:tc>
          <w:tcPr>
            <w:tcW w:w="802" w:type="pct"/>
            <w:vAlign w:val="center"/>
          </w:tcPr>
          <w:p w14:paraId="62EE42F7" w14:textId="3394848A" w:rsidR="001D628C" w:rsidRPr="00AB2FCD" w:rsidRDefault="001D628C" w:rsidP="00565419">
            <w:pPr>
              <w:rPr>
                <w:rFonts w:cs="Arial"/>
                <w:szCs w:val="20"/>
              </w:rPr>
            </w:pPr>
            <w:r>
              <w:rPr>
                <w:rFonts w:cs="Arial"/>
                <w:szCs w:val="20"/>
              </w:rPr>
              <w:t>Fall from Heights</w:t>
            </w:r>
          </w:p>
        </w:tc>
        <w:tc>
          <w:tcPr>
            <w:tcW w:w="432" w:type="pct"/>
            <w:tcBorders>
              <w:bottom w:val="single" w:sz="4" w:space="0" w:color="auto"/>
            </w:tcBorders>
            <w:shd w:val="clear" w:color="auto" w:fill="FF0000"/>
            <w:vAlign w:val="center"/>
          </w:tcPr>
          <w:p w14:paraId="7060E955" w14:textId="77777777" w:rsidR="001D628C" w:rsidRDefault="001D628C" w:rsidP="00565419">
            <w:pPr>
              <w:jc w:val="center"/>
              <w:rPr>
                <w:rFonts w:cs="Arial"/>
                <w:szCs w:val="20"/>
              </w:rPr>
            </w:pPr>
            <w:r>
              <w:rPr>
                <w:rFonts w:cs="Arial"/>
                <w:szCs w:val="20"/>
              </w:rPr>
              <w:t>High</w:t>
            </w:r>
          </w:p>
          <w:p w14:paraId="698BEF8B" w14:textId="50E44AED" w:rsidR="001D628C" w:rsidRDefault="001D628C" w:rsidP="00565419">
            <w:pPr>
              <w:jc w:val="center"/>
              <w:rPr>
                <w:rFonts w:cs="Arial"/>
                <w:szCs w:val="20"/>
              </w:rPr>
            </w:pPr>
            <w:r>
              <w:rPr>
                <w:rFonts w:cs="Arial"/>
                <w:szCs w:val="20"/>
              </w:rPr>
              <w:t>(6)</w:t>
            </w:r>
          </w:p>
        </w:tc>
        <w:tc>
          <w:tcPr>
            <w:tcW w:w="2213" w:type="pct"/>
            <w:tcBorders>
              <w:bottom w:val="single" w:sz="4" w:space="0" w:color="auto"/>
            </w:tcBorders>
            <w:vAlign w:val="center"/>
          </w:tcPr>
          <w:p w14:paraId="5D31613A" w14:textId="158209C1" w:rsidR="001D628C" w:rsidRPr="00886889" w:rsidRDefault="001D628C" w:rsidP="00565419">
            <w:pPr>
              <w:rPr>
                <w:rFonts w:cs="Arial"/>
                <w:szCs w:val="20"/>
              </w:rPr>
            </w:pPr>
            <w:r w:rsidRPr="00886889">
              <w:rPr>
                <w:rFonts w:cs="Arial"/>
                <w:szCs w:val="20"/>
              </w:rPr>
              <w:t>Sele</w:t>
            </w:r>
            <w:r w:rsidR="00563363">
              <w:rPr>
                <w:rFonts w:cs="Arial"/>
                <w:szCs w:val="20"/>
              </w:rPr>
              <w:t>c</w:t>
            </w:r>
            <w:r w:rsidRPr="00886889">
              <w:rPr>
                <w:rFonts w:cs="Arial"/>
                <w:szCs w:val="20"/>
              </w:rPr>
              <w:t xml:space="preserve">t appropriate fall protection equipment to access heights </w:t>
            </w:r>
            <w:r>
              <w:rPr>
                <w:rFonts w:cs="Arial"/>
                <w:szCs w:val="20"/>
              </w:rPr>
              <w:t>where a worker can fall from one level to another</w:t>
            </w:r>
            <w:r w:rsidRPr="00886889">
              <w:rPr>
                <w:rFonts w:cs="Arial"/>
                <w:szCs w:val="20"/>
              </w:rPr>
              <w:t xml:space="preserve">. </w:t>
            </w:r>
          </w:p>
          <w:p w14:paraId="4A6BE6EE" w14:textId="77777777" w:rsidR="001D628C" w:rsidRPr="00886889" w:rsidRDefault="001D628C" w:rsidP="00565419">
            <w:pPr>
              <w:rPr>
                <w:rFonts w:cs="Arial"/>
                <w:szCs w:val="20"/>
              </w:rPr>
            </w:pPr>
            <w:r w:rsidRPr="00886889">
              <w:rPr>
                <w:rFonts w:cs="Arial"/>
                <w:szCs w:val="20"/>
              </w:rPr>
              <w:t xml:space="preserve">Site supervisor must implement the use of a work platform, physical barrier or physical restraint (In that order) for all work </w:t>
            </w:r>
            <w:r>
              <w:rPr>
                <w:rFonts w:cs="Arial"/>
                <w:szCs w:val="20"/>
              </w:rPr>
              <w:t>where workers can fall from one level to another</w:t>
            </w:r>
            <w:r w:rsidRPr="00886889">
              <w:rPr>
                <w:rFonts w:cs="Arial"/>
                <w:szCs w:val="20"/>
              </w:rPr>
              <w:t>.</w:t>
            </w:r>
          </w:p>
          <w:p w14:paraId="288711C7" w14:textId="77777777" w:rsidR="001D628C" w:rsidRPr="00886889" w:rsidRDefault="001D628C" w:rsidP="00565419">
            <w:pPr>
              <w:rPr>
                <w:rFonts w:cs="Arial"/>
                <w:szCs w:val="20"/>
              </w:rPr>
            </w:pPr>
            <w:r>
              <w:rPr>
                <w:rFonts w:cs="Arial"/>
                <w:szCs w:val="20"/>
              </w:rPr>
              <w:t>Workers</w:t>
            </w:r>
            <w:r w:rsidRPr="00886889">
              <w:rPr>
                <w:rFonts w:cs="Arial"/>
                <w:szCs w:val="20"/>
              </w:rPr>
              <w:t xml:space="preserve"> to follow Safe Work Instructions (SWI) for control measure selected above such as: Mobile scaffold, </w:t>
            </w:r>
            <w:proofErr w:type="gramStart"/>
            <w:r w:rsidRPr="00886889">
              <w:rPr>
                <w:rFonts w:cs="Arial"/>
                <w:szCs w:val="20"/>
              </w:rPr>
              <w:t>Set</w:t>
            </w:r>
            <w:proofErr w:type="gramEnd"/>
            <w:r w:rsidRPr="00886889">
              <w:rPr>
                <w:rFonts w:cs="Arial"/>
                <w:szCs w:val="20"/>
              </w:rPr>
              <w:t xml:space="preserve"> scaffold, </w:t>
            </w:r>
            <w:proofErr w:type="gramStart"/>
            <w:r w:rsidRPr="00886889">
              <w:rPr>
                <w:rFonts w:cs="Arial"/>
                <w:szCs w:val="20"/>
              </w:rPr>
              <w:t>Boom</w:t>
            </w:r>
            <w:proofErr w:type="gramEnd"/>
            <w:r w:rsidRPr="00886889">
              <w:rPr>
                <w:rFonts w:cs="Arial"/>
                <w:szCs w:val="20"/>
              </w:rPr>
              <w:t xml:space="preserve"> lift, EWP, Knuckle boom</w:t>
            </w:r>
          </w:p>
          <w:p w14:paraId="3871A454" w14:textId="60C1C68C" w:rsidR="001D628C" w:rsidRPr="00F25FD8" w:rsidRDefault="001D628C" w:rsidP="00565419">
            <w:pPr>
              <w:rPr>
                <w:rFonts w:cs="Arial"/>
                <w:szCs w:val="20"/>
              </w:rPr>
            </w:pPr>
            <w:r>
              <w:rPr>
                <w:rFonts w:cs="Arial"/>
                <w:szCs w:val="20"/>
              </w:rPr>
              <w:t>Workers</w:t>
            </w:r>
            <w:r w:rsidRPr="00886889">
              <w:rPr>
                <w:rFonts w:cs="Arial"/>
                <w:szCs w:val="20"/>
              </w:rPr>
              <w:t xml:space="preserve"> must review and implement safety requirements specified by suppliers</w:t>
            </w:r>
            <w:r w:rsidRPr="00565419">
              <w:rPr>
                <w:rFonts w:cs="Arial"/>
                <w:szCs w:val="20"/>
              </w:rPr>
              <w:t>. Pre start inspections must be completed on equipment daily &amp; logbook completed.</w:t>
            </w:r>
          </w:p>
        </w:tc>
        <w:tc>
          <w:tcPr>
            <w:tcW w:w="383" w:type="pct"/>
            <w:tcBorders>
              <w:bottom w:val="single" w:sz="4" w:space="0" w:color="auto"/>
            </w:tcBorders>
            <w:shd w:val="clear" w:color="auto" w:fill="48FA26"/>
            <w:vAlign w:val="center"/>
          </w:tcPr>
          <w:p w14:paraId="3B859097" w14:textId="77777777" w:rsidR="001D628C" w:rsidRDefault="001D628C" w:rsidP="00565419">
            <w:pPr>
              <w:jc w:val="center"/>
              <w:rPr>
                <w:rFonts w:cs="Arial"/>
                <w:szCs w:val="20"/>
              </w:rPr>
            </w:pPr>
            <w:r>
              <w:rPr>
                <w:rFonts w:cs="Arial"/>
                <w:szCs w:val="20"/>
              </w:rPr>
              <w:t>Low</w:t>
            </w:r>
          </w:p>
          <w:p w14:paraId="7AB9F584" w14:textId="0E08D08B" w:rsidR="001D628C" w:rsidRDefault="001D628C" w:rsidP="00565419">
            <w:pPr>
              <w:jc w:val="center"/>
              <w:rPr>
                <w:rFonts w:cs="Arial"/>
                <w:szCs w:val="20"/>
              </w:rPr>
            </w:pPr>
            <w:r>
              <w:rPr>
                <w:rFonts w:cs="Arial"/>
                <w:szCs w:val="20"/>
              </w:rPr>
              <w:t>(2)</w:t>
            </w:r>
          </w:p>
        </w:tc>
        <w:tc>
          <w:tcPr>
            <w:tcW w:w="494" w:type="pct"/>
            <w:vAlign w:val="center"/>
          </w:tcPr>
          <w:p w14:paraId="4B0CC256" w14:textId="03511DCF" w:rsidR="001D628C" w:rsidRDefault="001D628C" w:rsidP="00565419">
            <w:pPr>
              <w:jc w:val="center"/>
              <w:rPr>
                <w:rFonts w:cs="Arial"/>
                <w:szCs w:val="20"/>
              </w:rPr>
            </w:pPr>
            <w:r>
              <w:rPr>
                <w:rFonts w:cs="Arial"/>
                <w:szCs w:val="20"/>
              </w:rPr>
              <w:t>Workers</w:t>
            </w:r>
          </w:p>
        </w:tc>
      </w:tr>
      <w:tr w:rsidR="001D628C" w:rsidRPr="00323DBA" w14:paraId="3FD956FA" w14:textId="77777777" w:rsidTr="002574E9">
        <w:trPr>
          <w:cantSplit/>
          <w:trHeight w:val="1991"/>
        </w:trPr>
        <w:tc>
          <w:tcPr>
            <w:tcW w:w="676" w:type="pct"/>
            <w:vMerge w:val="restart"/>
            <w:vAlign w:val="center"/>
          </w:tcPr>
          <w:p w14:paraId="36781BD2" w14:textId="4632D1DB" w:rsidR="001D628C" w:rsidRPr="00AB2FCD" w:rsidRDefault="001D628C" w:rsidP="00565419">
            <w:pPr>
              <w:rPr>
                <w:rFonts w:cs="Arial"/>
                <w:szCs w:val="20"/>
              </w:rPr>
            </w:pPr>
            <w:r w:rsidRPr="00AB2FCD">
              <w:rPr>
                <w:rFonts w:cs="Arial"/>
                <w:szCs w:val="20"/>
              </w:rPr>
              <w:lastRenderedPageBreak/>
              <w:t>Remove existing fittings/fixtures</w:t>
            </w:r>
          </w:p>
        </w:tc>
        <w:tc>
          <w:tcPr>
            <w:tcW w:w="802" w:type="pct"/>
            <w:vAlign w:val="center"/>
          </w:tcPr>
          <w:p w14:paraId="38D01A63" w14:textId="660993CD" w:rsidR="001D628C" w:rsidRPr="00AB2FCD" w:rsidRDefault="001D628C" w:rsidP="00565419">
            <w:pPr>
              <w:tabs>
                <w:tab w:val="num" w:pos="480"/>
              </w:tabs>
              <w:rPr>
                <w:rFonts w:cs="Arial"/>
                <w:szCs w:val="20"/>
              </w:rPr>
            </w:pPr>
            <w:r>
              <w:rPr>
                <w:szCs w:val="20"/>
              </w:rPr>
              <w:t>Dust &amp; Noise</w:t>
            </w:r>
          </w:p>
        </w:tc>
        <w:tc>
          <w:tcPr>
            <w:tcW w:w="432" w:type="pct"/>
            <w:shd w:val="clear" w:color="auto" w:fill="FFFF00"/>
            <w:vAlign w:val="center"/>
          </w:tcPr>
          <w:p w14:paraId="18781DF4" w14:textId="77777777" w:rsidR="001D628C" w:rsidRDefault="001D628C" w:rsidP="00565419">
            <w:pPr>
              <w:jc w:val="center"/>
              <w:rPr>
                <w:rFonts w:cs="Arial"/>
                <w:szCs w:val="20"/>
              </w:rPr>
            </w:pPr>
            <w:r>
              <w:rPr>
                <w:rFonts w:cs="Arial"/>
                <w:szCs w:val="20"/>
              </w:rPr>
              <w:t>Medium</w:t>
            </w:r>
          </w:p>
          <w:p w14:paraId="22910C4D" w14:textId="5321E47E" w:rsidR="001D628C" w:rsidRPr="00AB2FCD" w:rsidRDefault="001D628C" w:rsidP="00565419">
            <w:pPr>
              <w:jc w:val="center"/>
              <w:rPr>
                <w:rFonts w:cs="Arial"/>
                <w:szCs w:val="20"/>
              </w:rPr>
            </w:pPr>
            <w:r>
              <w:rPr>
                <w:rFonts w:cs="Arial"/>
                <w:szCs w:val="20"/>
              </w:rPr>
              <w:t>(3)</w:t>
            </w:r>
          </w:p>
        </w:tc>
        <w:tc>
          <w:tcPr>
            <w:tcW w:w="2213" w:type="pct"/>
            <w:vAlign w:val="center"/>
          </w:tcPr>
          <w:p w14:paraId="5647A138" w14:textId="305E39C1" w:rsidR="001D628C" w:rsidRPr="00AB2FCD" w:rsidRDefault="001D628C" w:rsidP="00565419">
            <w:pPr>
              <w:autoSpaceDE w:val="0"/>
              <w:autoSpaceDN w:val="0"/>
              <w:adjustRightInd w:val="0"/>
              <w:rPr>
                <w:szCs w:val="20"/>
              </w:rPr>
            </w:pPr>
            <w:r>
              <w:rPr>
                <w:szCs w:val="20"/>
              </w:rPr>
              <w:t>Wear dust mask or respirator, safety glasses and hearing protection.</w:t>
            </w:r>
            <w:r w:rsidRPr="00AB2FCD">
              <w:rPr>
                <w:szCs w:val="20"/>
              </w:rPr>
              <w:t xml:space="preserve"> </w:t>
            </w:r>
          </w:p>
          <w:p w14:paraId="1500CD52" w14:textId="77777777" w:rsidR="001D628C" w:rsidRPr="00AB2FCD" w:rsidRDefault="001D628C" w:rsidP="00565419">
            <w:pPr>
              <w:autoSpaceDE w:val="0"/>
              <w:autoSpaceDN w:val="0"/>
              <w:adjustRightInd w:val="0"/>
              <w:rPr>
                <w:szCs w:val="20"/>
              </w:rPr>
            </w:pPr>
            <w:r w:rsidRPr="00AB2FCD">
              <w:rPr>
                <w:szCs w:val="20"/>
              </w:rPr>
              <w:t>Use power tools with dust extraction where possible.</w:t>
            </w:r>
          </w:p>
          <w:p w14:paraId="5AD16C73" w14:textId="77777777" w:rsidR="001D628C" w:rsidRDefault="001D628C" w:rsidP="00565419">
            <w:pPr>
              <w:rPr>
                <w:szCs w:val="20"/>
              </w:rPr>
            </w:pPr>
            <w:r w:rsidRPr="00AB2FCD">
              <w:rPr>
                <w:szCs w:val="20"/>
              </w:rPr>
              <w:t>Open windows and use dust extraction devices where necessary.</w:t>
            </w:r>
          </w:p>
          <w:p w14:paraId="2F3A5151" w14:textId="77777777" w:rsidR="001D628C" w:rsidRPr="00886889" w:rsidRDefault="001D628C" w:rsidP="00565419">
            <w:pPr>
              <w:autoSpaceDE w:val="0"/>
              <w:autoSpaceDN w:val="0"/>
              <w:adjustRightInd w:val="0"/>
              <w:rPr>
                <w:rFonts w:cs="Arial"/>
                <w:szCs w:val="20"/>
              </w:rPr>
            </w:pPr>
            <w:r w:rsidRPr="00886889">
              <w:rPr>
                <w:rFonts w:cs="Arial"/>
                <w:szCs w:val="20"/>
              </w:rPr>
              <w:t>Wear dust mask or respirator (As per AS 1716) when sanding or grinding.</w:t>
            </w:r>
          </w:p>
          <w:p w14:paraId="6B4E6C96" w14:textId="77777777" w:rsidR="001D628C" w:rsidRPr="00886889" w:rsidRDefault="001D628C" w:rsidP="00565419">
            <w:pPr>
              <w:autoSpaceDE w:val="0"/>
              <w:autoSpaceDN w:val="0"/>
              <w:adjustRightInd w:val="0"/>
              <w:rPr>
                <w:rFonts w:cs="Arial"/>
                <w:szCs w:val="20"/>
              </w:rPr>
            </w:pPr>
            <w:r w:rsidRPr="00886889">
              <w:rPr>
                <w:rFonts w:cs="Arial"/>
                <w:szCs w:val="20"/>
              </w:rPr>
              <w:t>Cover all areas with plastic or appropriate sheeting.</w:t>
            </w:r>
          </w:p>
          <w:p w14:paraId="3AA8A05E" w14:textId="77777777" w:rsidR="001D628C" w:rsidRPr="00886889" w:rsidRDefault="001D628C" w:rsidP="00565419">
            <w:pPr>
              <w:autoSpaceDE w:val="0"/>
              <w:autoSpaceDN w:val="0"/>
              <w:adjustRightInd w:val="0"/>
              <w:rPr>
                <w:rFonts w:cs="Arial"/>
                <w:szCs w:val="20"/>
              </w:rPr>
            </w:pPr>
            <w:r w:rsidRPr="00886889">
              <w:rPr>
                <w:rFonts w:cs="Arial"/>
                <w:szCs w:val="20"/>
              </w:rPr>
              <w:t>Use power tools with dust extraction where possible.</w:t>
            </w:r>
          </w:p>
          <w:p w14:paraId="3191B2A0" w14:textId="721D02F2" w:rsidR="001D628C" w:rsidRPr="00AB2FCD" w:rsidRDefault="001D628C" w:rsidP="00565419">
            <w:pPr>
              <w:rPr>
                <w:rFonts w:cs="Arial"/>
                <w:szCs w:val="20"/>
              </w:rPr>
            </w:pPr>
            <w:r w:rsidRPr="00886889">
              <w:rPr>
                <w:rFonts w:cs="Arial"/>
                <w:szCs w:val="20"/>
              </w:rPr>
              <w:t>Open windows and use dust extraction devices where necessary.</w:t>
            </w:r>
          </w:p>
        </w:tc>
        <w:tc>
          <w:tcPr>
            <w:tcW w:w="383" w:type="pct"/>
            <w:shd w:val="clear" w:color="auto" w:fill="48FA26"/>
            <w:vAlign w:val="center"/>
          </w:tcPr>
          <w:p w14:paraId="5E070515" w14:textId="77777777" w:rsidR="001D628C" w:rsidRDefault="001D628C" w:rsidP="00565419">
            <w:pPr>
              <w:jc w:val="center"/>
              <w:rPr>
                <w:rFonts w:cs="Arial"/>
                <w:szCs w:val="20"/>
              </w:rPr>
            </w:pPr>
            <w:r>
              <w:rPr>
                <w:rFonts w:cs="Arial"/>
                <w:szCs w:val="20"/>
              </w:rPr>
              <w:t>Low</w:t>
            </w:r>
          </w:p>
          <w:p w14:paraId="3D7E76FF" w14:textId="4E5AEA8B" w:rsidR="001D628C" w:rsidRPr="00AB2FCD" w:rsidRDefault="001D628C" w:rsidP="00565419">
            <w:pPr>
              <w:jc w:val="center"/>
              <w:rPr>
                <w:rFonts w:cs="Arial"/>
                <w:szCs w:val="20"/>
              </w:rPr>
            </w:pPr>
            <w:r>
              <w:rPr>
                <w:rFonts w:cs="Arial"/>
                <w:szCs w:val="20"/>
              </w:rPr>
              <w:t>(1)</w:t>
            </w:r>
          </w:p>
        </w:tc>
        <w:tc>
          <w:tcPr>
            <w:tcW w:w="494" w:type="pct"/>
            <w:vAlign w:val="center"/>
          </w:tcPr>
          <w:p w14:paraId="37A7EA6E" w14:textId="10E4B043" w:rsidR="001D628C" w:rsidRPr="00AB2FCD" w:rsidRDefault="001D628C" w:rsidP="00565419">
            <w:pPr>
              <w:jc w:val="center"/>
              <w:rPr>
                <w:rFonts w:cs="Arial"/>
                <w:szCs w:val="20"/>
              </w:rPr>
            </w:pPr>
            <w:r w:rsidRPr="0067155B">
              <w:rPr>
                <w:rFonts w:cs="Arial"/>
                <w:szCs w:val="20"/>
              </w:rPr>
              <w:t>Workers</w:t>
            </w:r>
          </w:p>
        </w:tc>
      </w:tr>
      <w:tr w:rsidR="001D628C" w:rsidRPr="00323DBA" w14:paraId="621A6AF3" w14:textId="77777777" w:rsidTr="001D628C">
        <w:trPr>
          <w:cantSplit/>
          <w:trHeight w:val="355"/>
        </w:trPr>
        <w:tc>
          <w:tcPr>
            <w:tcW w:w="676" w:type="pct"/>
            <w:vMerge/>
            <w:vAlign w:val="center"/>
          </w:tcPr>
          <w:p w14:paraId="2052E5D5" w14:textId="77777777" w:rsidR="001D628C" w:rsidRPr="00AB2FCD" w:rsidRDefault="001D628C" w:rsidP="00565419">
            <w:pPr>
              <w:rPr>
                <w:rFonts w:cs="Arial"/>
                <w:szCs w:val="20"/>
              </w:rPr>
            </w:pPr>
          </w:p>
        </w:tc>
        <w:tc>
          <w:tcPr>
            <w:tcW w:w="802" w:type="pct"/>
            <w:vAlign w:val="center"/>
          </w:tcPr>
          <w:p w14:paraId="2747D481" w14:textId="304AC50B" w:rsidR="001D628C" w:rsidRPr="00AB2FCD" w:rsidRDefault="001D628C" w:rsidP="00565419">
            <w:pPr>
              <w:tabs>
                <w:tab w:val="num" w:pos="480"/>
              </w:tabs>
              <w:rPr>
                <w:rFonts w:cs="Arial"/>
                <w:szCs w:val="20"/>
              </w:rPr>
            </w:pPr>
            <w:r w:rsidRPr="00AB2FCD">
              <w:rPr>
                <w:rFonts w:cs="Arial"/>
                <w:szCs w:val="20"/>
              </w:rPr>
              <w:t xml:space="preserve">Manual handling injury </w:t>
            </w:r>
          </w:p>
        </w:tc>
        <w:tc>
          <w:tcPr>
            <w:tcW w:w="432" w:type="pct"/>
            <w:shd w:val="clear" w:color="auto" w:fill="FFFF00"/>
            <w:vAlign w:val="center"/>
          </w:tcPr>
          <w:p w14:paraId="3F761482" w14:textId="77777777" w:rsidR="001D628C" w:rsidRPr="004A379F" w:rsidRDefault="001D628C" w:rsidP="00565419">
            <w:pPr>
              <w:jc w:val="center"/>
              <w:rPr>
                <w:rFonts w:cs="Arial"/>
                <w:szCs w:val="20"/>
              </w:rPr>
            </w:pPr>
            <w:r w:rsidRPr="004A379F">
              <w:rPr>
                <w:rFonts w:cs="Arial"/>
                <w:szCs w:val="20"/>
              </w:rPr>
              <w:t>Medium</w:t>
            </w:r>
          </w:p>
          <w:p w14:paraId="09B00E37" w14:textId="2FFD8D14" w:rsidR="001D628C" w:rsidRPr="00AB2FCD" w:rsidRDefault="001D628C" w:rsidP="00565419">
            <w:pPr>
              <w:jc w:val="center"/>
              <w:rPr>
                <w:rFonts w:cs="Arial"/>
                <w:szCs w:val="20"/>
              </w:rPr>
            </w:pPr>
            <w:r w:rsidRPr="004A379F">
              <w:rPr>
                <w:rFonts w:cs="Arial"/>
                <w:szCs w:val="20"/>
              </w:rPr>
              <w:t>(</w:t>
            </w:r>
            <w:r w:rsidRPr="004A379F">
              <w:rPr>
                <w:rFonts w:cs="Arial"/>
              </w:rPr>
              <w:t>4</w:t>
            </w:r>
            <w:r w:rsidRPr="004A379F">
              <w:rPr>
                <w:rFonts w:cs="Arial"/>
                <w:szCs w:val="20"/>
              </w:rPr>
              <w:t>)</w:t>
            </w:r>
          </w:p>
        </w:tc>
        <w:tc>
          <w:tcPr>
            <w:tcW w:w="2213" w:type="pct"/>
            <w:vAlign w:val="center"/>
          </w:tcPr>
          <w:p w14:paraId="2D1A078B" w14:textId="3B2AB127" w:rsidR="001D628C" w:rsidRPr="006A4C01" w:rsidRDefault="001D628C" w:rsidP="00565419">
            <w:pPr>
              <w:rPr>
                <w:rFonts w:cs="Arial"/>
                <w:szCs w:val="20"/>
              </w:rPr>
            </w:pPr>
            <w:r w:rsidRPr="006A4C01">
              <w:rPr>
                <w:rFonts w:cs="Arial"/>
                <w:szCs w:val="20"/>
              </w:rPr>
              <w:t>Workers to follow correct manual handling procedures:</w:t>
            </w:r>
          </w:p>
          <w:p w14:paraId="5AA019B7" w14:textId="77777777" w:rsidR="001D628C" w:rsidRPr="006A4C01" w:rsidRDefault="001D628C" w:rsidP="00565419">
            <w:pPr>
              <w:rPr>
                <w:rFonts w:cs="Arial"/>
                <w:szCs w:val="20"/>
              </w:rPr>
            </w:pPr>
            <w:r w:rsidRPr="006A4C01">
              <w:rPr>
                <w:rFonts w:cs="Arial"/>
                <w:szCs w:val="20"/>
              </w:rPr>
              <w:t>Use mechanical lifting devices and trolleys where possible.</w:t>
            </w:r>
          </w:p>
          <w:p w14:paraId="4B07607D" w14:textId="77777777" w:rsidR="001D628C" w:rsidRPr="006A4C01" w:rsidRDefault="001D628C" w:rsidP="00565419">
            <w:pPr>
              <w:rPr>
                <w:rFonts w:cs="Arial"/>
                <w:szCs w:val="20"/>
              </w:rPr>
            </w:pPr>
            <w:r w:rsidRPr="006A4C01">
              <w:rPr>
                <w:rFonts w:cs="Arial"/>
                <w:szCs w:val="20"/>
              </w:rPr>
              <w:t>Only lift objects within your safe lifting limit use team lifts where needed</w:t>
            </w:r>
          </w:p>
          <w:p w14:paraId="421E140B" w14:textId="750D8189" w:rsidR="001D628C" w:rsidRPr="00AB2FCD" w:rsidRDefault="001D628C" w:rsidP="00565419">
            <w:pPr>
              <w:rPr>
                <w:rFonts w:cs="Arial"/>
                <w:szCs w:val="20"/>
              </w:rPr>
            </w:pPr>
            <w:r w:rsidRPr="006A4C01">
              <w:rPr>
                <w:rFonts w:cs="Arial"/>
              </w:rPr>
              <w:t>Clear a path, assess the load, get a good grip, ensure a wide stance, bend the knees, keep the spine straight, use the legs to lift, do not twist the trunk, use a smooth action, brace the stomach muscles and lower safely.</w:t>
            </w:r>
          </w:p>
        </w:tc>
        <w:tc>
          <w:tcPr>
            <w:tcW w:w="383" w:type="pct"/>
            <w:shd w:val="clear" w:color="auto" w:fill="48FA26"/>
            <w:vAlign w:val="center"/>
          </w:tcPr>
          <w:p w14:paraId="222F54B7" w14:textId="77777777" w:rsidR="001D628C" w:rsidRDefault="001D628C" w:rsidP="001D628C">
            <w:pPr>
              <w:jc w:val="center"/>
              <w:rPr>
                <w:rFonts w:cs="Arial"/>
                <w:szCs w:val="20"/>
              </w:rPr>
            </w:pPr>
            <w:r>
              <w:rPr>
                <w:rFonts w:cs="Arial"/>
                <w:szCs w:val="20"/>
              </w:rPr>
              <w:t>Low</w:t>
            </w:r>
          </w:p>
          <w:p w14:paraId="16F3CF74" w14:textId="0CD1B259" w:rsidR="001D628C" w:rsidRPr="00AB2FCD" w:rsidRDefault="001D628C" w:rsidP="001D628C">
            <w:pPr>
              <w:jc w:val="center"/>
              <w:rPr>
                <w:rFonts w:cs="Arial"/>
                <w:szCs w:val="20"/>
              </w:rPr>
            </w:pPr>
            <w:r>
              <w:rPr>
                <w:rFonts w:cs="Arial"/>
                <w:szCs w:val="20"/>
              </w:rPr>
              <w:t>(2)</w:t>
            </w:r>
          </w:p>
        </w:tc>
        <w:tc>
          <w:tcPr>
            <w:tcW w:w="494" w:type="pct"/>
            <w:vAlign w:val="center"/>
          </w:tcPr>
          <w:p w14:paraId="226A465F" w14:textId="63B3A6D8" w:rsidR="001D628C" w:rsidRPr="00AB2FCD" w:rsidRDefault="001D628C" w:rsidP="00565419">
            <w:pPr>
              <w:jc w:val="center"/>
              <w:rPr>
                <w:rFonts w:cs="Arial"/>
                <w:szCs w:val="20"/>
              </w:rPr>
            </w:pPr>
            <w:r w:rsidRPr="006D7D7C">
              <w:rPr>
                <w:rFonts w:cs="Arial"/>
                <w:szCs w:val="20"/>
              </w:rPr>
              <w:t>Workers</w:t>
            </w:r>
          </w:p>
        </w:tc>
      </w:tr>
      <w:tr w:rsidR="00565419" w:rsidRPr="00323DBA" w14:paraId="70AA6A7F" w14:textId="77777777" w:rsidTr="001D628C">
        <w:trPr>
          <w:cantSplit/>
          <w:trHeight w:val="355"/>
        </w:trPr>
        <w:tc>
          <w:tcPr>
            <w:tcW w:w="676" w:type="pct"/>
            <w:vAlign w:val="center"/>
          </w:tcPr>
          <w:p w14:paraId="14494E0C" w14:textId="5442E7B8" w:rsidR="00565419" w:rsidRPr="00AB2FCD" w:rsidRDefault="00565419" w:rsidP="001D628C">
            <w:pPr>
              <w:rPr>
                <w:rFonts w:cs="Arial"/>
                <w:szCs w:val="20"/>
              </w:rPr>
            </w:pPr>
            <w:r w:rsidRPr="00886889">
              <w:rPr>
                <w:rFonts w:cs="Arial"/>
                <w:szCs w:val="20"/>
              </w:rPr>
              <w:t>Check materials for compliance to spec and standards</w:t>
            </w:r>
          </w:p>
        </w:tc>
        <w:tc>
          <w:tcPr>
            <w:tcW w:w="802" w:type="pct"/>
            <w:vAlign w:val="center"/>
          </w:tcPr>
          <w:p w14:paraId="5B43EF29" w14:textId="20C04602" w:rsidR="00565419" w:rsidRPr="00AB2FCD" w:rsidRDefault="001D628C" w:rsidP="001D628C">
            <w:pPr>
              <w:tabs>
                <w:tab w:val="num" w:pos="480"/>
              </w:tabs>
              <w:rPr>
                <w:rFonts w:cs="Arial"/>
                <w:szCs w:val="20"/>
              </w:rPr>
            </w:pPr>
            <w:r>
              <w:rPr>
                <w:rFonts w:cs="Arial"/>
                <w:szCs w:val="20"/>
              </w:rPr>
              <w:t>I</w:t>
            </w:r>
            <w:r w:rsidR="00565419" w:rsidRPr="008C068A">
              <w:rPr>
                <w:rFonts w:cs="Arial"/>
                <w:szCs w:val="20"/>
              </w:rPr>
              <w:t>nappropriate materials may lead to injury</w:t>
            </w:r>
          </w:p>
        </w:tc>
        <w:tc>
          <w:tcPr>
            <w:tcW w:w="432" w:type="pct"/>
            <w:shd w:val="clear" w:color="auto" w:fill="FFFF00"/>
            <w:vAlign w:val="center"/>
          </w:tcPr>
          <w:p w14:paraId="333A5618" w14:textId="2F5CD865" w:rsidR="001D628C" w:rsidRPr="004A379F" w:rsidRDefault="001D628C" w:rsidP="001D628C">
            <w:pPr>
              <w:jc w:val="center"/>
              <w:rPr>
                <w:rFonts w:cs="Arial"/>
                <w:szCs w:val="20"/>
              </w:rPr>
            </w:pPr>
            <w:r w:rsidRPr="004A379F">
              <w:rPr>
                <w:rFonts w:cs="Arial"/>
                <w:szCs w:val="20"/>
              </w:rPr>
              <w:t>Medium</w:t>
            </w:r>
          </w:p>
          <w:p w14:paraId="583AD8B3" w14:textId="25A53B14" w:rsidR="00565419" w:rsidRPr="00AB2FCD" w:rsidRDefault="001D628C" w:rsidP="001D628C">
            <w:pPr>
              <w:jc w:val="center"/>
              <w:rPr>
                <w:rFonts w:cs="Arial"/>
                <w:szCs w:val="20"/>
              </w:rPr>
            </w:pPr>
            <w:r w:rsidRPr="004A379F">
              <w:rPr>
                <w:rFonts w:cs="Arial"/>
                <w:szCs w:val="20"/>
              </w:rPr>
              <w:t>(</w:t>
            </w:r>
            <w:r>
              <w:rPr>
                <w:rFonts w:cs="Arial"/>
              </w:rPr>
              <w:t>3</w:t>
            </w:r>
            <w:r w:rsidRPr="004A379F">
              <w:rPr>
                <w:rFonts w:cs="Arial"/>
                <w:szCs w:val="20"/>
              </w:rPr>
              <w:t>)</w:t>
            </w:r>
          </w:p>
        </w:tc>
        <w:tc>
          <w:tcPr>
            <w:tcW w:w="2213" w:type="pct"/>
          </w:tcPr>
          <w:p w14:paraId="36E8874D" w14:textId="106F9255" w:rsidR="00565419" w:rsidRPr="00886889" w:rsidRDefault="001D628C" w:rsidP="00565419">
            <w:pPr>
              <w:rPr>
                <w:rFonts w:cs="Arial"/>
                <w:szCs w:val="20"/>
              </w:rPr>
            </w:pPr>
            <w:r>
              <w:rPr>
                <w:rFonts w:cs="Arial"/>
                <w:szCs w:val="20"/>
              </w:rPr>
              <w:t>I</w:t>
            </w:r>
            <w:r w:rsidR="00565419" w:rsidRPr="00886889">
              <w:rPr>
                <w:rFonts w:cs="Arial"/>
                <w:szCs w:val="20"/>
              </w:rPr>
              <w:t>nspect a</w:t>
            </w:r>
            <w:r w:rsidR="00563363">
              <w:rPr>
                <w:rFonts w:cs="Arial"/>
                <w:szCs w:val="20"/>
              </w:rPr>
              <w:t>l</w:t>
            </w:r>
            <w:r w:rsidR="00565419" w:rsidRPr="00886889">
              <w:rPr>
                <w:rFonts w:cs="Arial"/>
                <w:szCs w:val="20"/>
              </w:rPr>
              <w:t xml:space="preserve">l materials to ensure that they are the correct type, quantity, labelled correctly and have </w:t>
            </w:r>
            <w:proofErr w:type="gramStart"/>
            <w:r w:rsidR="00565419" w:rsidRPr="00886889">
              <w:rPr>
                <w:rFonts w:cs="Arial"/>
                <w:szCs w:val="20"/>
              </w:rPr>
              <w:t>are</w:t>
            </w:r>
            <w:proofErr w:type="gramEnd"/>
            <w:r w:rsidR="00565419" w:rsidRPr="00886889">
              <w:rPr>
                <w:rFonts w:cs="Arial"/>
                <w:szCs w:val="20"/>
              </w:rPr>
              <w:t xml:space="preserve"> not damaged.</w:t>
            </w:r>
          </w:p>
          <w:p w14:paraId="64983EF1" w14:textId="119B7209" w:rsidR="00565419" w:rsidRPr="00AB2FCD" w:rsidRDefault="00565419" w:rsidP="00565419">
            <w:pPr>
              <w:rPr>
                <w:rFonts w:cs="Arial"/>
                <w:szCs w:val="20"/>
              </w:rPr>
            </w:pPr>
            <w:r w:rsidRPr="00886889">
              <w:rPr>
                <w:rFonts w:cs="Arial"/>
                <w:szCs w:val="20"/>
              </w:rPr>
              <w:t>Check all materials purchased comply with spec and that they meet relevant Australian Standards.</w:t>
            </w:r>
          </w:p>
        </w:tc>
        <w:tc>
          <w:tcPr>
            <w:tcW w:w="383" w:type="pct"/>
            <w:shd w:val="clear" w:color="auto" w:fill="48FA26"/>
            <w:vAlign w:val="center"/>
          </w:tcPr>
          <w:p w14:paraId="062C779F" w14:textId="139C6D96" w:rsidR="001D628C" w:rsidRDefault="001D628C" w:rsidP="001D628C">
            <w:pPr>
              <w:jc w:val="center"/>
              <w:rPr>
                <w:rFonts w:cs="Arial"/>
                <w:szCs w:val="20"/>
              </w:rPr>
            </w:pPr>
            <w:r>
              <w:rPr>
                <w:rFonts w:cs="Arial"/>
                <w:szCs w:val="20"/>
              </w:rPr>
              <w:t>Low</w:t>
            </w:r>
          </w:p>
          <w:p w14:paraId="3FB37D51" w14:textId="3AF3D513" w:rsidR="00565419" w:rsidRPr="00AB2FCD" w:rsidRDefault="001D628C" w:rsidP="001D628C">
            <w:pPr>
              <w:jc w:val="center"/>
              <w:rPr>
                <w:rFonts w:cs="Arial"/>
                <w:szCs w:val="20"/>
              </w:rPr>
            </w:pPr>
            <w:r>
              <w:rPr>
                <w:rFonts w:cs="Arial"/>
                <w:szCs w:val="20"/>
              </w:rPr>
              <w:t>(1)</w:t>
            </w:r>
          </w:p>
        </w:tc>
        <w:tc>
          <w:tcPr>
            <w:tcW w:w="494" w:type="pct"/>
            <w:vAlign w:val="center"/>
          </w:tcPr>
          <w:p w14:paraId="63DB5721" w14:textId="16BA14CD" w:rsidR="00565419" w:rsidRPr="00AB2FCD" w:rsidRDefault="00565419" w:rsidP="001D628C">
            <w:pPr>
              <w:jc w:val="center"/>
              <w:rPr>
                <w:rFonts w:cs="Arial"/>
                <w:szCs w:val="20"/>
              </w:rPr>
            </w:pPr>
            <w:r>
              <w:rPr>
                <w:rFonts w:cs="Arial"/>
                <w:szCs w:val="20"/>
              </w:rPr>
              <w:t>Workers</w:t>
            </w:r>
          </w:p>
        </w:tc>
      </w:tr>
      <w:tr w:rsidR="001D628C" w:rsidRPr="00323DBA" w14:paraId="6A573CAC" w14:textId="77777777" w:rsidTr="00563363">
        <w:trPr>
          <w:cantSplit/>
          <w:trHeight w:val="626"/>
        </w:trPr>
        <w:tc>
          <w:tcPr>
            <w:tcW w:w="676" w:type="pct"/>
            <w:vMerge w:val="restart"/>
            <w:vAlign w:val="center"/>
          </w:tcPr>
          <w:p w14:paraId="7E8ADCD9" w14:textId="3120677D" w:rsidR="001D628C" w:rsidRPr="00AB2FCD" w:rsidRDefault="001D628C" w:rsidP="001D628C">
            <w:pPr>
              <w:rPr>
                <w:rFonts w:cs="Arial"/>
                <w:szCs w:val="20"/>
              </w:rPr>
            </w:pPr>
            <w:r w:rsidRPr="00886889">
              <w:rPr>
                <w:rFonts w:cs="Arial"/>
                <w:szCs w:val="20"/>
              </w:rPr>
              <w:t>Cut materials to length</w:t>
            </w:r>
          </w:p>
        </w:tc>
        <w:tc>
          <w:tcPr>
            <w:tcW w:w="802" w:type="pct"/>
            <w:vAlign w:val="center"/>
          </w:tcPr>
          <w:p w14:paraId="3047650C" w14:textId="539FB83F" w:rsidR="001D628C" w:rsidRPr="00AB2FCD" w:rsidRDefault="001D628C" w:rsidP="001D628C">
            <w:pPr>
              <w:tabs>
                <w:tab w:val="num" w:pos="480"/>
              </w:tabs>
              <w:rPr>
                <w:rFonts w:cs="Arial"/>
                <w:szCs w:val="20"/>
              </w:rPr>
            </w:pPr>
            <w:r w:rsidRPr="00886889">
              <w:rPr>
                <w:rFonts w:cs="Arial"/>
                <w:szCs w:val="20"/>
              </w:rPr>
              <w:t>Cuts to fingers or body parts</w:t>
            </w:r>
          </w:p>
        </w:tc>
        <w:tc>
          <w:tcPr>
            <w:tcW w:w="432" w:type="pct"/>
            <w:shd w:val="clear" w:color="auto" w:fill="FFFF00"/>
            <w:vAlign w:val="center"/>
          </w:tcPr>
          <w:p w14:paraId="78F3A064" w14:textId="17E675F5" w:rsidR="001D628C" w:rsidRPr="004A379F" w:rsidRDefault="001D628C" w:rsidP="001D628C">
            <w:pPr>
              <w:jc w:val="center"/>
              <w:rPr>
                <w:rFonts w:cs="Arial"/>
                <w:szCs w:val="20"/>
              </w:rPr>
            </w:pPr>
            <w:r w:rsidRPr="004A379F">
              <w:rPr>
                <w:rFonts w:cs="Arial"/>
                <w:szCs w:val="20"/>
              </w:rPr>
              <w:t>Medium</w:t>
            </w:r>
          </w:p>
          <w:p w14:paraId="3DFC4CB5" w14:textId="6E38DDD9" w:rsidR="001D628C" w:rsidRPr="00AB2FCD" w:rsidRDefault="001D628C" w:rsidP="001D628C">
            <w:pPr>
              <w:jc w:val="center"/>
              <w:rPr>
                <w:rFonts w:cs="Arial"/>
                <w:szCs w:val="20"/>
              </w:rPr>
            </w:pPr>
            <w:r w:rsidRPr="004A379F">
              <w:rPr>
                <w:rFonts w:cs="Arial"/>
                <w:szCs w:val="20"/>
              </w:rPr>
              <w:t>(</w:t>
            </w:r>
            <w:r>
              <w:rPr>
                <w:rFonts w:cs="Arial"/>
              </w:rPr>
              <w:t>3</w:t>
            </w:r>
            <w:r w:rsidRPr="004A379F">
              <w:rPr>
                <w:rFonts w:cs="Arial"/>
                <w:szCs w:val="20"/>
              </w:rPr>
              <w:t>)</w:t>
            </w:r>
          </w:p>
        </w:tc>
        <w:tc>
          <w:tcPr>
            <w:tcW w:w="2213" w:type="pct"/>
            <w:vAlign w:val="center"/>
          </w:tcPr>
          <w:p w14:paraId="09A04029" w14:textId="2C2F8CB3" w:rsidR="001D628C" w:rsidRPr="00886889" w:rsidRDefault="001D628C" w:rsidP="00563363">
            <w:pPr>
              <w:rPr>
                <w:rFonts w:cs="Arial"/>
                <w:szCs w:val="20"/>
              </w:rPr>
            </w:pPr>
            <w:r w:rsidRPr="00886889">
              <w:rPr>
                <w:rFonts w:cs="Arial"/>
                <w:szCs w:val="20"/>
              </w:rPr>
              <w:t>Only use saw for materials that the blade is designed for.</w:t>
            </w:r>
          </w:p>
          <w:p w14:paraId="63CA0BB5" w14:textId="77777777" w:rsidR="001D628C" w:rsidRPr="00886889" w:rsidRDefault="001D628C" w:rsidP="00563363">
            <w:pPr>
              <w:rPr>
                <w:rFonts w:cs="Arial"/>
                <w:szCs w:val="20"/>
              </w:rPr>
            </w:pPr>
            <w:r w:rsidRPr="00886889">
              <w:rPr>
                <w:rFonts w:cs="Arial"/>
                <w:szCs w:val="20"/>
              </w:rPr>
              <w:t>Do not use saw in wet weather or rain and mop up any spills in the area.</w:t>
            </w:r>
          </w:p>
          <w:p w14:paraId="20E4EAF2" w14:textId="77777777" w:rsidR="001D628C" w:rsidRPr="00886889" w:rsidRDefault="001D628C" w:rsidP="00563363">
            <w:pPr>
              <w:rPr>
                <w:rFonts w:cs="Arial"/>
                <w:szCs w:val="20"/>
              </w:rPr>
            </w:pPr>
            <w:r w:rsidRPr="00886889">
              <w:rPr>
                <w:rFonts w:cs="Arial"/>
                <w:szCs w:val="20"/>
              </w:rPr>
              <w:t>Ensure all individuals are moved away to a safe distance.</w:t>
            </w:r>
          </w:p>
          <w:p w14:paraId="0915FB31" w14:textId="77777777" w:rsidR="001D628C" w:rsidRPr="00886889" w:rsidRDefault="001D628C" w:rsidP="00563363">
            <w:pPr>
              <w:rPr>
                <w:rFonts w:cs="Arial"/>
                <w:szCs w:val="20"/>
              </w:rPr>
            </w:pPr>
            <w:r w:rsidRPr="00886889">
              <w:rPr>
                <w:rFonts w:cs="Arial"/>
                <w:szCs w:val="20"/>
              </w:rPr>
              <w:t>Ensure that the work is at a good height (around waist height)</w:t>
            </w:r>
          </w:p>
          <w:p w14:paraId="1317A34F" w14:textId="2B523FE6" w:rsidR="001D628C" w:rsidRPr="00AB2FCD" w:rsidRDefault="001D628C" w:rsidP="00563363">
            <w:pPr>
              <w:rPr>
                <w:rFonts w:cs="Arial"/>
                <w:szCs w:val="20"/>
              </w:rPr>
            </w:pPr>
            <w:r w:rsidRPr="00886889">
              <w:rPr>
                <w:rFonts w:cs="Arial"/>
                <w:szCs w:val="20"/>
              </w:rPr>
              <w:t>Ensure that timber is secure prior to cutting.</w:t>
            </w:r>
          </w:p>
        </w:tc>
        <w:tc>
          <w:tcPr>
            <w:tcW w:w="383" w:type="pct"/>
            <w:shd w:val="clear" w:color="auto" w:fill="48FA26"/>
            <w:vAlign w:val="center"/>
          </w:tcPr>
          <w:p w14:paraId="2B420061" w14:textId="7BBCC347" w:rsidR="001D628C" w:rsidRDefault="001D628C" w:rsidP="001D628C">
            <w:pPr>
              <w:jc w:val="center"/>
              <w:rPr>
                <w:rFonts w:cs="Arial"/>
                <w:szCs w:val="20"/>
              </w:rPr>
            </w:pPr>
            <w:r>
              <w:rPr>
                <w:rFonts w:cs="Arial"/>
                <w:szCs w:val="20"/>
              </w:rPr>
              <w:t>Low</w:t>
            </w:r>
          </w:p>
          <w:p w14:paraId="0CE0C23A" w14:textId="1E1549C1" w:rsidR="001D628C" w:rsidRPr="00AB2FCD" w:rsidRDefault="001D628C" w:rsidP="001D628C">
            <w:pPr>
              <w:jc w:val="center"/>
              <w:rPr>
                <w:rFonts w:cs="Arial"/>
                <w:szCs w:val="20"/>
              </w:rPr>
            </w:pPr>
            <w:r>
              <w:rPr>
                <w:rFonts w:cs="Arial"/>
                <w:szCs w:val="20"/>
              </w:rPr>
              <w:t>(2)</w:t>
            </w:r>
          </w:p>
        </w:tc>
        <w:tc>
          <w:tcPr>
            <w:tcW w:w="494" w:type="pct"/>
            <w:vAlign w:val="center"/>
          </w:tcPr>
          <w:p w14:paraId="2587EB36" w14:textId="432EF2E9" w:rsidR="001D628C" w:rsidRPr="00AB2FCD" w:rsidRDefault="001D628C" w:rsidP="001D628C">
            <w:pPr>
              <w:jc w:val="center"/>
              <w:rPr>
                <w:rFonts w:cs="Arial"/>
                <w:szCs w:val="20"/>
              </w:rPr>
            </w:pPr>
            <w:r>
              <w:rPr>
                <w:rFonts w:cs="Arial"/>
                <w:szCs w:val="20"/>
              </w:rPr>
              <w:t>Workers</w:t>
            </w:r>
          </w:p>
        </w:tc>
      </w:tr>
      <w:tr w:rsidR="001D628C" w:rsidRPr="00323DBA" w14:paraId="3501393A" w14:textId="77777777" w:rsidTr="00563363">
        <w:trPr>
          <w:cantSplit/>
          <w:trHeight w:val="355"/>
        </w:trPr>
        <w:tc>
          <w:tcPr>
            <w:tcW w:w="676" w:type="pct"/>
            <w:vMerge/>
            <w:vAlign w:val="center"/>
          </w:tcPr>
          <w:p w14:paraId="0F45E45A" w14:textId="77777777" w:rsidR="001D628C" w:rsidRPr="00AB2FCD" w:rsidRDefault="001D628C" w:rsidP="001D628C">
            <w:pPr>
              <w:rPr>
                <w:rFonts w:cs="Arial"/>
                <w:szCs w:val="20"/>
              </w:rPr>
            </w:pPr>
          </w:p>
        </w:tc>
        <w:tc>
          <w:tcPr>
            <w:tcW w:w="802" w:type="pct"/>
            <w:vAlign w:val="center"/>
          </w:tcPr>
          <w:p w14:paraId="0755FE2E" w14:textId="316C1F81" w:rsidR="001D628C" w:rsidRPr="00AB2FCD" w:rsidRDefault="001D628C" w:rsidP="001D628C">
            <w:pPr>
              <w:tabs>
                <w:tab w:val="num" w:pos="480"/>
              </w:tabs>
              <w:rPr>
                <w:rFonts w:cs="Arial"/>
                <w:szCs w:val="20"/>
              </w:rPr>
            </w:pPr>
            <w:r w:rsidRPr="00886889">
              <w:rPr>
                <w:rFonts w:cs="Arial"/>
                <w:szCs w:val="20"/>
              </w:rPr>
              <w:t>Dust may be hazardous</w:t>
            </w:r>
          </w:p>
        </w:tc>
        <w:tc>
          <w:tcPr>
            <w:tcW w:w="432" w:type="pct"/>
            <w:tcBorders>
              <w:bottom w:val="single" w:sz="4" w:space="0" w:color="auto"/>
            </w:tcBorders>
            <w:shd w:val="clear" w:color="auto" w:fill="FFFF00"/>
            <w:vAlign w:val="center"/>
          </w:tcPr>
          <w:p w14:paraId="1C16F243" w14:textId="7F47F49E" w:rsidR="001D628C" w:rsidRPr="004A379F" w:rsidRDefault="001D628C" w:rsidP="001D628C">
            <w:pPr>
              <w:jc w:val="center"/>
              <w:rPr>
                <w:rFonts w:cs="Arial"/>
                <w:szCs w:val="20"/>
              </w:rPr>
            </w:pPr>
            <w:r w:rsidRPr="004A379F">
              <w:rPr>
                <w:rFonts w:cs="Arial"/>
                <w:szCs w:val="20"/>
              </w:rPr>
              <w:t>Medium</w:t>
            </w:r>
          </w:p>
          <w:p w14:paraId="0904E802" w14:textId="5DC679BE" w:rsidR="001D628C" w:rsidRPr="00AB2FCD" w:rsidRDefault="001D628C" w:rsidP="001D628C">
            <w:pPr>
              <w:jc w:val="center"/>
              <w:rPr>
                <w:rFonts w:cs="Arial"/>
                <w:szCs w:val="20"/>
              </w:rPr>
            </w:pPr>
            <w:r w:rsidRPr="004A379F">
              <w:rPr>
                <w:rFonts w:cs="Arial"/>
                <w:szCs w:val="20"/>
              </w:rPr>
              <w:t>(</w:t>
            </w:r>
            <w:r>
              <w:rPr>
                <w:rFonts w:cs="Arial"/>
              </w:rPr>
              <w:t>3</w:t>
            </w:r>
            <w:r w:rsidRPr="004A379F">
              <w:rPr>
                <w:rFonts w:cs="Arial"/>
                <w:szCs w:val="20"/>
              </w:rPr>
              <w:t>)</w:t>
            </w:r>
          </w:p>
        </w:tc>
        <w:tc>
          <w:tcPr>
            <w:tcW w:w="2213" w:type="pct"/>
            <w:tcBorders>
              <w:bottom w:val="single" w:sz="4" w:space="0" w:color="auto"/>
            </w:tcBorders>
            <w:vAlign w:val="center"/>
          </w:tcPr>
          <w:p w14:paraId="4D4A2722" w14:textId="1C409947" w:rsidR="001D628C" w:rsidRPr="00886889" w:rsidRDefault="001D628C" w:rsidP="00563363">
            <w:pPr>
              <w:autoSpaceDE w:val="0"/>
              <w:autoSpaceDN w:val="0"/>
              <w:adjustRightInd w:val="0"/>
              <w:rPr>
                <w:rFonts w:cs="Arial"/>
                <w:bCs/>
                <w:color w:val="262824"/>
                <w:szCs w:val="20"/>
              </w:rPr>
            </w:pPr>
            <w:r w:rsidRPr="00886889">
              <w:rPr>
                <w:rFonts w:cs="Arial"/>
                <w:bCs/>
                <w:color w:val="262824"/>
                <w:szCs w:val="20"/>
              </w:rPr>
              <w:t>Dust mask to be worn when cutting MDF of other hazardous substances.</w:t>
            </w:r>
          </w:p>
          <w:p w14:paraId="7C5274A4" w14:textId="77777777" w:rsidR="001D628C" w:rsidRDefault="001D628C" w:rsidP="00563363">
            <w:pPr>
              <w:rPr>
                <w:rFonts w:cs="Arial"/>
                <w:bCs/>
                <w:color w:val="262824"/>
                <w:szCs w:val="20"/>
              </w:rPr>
            </w:pPr>
            <w:r w:rsidRPr="00886889">
              <w:rPr>
                <w:rFonts w:cs="Arial"/>
                <w:bCs/>
                <w:color w:val="262824"/>
                <w:szCs w:val="20"/>
              </w:rPr>
              <w:t>Saws with dust extraction to be used and filters to be cleaned regularly.</w:t>
            </w:r>
          </w:p>
          <w:p w14:paraId="1C45382C" w14:textId="195A3565" w:rsidR="001D628C" w:rsidRPr="00AB2FCD" w:rsidRDefault="001D628C" w:rsidP="00563363">
            <w:pPr>
              <w:rPr>
                <w:rFonts w:cs="Arial"/>
                <w:szCs w:val="20"/>
              </w:rPr>
            </w:pPr>
            <w:r w:rsidRPr="00886889">
              <w:rPr>
                <w:rFonts w:cs="Arial"/>
                <w:szCs w:val="20"/>
              </w:rPr>
              <w:t xml:space="preserve">Ensure that there is appropriate ventilation in the area </w:t>
            </w:r>
          </w:p>
        </w:tc>
        <w:tc>
          <w:tcPr>
            <w:tcW w:w="383" w:type="pct"/>
            <w:tcBorders>
              <w:bottom w:val="single" w:sz="4" w:space="0" w:color="auto"/>
            </w:tcBorders>
            <w:shd w:val="clear" w:color="auto" w:fill="48FA26"/>
            <w:vAlign w:val="center"/>
          </w:tcPr>
          <w:p w14:paraId="223AEA75" w14:textId="77777777" w:rsidR="001D628C" w:rsidRPr="00886889" w:rsidRDefault="001D628C" w:rsidP="001D628C">
            <w:pPr>
              <w:jc w:val="center"/>
              <w:rPr>
                <w:rFonts w:cs="Arial"/>
                <w:szCs w:val="20"/>
              </w:rPr>
            </w:pPr>
          </w:p>
          <w:p w14:paraId="60B9E674" w14:textId="77777777" w:rsidR="001D628C" w:rsidRDefault="001D628C" w:rsidP="001D628C">
            <w:pPr>
              <w:jc w:val="center"/>
              <w:rPr>
                <w:rFonts w:cs="Arial"/>
                <w:szCs w:val="20"/>
              </w:rPr>
            </w:pPr>
            <w:r>
              <w:rPr>
                <w:rFonts w:cs="Arial"/>
                <w:szCs w:val="20"/>
              </w:rPr>
              <w:t>Low</w:t>
            </w:r>
          </w:p>
          <w:p w14:paraId="2688A03D" w14:textId="56CAE374" w:rsidR="001D628C" w:rsidRPr="00AB2FCD" w:rsidRDefault="001D628C" w:rsidP="001D628C">
            <w:pPr>
              <w:jc w:val="center"/>
              <w:rPr>
                <w:rFonts w:cs="Arial"/>
                <w:szCs w:val="20"/>
              </w:rPr>
            </w:pPr>
            <w:r>
              <w:rPr>
                <w:rFonts w:cs="Arial"/>
                <w:szCs w:val="20"/>
              </w:rPr>
              <w:t>(2)</w:t>
            </w:r>
          </w:p>
        </w:tc>
        <w:tc>
          <w:tcPr>
            <w:tcW w:w="494" w:type="pct"/>
            <w:vAlign w:val="center"/>
          </w:tcPr>
          <w:p w14:paraId="62781D19" w14:textId="0BB55E97" w:rsidR="001D628C" w:rsidRPr="00AB2FCD" w:rsidRDefault="001D628C" w:rsidP="001D628C">
            <w:pPr>
              <w:jc w:val="center"/>
              <w:rPr>
                <w:rFonts w:cs="Arial"/>
                <w:szCs w:val="20"/>
              </w:rPr>
            </w:pPr>
            <w:r>
              <w:rPr>
                <w:rFonts w:cs="Arial"/>
                <w:szCs w:val="20"/>
              </w:rPr>
              <w:t>Workers</w:t>
            </w:r>
          </w:p>
        </w:tc>
      </w:tr>
      <w:tr w:rsidR="001D628C" w:rsidRPr="00323DBA" w14:paraId="4ED7810A" w14:textId="77777777" w:rsidTr="002574E9">
        <w:trPr>
          <w:cantSplit/>
          <w:trHeight w:val="2841"/>
        </w:trPr>
        <w:tc>
          <w:tcPr>
            <w:tcW w:w="676" w:type="pct"/>
            <w:vMerge w:val="restart"/>
            <w:vAlign w:val="center"/>
          </w:tcPr>
          <w:p w14:paraId="5D965B78" w14:textId="2769C9AA" w:rsidR="001D628C" w:rsidRPr="00AB2FCD" w:rsidRDefault="001D628C" w:rsidP="001D628C">
            <w:pPr>
              <w:rPr>
                <w:rFonts w:cs="Arial"/>
                <w:szCs w:val="20"/>
              </w:rPr>
            </w:pPr>
            <w:r w:rsidRPr="00886889">
              <w:rPr>
                <w:rFonts w:cs="Arial"/>
                <w:szCs w:val="20"/>
              </w:rPr>
              <w:lastRenderedPageBreak/>
              <w:t xml:space="preserve">Cut materials to length </w:t>
            </w:r>
          </w:p>
        </w:tc>
        <w:tc>
          <w:tcPr>
            <w:tcW w:w="802" w:type="pct"/>
            <w:vAlign w:val="center"/>
          </w:tcPr>
          <w:p w14:paraId="6C4005EC" w14:textId="0FC4F1C7" w:rsidR="001D628C" w:rsidRPr="00AB2FCD" w:rsidRDefault="001D628C" w:rsidP="001D628C">
            <w:pPr>
              <w:rPr>
                <w:rFonts w:cs="Arial"/>
                <w:szCs w:val="20"/>
              </w:rPr>
            </w:pPr>
            <w:r w:rsidRPr="00886889">
              <w:rPr>
                <w:rFonts w:cs="Arial"/>
                <w:szCs w:val="20"/>
              </w:rPr>
              <w:t>Possible electrical hazard if the device or power cord is damaged</w:t>
            </w:r>
          </w:p>
        </w:tc>
        <w:tc>
          <w:tcPr>
            <w:tcW w:w="432" w:type="pct"/>
            <w:shd w:val="clear" w:color="auto" w:fill="FF0000"/>
            <w:vAlign w:val="center"/>
          </w:tcPr>
          <w:p w14:paraId="606F8541" w14:textId="4F9CCF36" w:rsidR="001D628C" w:rsidRDefault="001D628C" w:rsidP="001D628C">
            <w:pPr>
              <w:jc w:val="center"/>
              <w:rPr>
                <w:rFonts w:cs="Arial"/>
                <w:szCs w:val="20"/>
              </w:rPr>
            </w:pPr>
            <w:r>
              <w:rPr>
                <w:rFonts w:cs="Arial"/>
                <w:szCs w:val="20"/>
              </w:rPr>
              <w:t>High</w:t>
            </w:r>
          </w:p>
          <w:p w14:paraId="6F302E2F" w14:textId="31580048" w:rsidR="001D628C" w:rsidRPr="00AB2FCD" w:rsidRDefault="001D628C" w:rsidP="001D628C">
            <w:pPr>
              <w:jc w:val="center"/>
              <w:rPr>
                <w:rFonts w:cs="Arial"/>
                <w:szCs w:val="20"/>
              </w:rPr>
            </w:pPr>
            <w:r>
              <w:rPr>
                <w:rFonts w:cs="Arial"/>
                <w:szCs w:val="20"/>
              </w:rPr>
              <w:t>(6)</w:t>
            </w:r>
          </w:p>
        </w:tc>
        <w:tc>
          <w:tcPr>
            <w:tcW w:w="2213" w:type="pct"/>
          </w:tcPr>
          <w:p w14:paraId="2B4D1BCA" w14:textId="74C08FD7" w:rsidR="001D628C" w:rsidRPr="00187A4B" w:rsidRDefault="001D628C" w:rsidP="001D628C">
            <w:pPr>
              <w:rPr>
                <w:rFonts w:cs="Arial"/>
                <w:szCs w:val="20"/>
              </w:rPr>
            </w:pPr>
            <w:r w:rsidRPr="00187A4B">
              <w:rPr>
                <w:rFonts w:cs="Arial"/>
                <w:szCs w:val="20"/>
              </w:rPr>
              <w:t>Do not use saw in wet weather or rain and mop up any spills in the area.</w:t>
            </w:r>
          </w:p>
          <w:p w14:paraId="482FE468" w14:textId="77777777" w:rsidR="001D628C" w:rsidRPr="00187A4B" w:rsidRDefault="001D628C" w:rsidP="001D628C">
            <w:pPr>
              <w:rPr>
                <w:rFonts w:cs="Arial"/>
                <w:szCs w:val="20"/>
              </w:rPr>
            </w:pPr>
            <w:r w:rsidRPr="00187A4B">
              <w:rPr>
                <w:rFonts w:cs="Arial"/>
                <w:szCs w:val="20"/>
              </w:rPr>
              <w:t>Prior to use the saw must be checked for an electrical test tag to ensure that it is current and passed. Untested machinery is to be removed from service and tagged.</w:t>
            </w:r>
          </w:p>
          <w:p w14:paraId="705A4351" w14:textId="77777777" w:rsidR="001D628C" w:rsidRPr="00187A4B" w:rsidRDefault="001D628C" w:rsidP="001D628C">
            <w:pPr>
              <w:rPr>
                <w:rFonts w:cs="Arial"/>
                <w:szCs w:val="20"/>
              </w:rPr>
            </w:pPr>
            <w:r w:rsidRPr="00187A4B">
              <w:rPr>
                <w:rFonts w:cs="Arial"/>
                <w:szCs w:val="20"/>
              </w:rPr>
              <w:t>The power lead and the saw must be checked for damage prior to use.</w:t>
            </w:r>
          </w:p>
          <w:p w14:paraId="51D57CF3" w14:textId="77777777" w:rsidR="001D628C" w:rsidRPr="00187A4B" w:rsidRDefault="001D628C" w:rsidP="001D628C">
            <w:pPr>
              <w:rPr>
                <w:rFonts w:cs="Arial"/>
                <w:szCs w:val="20"/>
              </w:rPr>
            </w:pPr>
            <w:r w:rsidRPr="00187A4B">
              <w:rPr>
                <w:rFonts w:cs="Arial"/>
                <w:szCs w:val="20"/>
              </w:rPr>
              <w:t>Ensure that the power outlet is not damaged.</w:t>
            </w:r>
          </w:p>
          <w:p w14:paraId="0627604E" w14:textId="77777777" w:rsidR="001D628C" w:rsidRPr="00187A4B" w:rsidRDefault="001D628C" w:rsidP="001D628C">
            <w:pPr>
              <w:rPr>
                <w:rFonts w:cs="Arial"/>
                <w:szCs w:val="20"/>
              </w:rPr>
            </w:pPr>
            <w:r w:rsidRPr="00187A4B">
              <w:rPr>
                <w:rFonts w:cs="Arial"/>
                <w:szCs w:val="20"/>
              </w:rPr>
              <w:t>Do not run power leads or hoses across paths or in areas where they may be damaged (e.g. run over)</w:t>
            </w:r>
          </w:p>
          <w:p w14:paraId="2FA644A3" w14:textId="77777777" w:rsidR="001D628C" w:rsidRPr="00187A4B" w:rsidRDefault="001D628C" w:rsidP="001D628C">
            <w:pPr>
              <w:rPr>
                <w:rFonts w:cs="Arial"/>
                <w:szCs w:val="20"/>
              </w:rPr>
            </w:pPr>
            <w:r w:rsidRPr="00187A4B">
              <w:rPr>
                <w:rFonts w:cs="Arial"/>
                <w:szCs w:val="20"/>
              </w:rPr>
              <w:t xml:space="preserve">RCD to be </w:t>
            </w:r>
            <w:proofErr w:type="gramStart"/>
            <w:r w:rsidRPr="00187A4B">
              <w:rPr>
                <w:rFonts w:cs="Arial"/>
                <w:szCs w:val="20"/>
              </w:rPr>
              <w:t>used at all times</w:t>
            </w:r>
            <w:proofErr w:type="gramEnd"/>
            <w:r w:rsidRPr="00187A4B">
              <w:rPr>
                <w:rFonts w:cs="Arial"/>
                <w:szCs w:val="20"/>
              </w:rPr>
              <w:t>, extension lead not to exceed 30 meters</w:t>
            </w:r>
          </w:p>
          <w:p w14:paraId="2668C03B" w14:textId="18A3F2D1" w:rsidR="001D628C" w:rsidRPr="00AB2FCD" w:rsidRDefault="001D628C" w:rsidP="001D628C">
            <w:pPr>
              <w:rPr>
                <w:rFonts w:cs="Arial"/>
                <w:szCs w:val="20"/>
              </w:rPr>
            </w:pPr>
            <w:r w:rsidRPr="00187A4B">
              <w:rPr>
                <w:rFonts w:cs="Arial"/>
                <w:szCs w:val="20"/>
              </w:rPr>
              <w:t>Cable stands to be used where necessary.</w:t>
            </w:r>
          </w:p>
        </w:tc>
        <w:tc>
          <w:tcPr>
            <w:tcW w:w="383" w:type="pct"/>
            <w:shd w:val="clear" w:color="auto" w:fill="48FA26"/>
            <w:vAlign w:val="center"/>
          </w:tcPr>
          <w:p w14:paraId="606A0EFD" w14:textId="4DC62F65" w:rsidR="001D628C" w:rsidRDefault="001D628C" w:rsidP="001D628C">
            <w:pPr>
              <w:jc w:val="center"/>
              <w:rPr>
                <w:rFonts w:cs="Arial"/>
                <w:szCs w:val="20"/>
              </w:rPr>
            </w:pPr>
            <w:r>
              <w:rPr>
                <w:rFonts w:cs="Arial"/>
                <w:szCs w:val="20"/>
              </w:rPr>
              <w:t>Low</w:t>
            </w:r>
          </w:p>
          <w:p w14:paraId="1BA3545A" w14:textId="5FCDD939" w:rsidR="001D628C" w:rsidRPr="00AB2FCD" w:rsidRDefault="001D628C" w:rsidP="001D628C">
            <w:pPr>
              <w:jc w:val="center"/>
              <w:rPr>
                <w:rFonts w:cs="Arial"/>
                <w:szCs w:val="20"/>
              </w:rPr>
            </w:pPr>
            <w:r>
              <w:rPr>
                <w:rFonts w:cs="Arial"/>
                <w:szCs w:val="20"/>
              </w:rPr>
              <w:t>(2)</w:t>
            </w:r>
          </w:p>
        </w:tc>
        <w:tc>
          <w:tcPr>
            <w:tcW w:w="494" w:type="pct"/>
            <w:vAlign w:val="center"/>
          </w:tcPr>
          <w:p w14:paraId="63E7CE05" w14:textId="2F22A900" w:rsidR="001D628C" w:rsidRPr="00AB2FCD" w:rsidRDefault="001D628C" w:rsidP="001D628C">
            <w:pPr>
              <w:jc w:val="center"/>
              <w:rPr>
                <w:rFonts w:cs="Arial"/>
                <w:szCs w:val="20"/>
              </w:rPr>
            </w:pPr>
            <w:r>
              <w:rPr>
                <w:rFonts w:cs="Arial"/>
                <w:szCs w:val="20"/>
              </w:rPr>
              <w:t>Workers</w:t>
            </w:r>
          </w:p>
        </w:tc>
      </w:tr>
      <w:tr w:rsidR="001D628C" w:rsidRPr="00323DBA" w14:paraId="5B9D56A7" w14:textId="77777777" w:rsidTr="002574E9">
        <w:trPr>
          <w:cantSplit/>
          <w:trHeight w:val="3603"/>
        </w:trPr>
        <w:tc>
          <w:tcPr>
            <w:tcW w:w="676" w:type="pct"/>
            <w:vMerge/>
          </w:tcPr>
          <w:p w14:paraId="2112C049" w14:textId="77777777" w:rsidR="001D628C" w:rsidRPr="00AB2FCD" w:rsidRDefault="001D628C" w:rsidP="00565419">
            <w:pPr>
              <w:rPr>
                <w:rFonts w:cs="Arial"/>
                <w:szCs w:val="20"/>
              </w:rPr>
            </w:pPr>
          </w:p>
        </w:tc>
        <w:tc>
          <w:tcPr>
            <w:tcW w:w="802" w:type="pct"/>
            <w:vAlign w:val="center"/>
          </w:tcPr>
          <w:p w14:paraId="676781F7" w14:textId="2C93DC37" w:rsidR="001D628C" w:rsidRPr="00AB2FCD" w:rsidRDefault="001D628C" w:rsidP="001D628C">
            <w:pPr>
              <w:rPr>
                <w:rFonts w:cs="Arial"/>
                <w:szCs w:val="20"/>
              </w:rPr>
            </w:pPr>
            <w:r w:rsidRPr="00886889">
              <w:rPr>
                <w:rFonts w:cs="Arial"/>
                <w:szCs w:val="20"/>
              </w:rPr>
              <w:t>Cuts and burns from saw blade</w:t>
            </w:r>
          </w:p>
        </w:tc>
        <w:tc>
          <w:tcPr>
            <w:tcW w:w="432" w:type="pct"/>
            <w:tcBorders>
              <w:bottom w:val="single" w:sz="4" w:space="0" w:color="auto"/>
            </w:tcBorders>
            <w:shd w:val="clear" w:color="auto" w:fill="FFFF00"/>
            <w:vAlign w:val="center"/>
          </w:tcPr>
          <w:p w14:paraId="704F2042" w14:textId="77777777" w:rsidR="001D628C" w:rsidRPr="004A379F" w:rsidRDefault="001D628C" w:rsidP="001D628C">
            <w:pPr>
              <w:jc w:val="center"/>
              <w:rPr>
                <w:rFonts w:cs="Arial"/>
                <w:szCs w:val="20"/>
              </w:rPr>
            </w:pPr>
            <w:r w:rsidRPr="004A379F">
              <w:rPr>
                <w:rFonts w:cs="Arial"/>
                <w:szCs w:val="20"/>
              </w:rPr>
              <w:t>Medium</w:t>
            </w:r>
          </w:p>
          <w:p w14:paraId="08F1CB95" w14:textId="6DB4E407" w:rsidR="001D628C" w:rsidRPr="00AB2FCD" w:rsidRDefault="001D628C" w:rsidP="001D628C">
            <w:pPr>
              <w:jc w:val="center"/>
              <w:rPr>
                <w:rFonts w:cs="Arial"/>
                <w:szCs w:val="20"/>
              </w:rPr>
            </w:pPr>
            <w:r w:rsidRPr="004A379F">
              <w:rPr>
                <w:rFonts w:cs="Arial"/>
                <w:szCs w:val="20"/>
              </w:rPr>
              <w:t>(</w:t>
            </w:r>
            <w:r>
              <w:rPr>
                <w:rFonts w:cs="Arial"/>
              </w:rPr>
              <w:t>4</w:t>
            </w:r>
            <w:r w:rsidRPr="004A379F">
              <w:rPr>
                <w:rFonts w:cs="Arial"/>
                <w:szCs w:val="20"/>
              </w:rPr>
              <w:t>)</w:t>
            </w:r>
          </w:p>
        </w:tc>
        <w:tc>
          <w:tcPr>
            <w:tcW w:w="2213" w:type="pct"/>
            <w:tcBorders>
              <w:bottom w:val="single" w:sz="4" w:space="0" w:color="auto"/>
            </w:tcBorders>
          </w:tcPr>
          <w:p w14:paraId="49B59014" w14:textId="36E9C3D3" w:rsidR="001D628C" w:rsidRPr="00886889" w:rsidRDefault="001D628C" w:rsidP="00565419">
            <w:pPr>
              <w:autoSpaceDE w:val="0"/>
              <w:autoSpaceDN w:val="0"/>
              <w:adjustRightInd w:val="0"/>
              <w:rPr>
                <w:rFonts w:cs="Arial"/>
                <w:bCs/>
                <w:color w:val="262824"/>
                <w:szCs w:val="20"/>
              </w:rPr>
            </w:pPr>
            <w:r w:rsidRPr="00886889">
              <w:rPr>
                <w:rFonts w:cs="Arial"/>
                <w:bCs/>
                <w:color w:val="262824"/>
                <w:szCs w:val="20"/>
              </w:rPr>
              <w:t xml:space="preserve">Stay alert, watch what you are doing and use common sense when cutting </w:t>
            </w:r>
          </w:p>
          <w:p w14:paraId="55652E59" w14:textId="77777777" w:rsidR="001D628C" w:rsidRPr="00886889" w:rsidRDefault="001D628C" w:rsidP="00565419">
            <w:pPr>
              <w:autoSpaceDE w:val="0"/>
              <w:autoSpaceDN w:val="0"/>
              <w:adjustRightInd w:val="0"/>
              <w:rPr>
                <w:rFonts w:cs="Arial"/>
                <w:bCs/>
                <w:color w:val="262824"/>
                <w:szCs w:val="20"/>
              </w:rPr>
            </w:pPr>
            <w:r w:rsidRPr="00886889">
              <w:rPr>
                <w:rFonts w:cs="Arial"/>
                <w:bCs/>
                <w:color w:val="262824"/>
                <w:szCs w:val="20"/>
              </w:rPr>
              <w:t>Do not use while tired or under the influence of drugs, alcohol, or medication.</w:t>
            </w:r>
          </w:p>
          <w:p w14:paraId="25AFF96E" w14:textId="77777777" w:rsidR="001D628C" w:rsidRPr="00886889" w:rsidRDefault="001D628C" w:rsidP="00565419">
            <w:pPr>
              <w:autoSpaceDE w:val="0"/>
              <w:autoSpaceDN w:val="0"/>
              <w:adjustRightInd w:val="0"/>
              <w:rPr>
                <w:rFonts w:cs="Arial"/>
                <w:szCs w:val="20"/>
              </w:rPr>
            </w:pPr>
            <w:r w:rsidRPr="00886889">
              <w:rPr>
                <w:rFonts w:cs="Arial"/>
                <w:szCs w:val="20"/>
              </w:rPr>
              <w:t>Adopt a comfortable stance, with feet apart and well balanced, and with a clear view.</w:t>
            </w:r>
          </w:p>
          <w:p w14:paraId="6B00B66B" w14:textId="77777777" w:rsidR="001D628C" w:rsidRPr="00886889" w:rsidRDefault="001D628C" w:rsidP="00565419">
            <w:pPr>
              <w:autoSpaceDE w:val="0"/>
              <w:autoSpaceDN w:val="0"/>
              <w:adjustRightInd w:val="0"/>
              <w:rPr>
                <w:rFonts w:cs="Arial"/>
                <w:szCs w:val="20"/>
              </w:rPr>
            </w:pPr>
            <w:r w:rsidRPr="00886889">
              <w:rPr>
                <w:rFonts w:cs="Arial"/>
                <w:szCs w:val="20"/>
              </w:rPr>
              <w:t>Never use a saw between the legs while sitting on the floor.</w:t>
            </w:r>
          </w:p>
          <w:p w14:paraId="15630F53" w14:textId="77777777" w:rsidR="001D628C" w:rsidRPr="00886889" w:rsidRDefault="001D628C" w:rsidP="00565419">
            <w:pPr>
              <w:autoSpaceDE w:val="0"/>
              <w:autoSpaceDN w:val="0"/>
              <w:adjustRightInd w:val="0"/>
              <w:rPr>
                <w:rFonts w:cs="Arial"/>
                <w:szCs w:val="20"/>
              </w:rPr>
            </w:pPr>
            <w:r w:rsidRPr="00886889">
              <w:rPr>
                <w:rFonts w:cs="Arial"/>
                <w:szCs w:val="20"/>
              </w:rPr>
              <w:t>Disconnect the power when not in use.</w:t>
            </w:r>
          </w:p>
          <w:p w14:paraId="144F9EB9" w14:textId="77777777" w:rsidR="001D628C" w:rsidRPr="00886889" w:rsidRDefault="001D628C" w:rsidP="00565419">
            <w:pPr>
              <w:rPr>
                <w:rFonts w:cs="Arial"/>
                <w:szCs w:val="20"/>
              </w:rPr>
            </w:pPr>
            <w:r w:rsidRPr="00886889">
              <w:rPr>
                <w:rFonts w:cs="Arial"/>
                <w:szCs w:val="20"/>
              </w:rPr>
              <w:t>Remove the plug from the power point before performing any services or repairs.</w:t>
            </w:r>
          </w:p>
          <w:p w14:paraId="4D88E231" w14:textId="77777777" w:rsidR="001D628C" w:rsidRPr="00886889" w:rsidRDefault="001D628C" w:rsidP="00565419">
            <w:pPr>
              <w:rPr>
                <w:rFonts w:cs="Arial"/>
                <w:szCs w:val="20"/>
              </w:rPr>
            </w:pPr>
            <w:r w:rsidRPr="00886889">
              <w:rPr>
                <w:rFonts w:cs="Arial"/>
                <w:szCs w:val="20"/>
              </w:rPr>
              <w:t>Keep hands and body parts clear of saw blade</w:t>
            </w:r>
          </w:p>
          <w:p w14:paraId="175A5A7A" w14:textId="77777777" w:rsidR="001D628C" w:rsidRPr="00886889" w:rsidRDefault="001D628C" w:rsidP="00565419">
            <w:pPr>
              <w:rPr>
                <w:rFonts w:cs="Arial"/>
                <w:szCs w:val="20"/>
              </w:rPr>
            </w:pPr>
            <w:r w:rsidRPr="00886889">
              <w:rPr>
                <w:rFonts w:cs="Arial"/>
                <w:szCs w:val="20"/>
              </w:rPr>
              <w:t xml:space="preserve">Never cut towards a body part </w:t>
            </w:r>
          </w:p>
          <w:p w14:paraId="004DCAA6" w14:textId="77777777" w:rsidR="001D628C" w:rsidRPr="00886889" w:rsidRDefault="001D628C" w:rsidP="00565419">
            <w:pPr>
              <w:rPr>
                <w:rFonts w:cs="Arial"/>
                <w:szCs w:val="20"/>
              </w:rPr>
            </w:pPr>
            <w:r w:rsidRPr="00886889">
              <w:rPr>
                <w:rFonts w:cs="Arial"/>
                <w:szCs w:val="20"/>
              </w:rPr>
              <w:t xml:space="preserve">Hold </w:t>
            </w:r>
            <w:proofErr w:type="gramStart"/>
            <w:r w:rsidRPr="00886889">
              <w:rPr>
                <w:rFonts w:cs="Arial"/>
                <w:szCs w:val="20"/>
              </w:rPr>
              <w:t>saw with two hands and a firm grip at all times</w:t>
            </w:r>
            <w:proofErr w:type="gramEnd"/>
          </w:p>
          <w:p w14:paraId="3F1BC75B" w14:textId="4363EAFE" w:rsidR="001D628C" w:rsidRPr="00AB2FCD" w:rsidRDefault="001D628C" w:rsidP="00565419">
            <w:pPr>
              <w:rPr>
                <w:rFonts w:cs="Arial"/>
                <w:szCs w:val="20"/>
              </w:rPr>
            </w:pPr>
            <w:r w:rsidRPr="00886889">
              <w:rPr>
                <w:rFonts w:cs="Arial"/>
                <w:szCs w:val="20"/>
              </w:rPr>
              <w:t>Ensure material being cut stays in contact with the front half of the blade</w:t>
            </w:r>
          </w:p>
        </w:tc>
        <w:tc>
          <w:tcPr>
            <w:tcW w:w="383" w:type="pct"/>
            <w:tcBorders>
              <w:bottom w:val="single" w:sz="4" w:space="0" w:color="auto"/>
            </w:tcBorders>
            <w:shd w:val="clear" w:color="auto" w:fill="48FA26"/>
            <w:vAlign w:val="center"/>
          </w:tcPr>
          <w:p w14:paraId="697A4B14" w14:textId="3F73ED57" w:rsidR="001D628C" w:rsidRDefault="001D628C" w:rsidP="001D628C">
            <w:pPr>
              <w:jc w:val="center"/>
              <w:rPr>
                <w:rFonts w:cs="Arial"/>
                <w:szCs w:val="20"/>
              </w:rPr>
            </w:pPr>
            <w:r>
              <w:rPr>
                <w:rFonts w:cs="Arial"/>
                <w:szCs w:val="20"/>
              </w:rPr>
              <w:t>Low</w:t>
            </w:r>
          </w:p>
          <w:p w14:paraId="27BBB8B0" w14:textId="139F309C" w:rsidR="001D628C" w:rsidRPr="00AB2FCD" w:rsidRDefault="001D628C" w:rsidP="001D628C">
            <w:pPr>
              <w:jc w:val="center"/>
              <w:rPr>
                <w:rFonts w:cs="Arial"/>
                <w:szCs w:val="20"/>
              </w:rPr>
            </w:pPr>
            <w:r>
              <w:rPr>
                <w:rFonts w:cs="Arial"/>
                <w:szCs w:val="20"/>
              </w:rPr>
              <w:t>(2)</w:t>
            </w:r>
          </w:p>
        </w:tc>
        <w:tc>
          <w:tcPr>
            <w:tcW w:w="494" w:type="pct"/>
            <w:vAlign w:val="center"/>
          </w:tcPr>
          <w:p w14:paraId="67A90E7A" w14:textId="5FBA2F67" w:rsidR="001D628C" w:rsidRPr="00AB2FCD" w:rsidRDefault="001D628C" w:rsidP="001D628C">
            <w:pPr>
              <w:jc w:val="center"/>
              <w:rPr>
                <w:rFonts w:cs="Arial"/>
                <w:szCs w:val="20"/>
              </w:rPr>
            </w:pPr>
            <w:r>
              <w:rPr>
                <w:rFonts w:cs="Arial"/>
                <w:szCs w:val="20"/>
              </w:rPr>
              <w:t>Workers</w:t>
            </w:r>
          </w:p>
        </w:tc>
      </w:tr>
      <w:tr w:rsidR="001D628C" w:rsidRPr="00323DBA" w14:paraId="71014FC6" w14:textId="77777777" w:rsidTr="001D628C">
        <w:trPr>
          <w:cantSplit/>
          <w:trHeight w:val="355"/>
        </w:trPr>
        <w:tc>
          <w:tcPr>
            <w:tcW w:w="676" w:type="pct"/>
            <w:vMerge w:val="restart"/>
            <w:vAlign w:val="center"/>
          </w:tcPr>
          <w:p w14:paraId="2DAD0561" w14:textId="40E6B68E" w:rsidR="001D628C" w:rsidRPr="00AB2FCD" w:rsidRDefault="001D628C" w:rsidP="001D628C">
            <w:pPr>
              <w:rPr>
                <w:rFonts w:cs="Arial"/>
                <w:szCs w:val="20"/>
              </w:rPr>
            </w:pPr>
            <w:r>
              <w:rPr>
                <w:rFonts w:cs="Arial"/>
                <w:szCs w:val="20"/>
              </w:rPr>
              <w:lastRenderedPageBreak/>
              <w:t>Install cladding</w:t>
            </w:r>
          </w:p>
        </w:tc>
        <w:tc>
          <w:tcPr>
            <w:tcW w:w="802" w:type="pct"/>
            <w:vAlign w:val="center"/>
          </w:tcPr>
          <w:p w14:paraId="61B43713" w14:textId="358634E2" w:rsidR="001D628C" w:rsidRPr="00AB2FCD" w:rsidRDefault="001D628C" w:rsidP="00565419">
            <w:pPr>
              <w:tabs>
                <w:tab w:val="num" w:pos="480"/>
              </w:tabs>
              <w:rPr>
                <w:rFonts w:cs="Arial"/>
                <w:szCs w:val="20"/>
              </w:rPr>
            </w:pPr>
            <w:r w:rsidRPr="00AB2FCD">
              <w:rPr>
                <w:rFonts w:cs="Arial"/>
                <w:szCs w:val="20"/>
              </w:rPr>
              <w:t>Fall from ladder</w:t>
            </w:r>
          </w:p>
        </w:tc>
        <w:tc>
          <w:tcPr>
            <w:tcW w:w="432" w:type="pct"/>
            <w:shd w:val="clear" w:color="auto" w:fill="FF0000"/>
            <w:vAlign w:val="center"/>
          </w:tcPr>
          <w:p w14:paraId="78A78443" w14:textId="77777777" w:rsidR="001D628C" w:rsidRDefault="001D628C" w:rsidP="00565419">
            <w:pPr>
              <w:jc w:val="center"/>
              <w:rPr>
                <w:rFonts w:cs="Arial"/>
                <w:szCs w:val="20"/>
              </w:rPr>
            </w:pPr>
            <w:r>
              <w:rPr>
                <w:rFonts w:cs="Arial"/>
                <w:szCs w:val="20"/>
              </w:rPr>
              <w:t>High</w:t>
            </w:r>
          </w:p>
          <w:p w14:paraId="59B1AFC3" w14:textId="4D89E717" w:rsidR="001D628C" w:rsidRPr="00AB2FCD" w:rsidRDefault="001D628C" w:rsidP="00565419">
            <w:pPr>
              <w:jc w:val="center"/>
              <w:rPr>
                <w:rFonts w:cs="Arial"/>
                <w:szCs w:val="20"/>
              </w:rPr>
            </w:pPr>
            <w:r>
              <w:rPr>
                <w:rFonts w:cs="Arial"/>
                <w:szCs w:val="20"/>
              </w:rPr>
              <w:t>(6)</w:t>
            </w:r>
          </w:p>
        </w:tc>
        <w:tc>
          <w:tcPr>
            <w:tcW w:w="2213" w:type="pct"/>
            <w:vAlign w:val="center"/>
          </w:tcPr>
          <w:p w14:paraId="3E7334CC" w14:textId="6E6C248E" w:rsidR="001D628C" w:rsidRPr="00F25FD8" w:rsidRDefault="001D628C" w:rsidP="00565419">
            <w:pPr>
              <w:rPr>
                <w:rFonts w:cs="Arial"/>
                <w:szCs w:val="20"/>
              </w:rPr>
            </w:pPr>
            <w:r w:rsidRPr="00F25FD8">
              <w:rPr>
                <w:rFonts w:cs="Arial"/>
                <w:szCs w:val="20"/>
              </w:rPr>
              <w:t xml:space="preserve">Avoid overhead electrical hazards and use fibreglass </w:t>
            </w:r>
            <w:r>
              <w:rPr>
                <w:rFonts w:cs="Arial"/>
                <w:szCs w:val="20"/>
              </w:rPr>
              <w:t xml:space="preserve">platform </w:t>
            </w:r>
            <w:r w:rsidRPr="00F25FD8">
              <w:rPr>
                <w:rFonts w:cs="Arial"/>
                <w:szCs w:val="20"/>
              </w:rPr>
              <w:t>ladder</w:t>
            </w:r>
          </w:p>
          <w:p w14:paraId="64BD4EF9" w14:textId="77777777" w:rsidR="001D628C" w:rsidRDefault="001D628C" w:rsidP="00565419">
            <w:pPr>
              <w:rPr>
                <w:rFonts w:cs="Arial"/>
                <w:szCs w:val="20"/>
              </w:rPr>
            </w:pPr>
            <w:r w:rsidRPr="00F25FD8">
              <w:rPr>
                <w:rFonts w:cs="Arial"/>
                <w:szCs w:val="20"/>
              </w:rPr>
              <w:t xml:space="preserve">Perform visual check on ladder for obvious faults and defects prior to use. </w:t>
            </w:r>
            <w:r>
              <w:rPr>
                <w:rFonts w:cs="Arial"/>
                <w:szCs w:val="20"/>
              </w:rPr>
              <w:t>Remove d</w:t>
            </w:r>
            <w:r w:rsidRPr="00F25FD8">
              <w:rPr>
                <w:rFonts w:cs="Arial"/>
                <w:szCs w:val="20"/>
              </w:rPr>
              <w:t>amaged ladders</w:t>
            </w:r>
            <w:r>
              <w:rPr>
                <w:rFonts w:cs="Arial"/>
                <w:szCs w:val="20"/>
              </w:rPr>
              <w:t xml:space="preserve">, </w:t>
            </w:r>
            <w:r w:rsidRPr="00F25FD8">
              <w:rPr>
                <w:rFonts w:cs="Arial"/>
                <w:szCs w:val="20"/>
              </w:rPr>
              <w:t xml:space="preserve">tag </w:t>
            </w:r>
            <w:r>
              <w:rPr>
                <w:rFonts w:cs="Arial"/>
                <w:szCs w:val="20"/>
              </w:rPr>
              <w:t>“</w:t>
            </w:r>
            <w:r w:rsidRPr="00F25FD8">
              <w:rPr>
                <w:rFonts w:cs="Arial"/>
                <w:szCs w:val="20"/>
              </w:rPr>
              <w:t>not for use” and repaired.</w:t>
            </w:r>
          </w:p>
          <w:p w14:paraId="4D8B90A1" w14:textId="77777777" w:rsidR="001D628C" w:rsidRPr="00770463" w:rsidRDefault="001D628C" w:rsidP="00565419">
            <w:pPr>
              <w:rPr>
                <w:rFonts w:cs="Arial"/>
                <w:szCs w:val="20"/>
              </w:rPr>
            </w:pPr>
            <w:r w:rsidRPr="00770463">
              <w:rPr>
                <w:rFonts w:cs="Arial"/>
                <w:szCs w:val="20"/>
              </w:rPr>
              <w:t>When gaining access to a working platform/roof, the top of the ladder should extend above working platform by no less than 1m.</w:t>
            </w:r>
          </w:p>
          <w:p w14:paraId="7E385916" w14:textId="77777777" w:rsidR="001D628C" w:rsidRPr="00770463" w:rsidRDefault="001D628C" w:rsidP="00565419">
            <w:pPr>
              <w:rPr>
                <w:rFonts w:cs="Arial"/>
                <w:szCs w:val="20"/>
              </w:rPr>
            </w:pPr>
            <w:r w:rsidRPr="00770463">
              <w:rPr>
                <w:rFonts w:cs="Arial"/>
                <w:szCs w:val="20"/>
              </w:rPr>
              <w:t>Never “walk” ladder to reposition it; descend ladder and relocate it.</w:t>
            </w:r>
          </w:p>
          <w:p w14:paraId="52BE90B6" w14:textId="77777777" w:rsidR="001D628C" w:rsidRPr="00F25FD8" w:rsidRDefault="001D628C" w:rsidP="00565419">
            <w:pPr>
              <w:rPr>
                <w:rFonts w:cs="Arial"/>
                <w:szCs w:val="20"/>
              </w:rPr>
            </w:pPr>
            <w:r w:rsidRPr="00770463">
              <w:rPr>
                <w:rFonts w:cs="Arial"/>
                <w:szCs w:val="20"/>
              </w:rPr>
              <w:t>Erect ladder on clean, level surface or</w:t>
            </w:r>
            <w:r w:rsidRPr="00F25FD8">
              <w:rPr>
                <w:rFonts w:cs="Arial"/>
                <w:szCs w:val="20"/>
              </w:rPr>
              <w:t xml:space="preserve"> use </w:t>
            </w:r>
            <w:proofErr w:type="spellStart"/>
            <w:r w:rsidRPr="00F25FD8">
              <w:rPr>
                <w:rFonts w:cs="Arial"/>
                <w:szCs w:val="20"/>
              </w:rPr>
              <w:t>self levelling</w:t>
            </w:r>
            <w:proofErr w:type="spellEnd"/>
            <w:r w:rsidRPr="00F25FD8">
              <w:rPr>
                <w:rFonts w:cs="Arial"/>
                <w:szCs w:val="20"/>
              </w:rPr>
              <w:t xml:space="preserve"> ladder.</w:t>
            </w:r>
          </w:p>
          <w:p w14:paraId="73C2695C" w14:textId="77777777" w:rsidR="001D628C" w:rsidRPr="00F25FD8" w:rsidRDefault="001D628C" w:rsidP="00565419">
            <w:pPr>
              <w:rPr>
                <w:rFonts w:cs="Arial"/>
                <w:szCs w:val="20"/>
              </w:rPr>
            </w:pPr>
            <w:r w:rsidRPr="00F25FD8">
              <w:rPr>
                <w:rFonts w:cs="Arial"/>
                <w:szCs w:val="20"/>
              </w:rPr>
              <w:t>Erect extension ladder in a 4:1 ratio (</w:t>
            </w:r>
            <w:r>
              <w:rPr>
                <w:rFonts w:cs="Arial"/>
                <w:szCs w:val="20"/>
              </w:rPr>
              <w:t>4</w:t>
            </w:r>
            <w:r w:rsidRPr="00F25FD8">
              <w:rPr>
                <w:rFonts w:cs="Arial"/>
                <w:szCs w:val="20"/>
              </w:rPr>
              <w:t xml:space="preserve"> meters up for every </w:t>
            </w:r>
            <w:r>
              <w:rPr>
                <w:rFonts w:cs="Arial"/>
                <w:szCs w:val="20"/>
              </w:rPr>
              <w:t>1</w:t>
            </w:r>
            <w:r w:rsidRPr="00F25FD8">
              <w:rPr>
                <w:rFonts w:cs="Arial"/>
                <w:szCs w:val="20"/>
              </w:rPr>
              <w:t xml:space="preserve"> meter from the wall) and tie off at top and bottom. Use </w:t>
            </w:r>
            <w:r>
              <w:rPr>
                <w:rFonts w:cs="Arial"/>
                <w:szCs w:val="20"/>
              </w:rPr>
              <w:t>a footer.</w:t>
            </w:r>
          </w:p>
          <w:p w14:paraId="0450E70F" w14:textId="77777777" w:rsidR="001D628C" w:rsidRPr="00F25FD8" w:rsidRDefault="001D628C" w:rsidP="00565419">
            <w:pPr>
              <w:rPr>
                <w:rFonts w:cs="Arial"/>
                <w:szCs w:val="20"/>
              </w:rPr>
            </w:pPr>
            <w:r w:rsidRPr="00F25FD8">
              <w:rPr>
                <w:rFonts w:cs="Arial"/>
                <w:szCs w:val="20"/>
              </w:rPr>
              <w:t>Do not place a ladder in front of a doorway unless locked/guarded</w:t>
            </w:r>
          </w:p>
          <w:p w14:paraId="2EBCEF03" w14:textId="77777777" w:rsidR="001D628C" w:rsidRPr="00F25FD8" w:rsidRDefault="001D628C" w:rsidP="00565419">
            <w:pPr>
              <w:rPr>
                <w:rFonts w:cs="Arial"/>
                <w:szCs w:val="20"/>
              </w:rPr>
            </w:pPr>
            <w:r w:rsidRPr="00F25FD8">
              <w:rPr>
                <w:rFonts w:cs="Arial"/>
                <w:szCs w:val="20"/>
              </w:rPr>
              <w:t>Secure work area around the ladder.</w:t>
            </w:r>
          </w:p>
          <w:p w14:paraId="212A0149" w14:textId="77777777" w:rsidR="001D628C" w:rsidRPr="00F25FD8" w:rsidRDefault="001D628C" w:rsidP="00565419">
            <w:pPr>
              <w:rPr>
                <w:rFonts w:cs="Arial"/>
                <w:szCs w:val="20"/>
              </w:rPr>
            </w:pPr>
            <w:r w:rsidRPr="00F25FD8">
              <w:rPr>
                <w:rFonts w:cs="Arial"/>
                <w:szCs w:val="20"/>
              </w:rPr>
              <w:t>Clean mud, grass etc, from boots.</w:t>
            </w:r>
            <w:r>
              <w:rPr>
                <w:rFonts w:cs="Arial"/>
                <w:szCs w:val="20"/>
              </w:rPr>
              <w:t xml:space="preserve"> S</w:t>
            </w:r>
            <w:r w:rsidRPr="00770463">
              <w:rPr>
                <w:rFonts w:cs="Arial"/>
                <w:szCs w:val="20"/>
              </w:rPr>
              <w:t>lip resistant footwear worn.</w:t>
            </w:r>
          </w:p>
          <w:p w14:paraId="63801406" w14:textId="77777777" w:rsidR="001D628C" w:rsidRDefault="001D628C" w:rsidP="00565419">
            <w:pPr>
              <w:rPr>
                <w:rFonts w:cs="Arial"/>
                <w:szCs w:val="20"/>
              </w:rPr>
            </w:pPr>
            <w:r w:rsidRPr="00F25FD8">
              <w:rPr>
                <w:rFonts w:cs="Arial"/>
                <w:szCs w:val="20"/>
              </w:rPr>
              <w:t xml:space="preserve">Do not over-reach while on ladder. </w:t>
            </w:r>
          </w:p>
          <w:p w14:paraId="2317DFAA" w14:textId="77777777" w:rsidR="002574E9" w:rsidRDefault="001D628C" w:rsidP="00565419">
            <w:pPr>
              <w:rPr>
                <w:rFonts w:cs="Arial"/>
                <w:szCs w:val="20"/>
              </w:rPr>
            </w:pPr>
            <w:r>
              <w:rPr>
                <w:rFonts w:cs="Arial"/>
                <w:szCs w:val="20"/>
              </w:rPr>
              <w:t xml:space="preserve">1 person on ladder at a </w:t>
            </w:r>
            <w:r w:rsidRPr="00F25FD8">
              <w:rPr>
                <w:rFonts w:cs="Arial"/>
                <w:szCs w:val="20"/>
              </w:rPr>
              <w:t>time</w:t>
            </w:r>
            <w:r>
              <w:rPr>
                <w:rFonts w:cs="Arial"/>
                <w:szCs w:val="20"/>
              </w:rPr>
              <w:t xml:space="preserve">. Face ladder </w:t>
            </w:r>
            <w:proofErr w:type="gramStart"/>
            <w:r>
              <w:rPr>
                <w:rFonts w:cs="Arial"/>
                <w:szCs w:val="20"/>
              </w:rPr>
              <w:t>at all times</w:t>
            </w:r>
            <w:proofErr w:type="gramEnd"/>
            <w:r>
              <w:rPr>
                <w:rFonts w:cs="Arial"/>
                <w:szCs w:val="20"/>
              </w:rPr>
              <w:t>.</w:t>
            </w:r>
            <w:r w:rsidRPr="00F25FD8">
              <w:rPr>
                <w:rFonts w:cs="Arial"/>
                <w:szCs w:val="20"/>
              </w:rPr>
              <w:t xml:space="preserve"> </w:t>
            </w:r>
          </w:p>
          <w:p w14:paraId="070CEAFC" w14:textId="159F80AB" w:rsidR="002574E9" w:rsidRDefault="001D628C" w:rsidP="00565419">
            <w:pPr>
              <w:rPr>
                <w:rFonts w:cs="Arial"/>
                <w:szCs w:val="20"/>
              </w:rPr>
            </w:pPr>
            <w:r w:rsidRPr="00F25FD8">
              <w:rPr>
                <w:rFonts w:cs="Arial"/>
                <w:szCs w:val="20"/>
              </w:rPr>
              <w:t>Maintain th</w:t>
            </w:r>
            <w:r>
              <w:rPr>
                <w:rFonts w:cs="Arial"/>
                <w:szCs w:val="20"/>
              </w:rPr>
              <w:t>ree points of contact.</w:t>
            </w:r>
            <w:r w:rsidRPr="00F25FD8">
              <w:rPr>
                <w:rFonts w:cs="Arial"/>
                <w:szCs w:val="20"/>
              </w:rPr>
              <w:t xml:space="preserve"> </w:t>
            </w:r>
          </w:p>
          <w:p w14:paraId="438D2776" w14:textId="2312106D" w:rsidR="001D628C" w:rsidRDefault="001D628C" w:rsidP="00565419">
            <w:pPr>
              <w:rPr>
                <w:rFonts w:cs="Arial"/>
                <w:szCs w:val="20"/>
              </w:rPr>
            </w:pPr>
            <w:r w:rsidRPr="00F25FD8">
              <w:rPr>
                <w:rFonts w:cs="Arial"/>
                <w:szCs w:val="20"/>
              </w:rPr>
              <w:t>Do not step above the third step from the top</w:t>
            </w:r>
            <w:r>
              <w:rPr>
                <w:rFonts w:cs="Arial"/>
                <w:szCs w:val="20"/>
              </w:rPr>
              <w:t>.</w:t>
            </w:r>
          </w:p>
          <w:p w14:paraId="10B0C035" w14:textId="192FA852" w:rsidR="001D628C" w:rsidRPr="00AB2FCD" w:rsidRDefault="001D628C" w:rsidP="00565419">
            <w:pPr>
              <w:rPr>
                <w:rFonts w:cs="Arial"/>
                <w:szCs w:val="20"/>
              </w:rPr>
            </w:pPr>
            <w:r w:rsidRPr="00F25FD8">
              <w:rPr>
                <w:rFonts w:cs="Arial"/>
                <w:szCs w:val="20"/>
              </w:rPr>
              <w:t>Ensure legs are fully</w:t>
            </w:r>
            <w:r>
              <w:rPr>
                <w:rFonts w:cs="Arial"/>
                <w:szCs w:val="20"/>
              </w:rPr>
              <w:t xml:space="preserve"> extended and latch is in place.</w:t>
            </w:r>
          </w:p>
        </w:tc>
        <w:tc>
          <w:tcPr>
            <w:tcW w:w="383" w:type="pct"/>
            <w:shd w:val="clear" w:color="auto" w:fill="48FA26"/>
            <w:vAlign w:val="center"/>
          </w:tcPr>
          <w:p w14:paraId="54590C15" w14:textId="77777777" w:rsidR="001D628C" w:rsidRDefault="001D628C" w:rsidP="00565419">
            <w:pPr>
              <w:jc w:val="center"/>
              <w:rPr>
                <w:rFonts w:cs="Arial"/>
                <w:szCs w:val="20"/>
              </w:rPr>
            </w:pPr>
            <w:r>
              <w:rPr>
                <w:rFonts w:cs="Arial"/>
                <w:szCs w:val="20"/>
              </w:rPr>
              <w:t>Low</w:t>
            </w:r>
          </w:p>
          <w:p w14:paraId="67CA6819" w14:textId="7731679A" w:rsidR="001D628C" w:rsidRPr="00AB2FCD" w:rsidRDefault="001D628C" w:rsidP="00565419">
            <w:pPr>
              <w:jc w:val="center"/>
              <w:rPr>
                <w:rFonts w:cs="Arial"/>
                <w:szCs w:val="20"/>
              </w:rPr>
            </w:pPr>
            <w:r>
              <w:rPr>
                <w:rFonts w:cs="Arial"/>
                <w:szCs w:val="20"/>
              </w:rPr>
              <w:t>(2)</w:t>
            </w:r>
          </w:p>
        </w:tc>
        <w:tc>
          <w:tcPr>
            <w:tcW w:w="494" w:type="pct"/>
            <w:vAlign w:val="center"/>
          </w:tcPr>
          <w:p w14:paraId="5B0885C9" w14:textId="3D608751" w:rsidR="001D628C" w:rsidRPr="00AB2FCD" w:rsidRDefault="001D628C" w:rsidP="00565419">
            <w:pPr>
              <w:jc w:val="center"/>
              <w:rPr>
                <w:rFonts w:cs="Arial"/>
                <w:szCs w:val="20"/>
              </w:rPr>
            </w:pPr>
            <w:r>
              <w:rPr>
                <w:rFonts w:cs="Arial"/>
                <w:szCs w:val="20"/>
              </w:rPr>
              <w:t>Workers</w:t>
            </w:r>
          </w:p>
        </w:tc>
      </w:tr>
      <w:tr w:rsidR="001D628C" w:rsidRPr="00323DBA" w14:paraId="6EEEC346" w14:textId="77777777" w:rsidTr="001D628C">
        <w:trPr>
          <w:cantSplit/>
          <w:trHeight w:val="67"/>
        </w:trPr>
        <w:tc>
          <w:tcPr>
            <w:tcW w:w="676" w:type="pct"/>
            <w:vMerge/>
          </w:tcPr>
          <w:p w14:paraId="29D98591" w14:textId="77777777" w:rsidR="001D628C" w:rsidRPr="00AB2FCD" w:rsidRDefault="001D628C" w:rsidP="00565419">
            <w:pPr>
              <w:rPr>
                <w:rFonts w:cs="Arial"/>
                <w:szCs w:val="20"/>
              </w:rPr>
            </w:pPr>
          </w:p>
        </w:tc>
        <w:tc>
          <w:tcPr>
            <w:tcW w:w="802" w:type="pct"/>
            <w:vAlign w:val="center"/>
          </w:tcPr>
          <w:p w14:paraId="18E5DD5A" w14:textId="3B33F861" w:rsidR="001D628C" w:rsidRPr="00AB2FCD" w:rsidRDefault="001D628C" w:rsidP="00565419">
            <w:pPr>
              <w:tabs>
                <w:tab w:val="num" w:pos="480"/>
              </w:tabs>
              <w:rPr>
                <w:rFonts w:cs="Arial"/>
                <w:szCs w:val="20"/>
              </w:rPr>
            </w:pPr>
            <w:r>
              <w:rPr>
                <w:rFonts w:cs="Arial"/>
                <w:szCs w:val="20"/>
              </w:rPr>
              <w:t>Fall from Heights</w:t>
            </w:r>
          </w:p>
        </w:tc>
        <w:tc>
          <w:tcPr>
            <w:tcW w:w="432" w:type="pct"/>
            <w:tcBorders>
              <w:bottom w:val="single" w:sz="4" w:space="0" w:color="auto"/>
            </w:tcBorders>
            <w:shd w:val="clear" w:color="auto" w:fill="FF0000"/>
            <w:vAlign w:val="center"/>
          </w:tcPr>
          <w:p w14:paraId="53CC85CB" w14:textId="77777777" w:rsidR="001D628C" w:rsidRDefault="001D628C" w:rsidP="00565419">
            <w:pPr>
              <w:jc w:val="center"/>
              <w:rPr>
                <w:rFonts w:cs="Arial"/>
                <w:szCs w:val="20"/>
              </w:rPr>
            </w:pPr>
            <w:r>
              <w:rPr>
                <w:rFonts w:cs="Arial"/>
                <w:szCs w:val="20"/>
              </w:rPr>
              <w:t>High</w:t>
            </w:r>
          </w:p>
          <w:p w14:paraId="456978B9" w14:textId="68358D71" w:rsidR="001D628C" w:rsidRPr="00AB2FCD" w:rsidRDefault="001D628C" w:rsidP="00565419">
            <w:pPr>
              <w:jc w:val="center"/>
              <w:rPr>
                <w:rFonts w:cs="Arial"/>
                <w:szCs w:val="20"/>
              </w:rPr>
            </w:pPr>
            <w:r>
              <w:rPr>
                <w:rFonts w:cs="Arial"/>
                <w:szCs w:val="20"/>
              </w:rPr>
              <w:t>(6)</w:t>
            </w:r>
          </w:p>
        </w:tc>
        <w:tc>
          <w:tcPr>
            <w:tcW w:w="2213" w:type="pct"/>
            <w:tcBorders>
              <w:bottom w:val="single" w:sz="4" w:space="0" w:color="auto"/>
            </w:tcBorders>
            <w:vAlign w:val="center"/>
          </w:tcPr>
          <w:p w14:paraId="698019F1" w14:textId="713AF66C" w:rsidR="001D628C" w:rsidRPr="00886889" w:rsidRDefault="001D628C" w:rsidP="00565419">
            <w:pPr>
              <w:rPr>
                <w:rFonts w:cs="Arial"/>
                <w:szCs w:val="20"/>
              </w:rPr>
            </w:pPr>
            <w:r w:rsidRPr="00886889">
              <w:rPr>
                <w:rFonts w:cs="Arial"/>
                <w:szCs w:val="20"/>
              </w:rPr>
              <w:t xml:space="preserve">Select appropriate fall protection equipment to access heights </w:t>
            </w:r>
            <w:r>
              <w:rPr>
                <w:rFonts w:cs="Arial"/>
                <w:szCs w:val="20"/>
              </w:rPr>
              <w:t>where a worker can fall from one level to another</w:t>
            </w:r>
            <w:r w:rsidRPr="00886889">
              <w:rPr>
                <w:rFonts w:cs="Arial"/>
                <w:szCs w:val="20"/>
              </w:rPr>
              <w:t xml:space="preserve">. </w:t>
            </w:r>
          </w:p>
          <w:p w14:paraId="72700FFC" w14:textId="77777777" w:rsidR="001D628C" w:rsidRPr="00886889" w:rsidRDefault="001D628C" w:rsidP="00565419">
            <w:pPr>
              <w:rPr>
                <w:rFonts w:cs="Arial"/>
                <w:szCs w:val="20"/>
              </w:rPr>
            </w:pPr>
            <w:r w:rsidRPr="00886889">
              <w:rPr>
                <w:rFonts w:cs="Arial"/>
                <w:szCs w:val="20"/>
              </w:rPr>
              <w:t xml:space="preserve">Site supervisor must implement the use of a work platform, physical barrier or physical restraint (In that order) for all work </w:t>
            </w:r>
            <w:r>
              <w:rPr>
                <w:rFonts w:cs="Arial"/>
                <w:szCs w:val="20"/>
              </w:rPr>
              <w:t>where workers can fall from one level to another</w:t>
            </w:r>
            <w:r w:rsidRPr="00886889">
              <w:rPr>
                <w:rFonts w:cs="Arial"/>
                <w:szCs w:val="20"/>
              </w:rPr>
              <w:t>.</w:t>
            </w:r>
          </w:p>
          <w:p w14:paraId="502223CB" w14:textId="77777777" w:rsidR="001D628C" w:rsidRPr="003523F8" w:rsidRDefault="001D628C" w:rsidP="00565419">
            <w:pPr>
              <w:rPr>
                <w:rFonts w:cs="Arial"/>
                <w:szCs w:val="20"/>
              </w:rPr>
            </w:pPr>
            <w:r>
              <w:rPr>
                <w:rFonts w:cs="Arial"/>
                <w:szCs w:val="20"/>
              </w:rPr>
              <w:t>Workers</w:t>
            </w:r>
            <w:r w:rsidRPr="00886889">
              <w:rPr>
                <w:rFonts w:cs="Arial"/>
                <w:szCs w:val="20"/>
              </w:rPr>
              <w:t xml:space="preserve"> to follow Safe Work Instructions (SWI) for control measure selected above such as: Mobile scaffold, </w:t>
            </w:r>
            <w:proofErr w:type="gramStart"/>
            <w:r w:rsidRPr="00886889">
              <w:rPr>
                <w:rFonts w:cs="Arial"/>
                <w:szCs w:val="20"/>
              </w:rPr>
              <w:t>Set</w:t>
            </w:r>
            <w:proofErr w:type="gramEnd"/>
            <w:r w:rsidRPr="00886889">
              <w:rPr>
                <w:rFonts w:cs="Arial"/>
                <w:szCs w:val="20"/>
              </w:rPr>
              <w:t xml:space="preserve"> scaffold, </w:t>
            </w:r>
            <w:proofErr w:type="gramStart"/>
            <w:r w:rsidRPr="00886889">
              <w:rPr>
                <w:rFonts w:cs="Arial"/>
                <w:szCs w:val="20"/>
              </w:rPr>
              <w:t>Boom</w:t>
            </w:r>
            <w:proofErr w:type="gramEnd"/>
            <w:r w:rsidRPr="00886889">
              <w:rPr>
                <w:rFonts w:cs="Arial"/>
                <w:szCs w:val="20"/>
              </w:rPr>
              <w:t xml:space="preserve"> lift, EWP</w:t>
            </w:r>
            <w:r w:rsidRPr="003523F8">
              <w:rPr>
                <w:rFonts w:cs="Arial"/>
                <w:szCs w:val="20"/>
              </w:rPr>
              <w:t>, Knuckle boom</w:t>
            </w:r>
          </w:p>
          <w:p w14:paraId="7A491F6E" w14:textId="4084E386" w:rsidR="001D628C" w:rsidRPr="00AB2FCD" w:rsidRDefault="001D628C" w:rsidP="00565419">
            <w:pPr>
              <w:rPr>
                <w:rFonts w:cs="Arial"/>
                <w:szCs w:val="20"/>
              </w:rPr>
            </w:pPr>
            <w:r w:rsidRPr="003523F8">
              <w:rPr>
                <w:rFonts w:cs="Arial"/>
                <w:szCs w:val="20"/>
              </w:rPr>
              <w:t xml:space="preserve">Workers must review and implement safety requirements specified by suppliers. </w:t>
            </w:r>
            <w:r w:rsidR="00467793" w:rsidRPr="003523F8">
              <w:rPr>
                <w:rFonts w:cs="Arial"/>
                <w:szCs w:val="20"/>
              </w:rPr>
              <w:t>Prestart</w:t>
            </w:r>
            <w:r w:rsidRPr="003523F8">
              <w:rPr>
                <w:rFonts w:cs="Arial"/>
                <w:szCs w:val="20"/>
              </w:rPr>
              <w:t xml:space="preserve"> inspections must be completed on equipment daily &amp; logbook completed.</w:t>
            </w:r>
          </w:p>
        </w:tc>
        <w:tc>
          <w:tcPr>
            <w:tcW w:w="383" w:type="pct"/>
            <w:tcBorders>
              <w:bottom w:val="single" w:sz="4" w:space="0" w:color="auto"/>
            </w:tcBorders>
            <w:shd w:val="clear" w:color="auto" w:fill="48FA26"/>
            <w:vAlign w:val="center"/>
          </w:tcPr>
          <w:p w14:paraId="20CC6308" w14:textId="77777777" w:rsidR="001D628C" w:rsidRDefault="001D628C" w:rsidP="00565419">
            <w:pPr>
              <w:jc w:val="center"/>
              <w:rPr>
                <w:rFonts w:cs="Arial"/>
                <w:szCs w:val="20"/>
              </w:rPr>
            </w:pPr>
            <w:r>
              <w:rPr>
                <w:rFonts w:cs="Arial"/>
                <w:szCs w:val="20"/>
              </w:rPr>
              <w:t>Low</w:t>
            </w:r>
          </w:p>
          <w:p w14:paraId="6247B113" w14:textId="5BFFDDD5" w:rsidR="001D628C" w:rsidRPr="00AB2FCD" w:rsidRDefault="001D628C" w:rsidP="00565419">
            <w:pPr>
              <w:jc w:val="center"/>
              <w:rPr>
                <w:rFonts w:cs="Arial"/>
                <w:szCs w:val="20"/>
              </w:rPr>
            </w:pPr>
            <w:r>
              <w:rPr>
                <w:rFonts w:cs="Arial"/>
                <w:szCs w:val="20"/>
              </w:rPr>
              <w:t>(2)</w:t>
            </w:r>
          </w:p>
        </w:tc>
        <w:tc>
          <w:tcPr>
            <w:tcW w:w="494" w:type="pct"/>
            <w:vAlign w:val="center"/>
          </w:tcPr>
          <w:p w14:paraId="73611851" w14:textId="01EE0980" w:rsidR="001D628C" w:rsidRPr="00AB2FCD" w:rsidRDefault="001D628C" w:rsidP="00565419">
            <w:pPr>
              <w:jc w:val="center"/>
              <w:rPr>
                <w:rFonts w:cs="Arial"/>
                <w:szCs w:val="20"/>
              </w:rPr>
            </w:pPr>
            <w:r>
              <w:rPr>
                <w:rFonts w:cs="Arial"/>
                <w:szCs w:val="20"/>
              </w:rPr>
              <w:t>Workers</w:t>
            </w:r>
          </w:p>
        </w:tc>
      </w:tr>
      <w:tr w:rsidR="001D628C" w:rsidRPr="00323DBA" w14:paraId="60117CF8" w14:textId="77777777" w:rsidTr="001D628C">
        <w:trPr>
          <w:cantSplit/>
          <w:trHeight w:val="67"/>
        </w:trPr>
        <w:tc>
          <w:tcPr>
            <w:tcW w:w="676" w:type="pct"/>
            <w:vMerge w:val="restart"/>
            <w:vAlign w:val="center"/>
          </w:tcPr>
          <w:p w14:paraId="3C259D92" w14:textId="6D4F5921" w:rsidR="001D628C" w:rsidRPr="00AB2FCD" w:rsidRDefault="001D628C" w:rsidP="001D628C">
            <w:pPr>
              <w:rPr>
                <w:rFonts w:cs="Arial"/>
                <w:szCs w:val="20"/>
              </w:rPr>
            </w:pPr>
            <w:r>
              <w:rPr>
                <w:rFonts w:cs="Arial"/>
                <w:szCs w:val="20"/>
              </w:rPr>
              <w:lastRenderedPageBreak/>
              <w:t>Install cladding</w:t>
            </w:r>
          </w:p>
        </w:tc>
        <w:tc>
          <w:tcPr>
            <w:tcW w:w="802" w:type="pct"/>
            <w:vAlign w:val="center"/>
          </w:tcPr>
          <w:p w14:paraId="0A1AC083" w14:textId="23EF342A" w:rsidR="001D628C" w:rsidRPr="00AB2FCD" w:rsidRDefault="001D628C" w:rsidP="00565419">
            <w:pPr>
              <w:tabs>
                <w:tab w:val="num" w:pos="480"/>
              </w:tabs>
              <w:rPr>
                <w:rFonts w:cs="Arial"/>
                <w:szCs w:val="20"/>
              </w:rPr>
            </w:pPr>
            <w:r w:rsidRPr="00AB2FCD">
              <w:rPr>
                <w:rFonts w:cs="Arial"/>
                <w:szCs w:val="20"/>
              </w:rPr>
              <w:t xml:space="preserve">Manual handling injury </w:t>
            </w:r>
          </w:p>
        </w:tc>
        <w:tc>
          <w:tcPr>
            <w:tcW w:w="432" w:type="pct"/>
            <w:shd w:val="clear" w:color="auto" w:fill="FFFF00"/>
            <w:vAlign w:val="center"/>
          </w:tcPr>
          <w:p w14:paraId="2AB0FFBC" w14:textId="77777777" w:rsidR="001D628C" w:rsidRPr="004A379F" w:rsidRDefault="001D628C" w:rsidP="00565419">
            <w:pPr>
              <w:jc w:val="center"/>
              <w:rPr>
                <w:rFonts w:cs="Arial"/>
                <w:szCs w:val="20"/>
              </w:rPr>
            </w:pPr>
            <w:r w:rsidRPr="004A379F">
              <w:rPr>
                <w:rFonts w:cs="Arial"/>
                <w:szCs w:val="20"/>
              </w:rPr>
              <w:t>Medium</w:t>
            </w:r>
          </w:p>
          <w:p w14:paraId="3F5811B2" w14:textId="634F9CEC" w:rsidR="001D628C" w:rsidRPr="00AB2FCD" w:rsidRDefault="001D628C" w:rsidP="00565419">
            <w:pPr>
              <w:jc w:val="center"/>
              <w:rPr>
                <w:rFonts w:cs="Arial"/>
                <w:szCs w:val="20"/>
              </w:rPr>
            </w:pPr>
            <w:r w:rsidRPr="004A379F">
              <w:rPr>
                <w:rFonts w:cs="Arial"/>
                <w:szCs w:val="20"/>
              </w:rPr>
              <w:t>(</w:t>
            </w:r>
            <w:r w:rsidRPr="004A379F">
              <w:rPr>
                <w:rFonts w:cs="Arial"/>
              </w:rPr>
              <w:t>4</w:t>
            </w:r>
            <w:r w:rsidRPr="004A379F">
              <w:rPr>
                <w:rFonts w:cs="Arial"/>
                <w:szCs w:val="20"/>
              </w:rPr>
              <w:t>)</w:t>
            </w:r>
          </w:p>
        </w:tc>
        <w:tc>
          <w:tcPr>
            <w:tcW w:w="2213" w:type="pct"/>
            <w:vAlign w:val="center"/>
          </w:tcPr>
          <w:p w14:paraId="0043EA79" w14:textId="2539B546" w:rsidR="001D628C" w:rsidRPr="001D628C" w:rsidRDefault="001D628C" w:rsidP="00565419">
            <w:pPr>
              <w:rPr>
                <w:rFonts w:cs="Arial"/>
                <w:szCs w:val="20"/>
              </w:rPr>
            </w:pPr>
            <w:r w:rsidRPr="001D628C">
              <w:rPr>
                <w:rFonts w:cs="Arial"/>
                <w:szCs w:val="20"/>
              </w:rPr>
              <w:t>Workers to follow correct manual handling procedures:</w:t>
            </w:r>
          </w:p>
          <w:p w14:paraId="4886C42D" w14:textId="77777777" w:rsidR="001D628C" w:rsidRPr="001D628C" w:rsidRDefault="001D628C" w:rsidP="00565419">
            <w:pPr>
              <w:rPr>
                <w:rFonts w:cs="Arial"/>
                <w:szCs w:val="20"/>
              </w:rPr>
            </w:pPr>
            <w:r w:rsidRPr="001D628C">
              <w:rPr>
                <w:rFonts w:cs="Arial"/>
                <w:szCs w:val="20"/>
              </w:rPr>
              <w:t>Use mechanical lifting devices and trolleys where possible.</w:t>
            </w:r>
          </w:p>
          <w:p w14:paraId="7520D03B" w14:textId="77777777" w:rsidR="001D628C" w:rsidRPr="001D628C" w:rsidRDefault="001D628C" w:rsidP="00565419">
            <w:pPr>
              <w:rPr>
                <w:rFonts w:cs="Arial"/>
                <w:szCs w:val="20"/>
              </w:rPr>
            </w:pPr>
            <w:r w:rsidRPr="001D628C">
              <w:rPr>
                <w:rFonts w:cs="Arial"/>
                <w:szCs w:val="20"/>
              </w:rPr>
              <w:t>Only lift objects within your safe lifting limit use team lifts where needed</w:t>
            </w:r>
          </w:p>
          <w:p w14:paraId="30ABA4AB" w14:textId="06E16684" w:rsidR="001D628C" w:rsidRPr="001D628C" w:rsidRDefault="001D628C" w:rsidP="00565419">
            <w:pPr>
              <w:rPr>
                <w:rFonts w:cs="Arial"/>
                <w:szCs w:val="20"/>
              </w:rPr>
            </w:pPr>
            <w:r w:rsidRPr="001D628C">
              <w:rPr>
                <w:rFonts w:cs="Arial"/>
                <w:szCs w:val="20"/>
              </w:rPr>
              <w:t>Clear a path, assess the load, get a good grip, ensure a wide stance, bend the knees, keep the spine straight, use the legs to lift, do not twist the trunk, use a smooth action, brace the stomach muscles and lower safely.</w:t>
            </w:r>
          </w:p>
        </w:tc>
        <w:tc>
          <w:tcPr>
            <w:tcW w:w="383" w:type="pct"/>
            <w:shd w:val="clear" w:color="auto" w:fill="48FA26"/>
            <w:vAlign w:val="center"/>
          </w:tcPr>
          <w:p w14:paraId="10268BD4" w14:textId="77777777" w:rsidR="001D628C" w:rsidRDefault="001D628C" w:rsidP="00565419">
            <w:pPr>
              <w:jc w:val="center"/>
              <w:rPr>
                <w:rFonts w:cs="Arial"/>
                <w:szCs w:val="20"/>
              </w:rPr>
            </w:pPr>
            <w:r>
              <w:rPr>
                <w:rFonts w:cs="Arial"/>
                <w:szCs w:val="20"/>
              </w:rPr>
              <w:t>Low</w:t>
            </w:r>
          </w:p>
          <w:p w14:paraId="43D90724" w14:textId="31CF0E7F" w:rsidR="001D628C" w:rsidRPr="00AB2FCD" w:rsidRDefault="001D628C" w:rsidP="00565419">
            <w:pPr>
              <w:jc w:val="center"/>
              <w:rPr>
                <w:rFonts w:cs="Arial"/>
                <w:szCs w:val="20"/>
              </w:rPr>
            </w:pPr>
            <w:r>
              <w:rPr>
                <w:rFonts w:cs="Arial"/>
                <w:szCs w:val="20"/>
              </w:rPr>
              <w:t>(2)</w:t>
            </w:r>
          </w:p>
        </w:tc>
        <w:tc>
          <w:tcPr>
            <w:tcW w:w="494" w:type="pct"/>
            <w:vAlign w:val="center"/>
          </w:tcPr>
          <w:p w14:paraId="77F3D3CE" w14:textId="6F6BE6BD" w:rsidR="001D628C" w:rsidRPr="00AB2FCD" w:rsidRDefault="001D628C" w:rsidP="001D628C">
            <w:pPr>
              <w:jc w:val="center"/>
              <w:rPr>
                <w:rFonts w:cs="Arial"/>
                <w:szCs w:val="20"/>
              </w:rPr>
            </w:pPr>
            <w:r w:rsidRPr="006D7D7C">
              <w:rPr>
                <w:rFonts w:cs="Arial"/>
                <w:szCs w:val="20"/>
              </w:rPr>
              <w:t>Workers</w:t>
            </w:r>
          </w:p>
        </w:tc>
      </w:tr>
      <w:tr w:rsidR="001D628C" w:rsidRPr="00323DBA" w14:paraId="643957BB" w14:textId="77777777" w:rsidTr="001D628C">
        <w:trPr>
          <w:cantSplit/>
          <w:trHeight w:val="67"/>
        </w:trPr>
        <w:tc>
          <w:tcPr>
            <w:tcW w:w="676" w:type="pct"/>
            <w:vMerge/>
          </w:tcPr>
          <w:p w14:paraId="7FE9D305" w14:textId="77777777" w:rsidR="001D628C" w:rsidRPr="00AB2FCD" w:rsidRDefault="001D628C" w:rsidP="00565419">
            <w:pPr>
              <w:rPr>
                <w:rFonts w:cs="Arial"/>
                <w:szCs w:val="20"/>
              </w:rPr>
            </w:pPr>
          </w:p>
        </w:tc>
        <w:tc>
          <w:tcPr>
            <w:tcW w:w="802" w:type="pct"/>
          </w:tcPr>
          <w:p w14:paraId="485160F3" w14:textId="7BB4656E" w:rsidR="001D628C" w:rsidRPr="00AB2FCD" w:rsidRDefault="001D628C" w:rsidP="00565419">
            <w:pPr>
              <w:tabs>
                <w:tab w:val="num" w:pos="480"/>
              </w:tabs>
              <w:rPr>
                <w:rFonts w:cs="Arial"/>
                <w:szCs w:val="20"/>
              </w:rPr>
            </w:pPr>
            <w:r>
              <w:rPr>
                <w:rFonts w:cs="Arial"/>
                <w:szCs w:val="20"/>
              </w:rPr>
              <w:t>I</w:t>
            </w:r>
            <w:r w:rsidRPr="00886889">
              <w:rPr>
                <w:rFonts w:cs="Arial"/>
                <w:szCs w:val="20"/>
              </w:rPr>
              <w:t>njury due to incorrect use of equipment.</w:t>
            </w:r>
          </w:p>
        </w:tc>
        <w:tc>
          <w:tcPr>
            <w:tcW w:w="432" w:type="pct"/>
            <w:shd w:val="clear" w:color="auto" w:fill="FFFF00"/>
            <w:vAlign w:val="center"/>
          </w:tcPr>
          <w:p w14:paraId="2F69CC93" w14:textId="52A42CCA" w:rsidR="001D628C" w:rsidRPr="004A379F" w:rsidRDefault="001D628C" w:rsidP="001D628C">
            <w:pPr>
              <w:jc w:val="center"/>
              <w:rPr>
                <w:rFonts w:cs="Arial"/>
                <w:szCs w:val="20"/>
              </w:rPr>
            </w:pPr>
            <w:r w:rsidRPr="004A379F">
              <w:rPr>
                <w:rFonts w:cs="Arial"/>
                <w:szCs w:val="20"/>
              </w:rPr>
              <w:t>Medium</w:t>
            </w:r>
          </w:p>
          <w:p w14:paraId="7501271C" w14:textId="08D9E5A5" w:rsidR="001D628C" w:rsidRPr="00AB2FCD" w:rsidRDefault="001D628C" w:rsidP="001D628C">
            <w:pPr>
              <w:jc w:val="center"/>
              <w:rPr>
                <w:rFonts w:cs="Arial"/>
                <w:szCs w:val="20"/>
              </w:rPr>
            </w:pPr>
            <w:r w:rsidRPr="004A379F">
              <w:rPr>
                <w:rFonts w:cs="Arial"/>
                <w:szCs w:val="20"/>
              </w:rPr>
              <w:t>(</w:t>
            </w:r>
            <w:r>
              <w:rPr>
                <w:rFonts w:cs="Arial"/>
              </w:rPr>
              <w:t>3</w:t>
            </w:r>
            <w:r w:rsidRPr="004A379F">
              <w:rPr>
                <w:rFonts w:cs="Arial"/>
                <w:szCs w:val="20"/>
              </w:rPr>
              <w:t>)</w:t>
            </w:r>
          </w:p>
        </w:tc>
        <w:tc>
          <w:tcPr>
            <w:tcW w:w="2213" w:type="pct"/>
          </w:tcPr>
          <w:p w14:paraId="720A64FB" w14:textId="77777777" w:rsidR="001D628C" w:rsidRPr="001D628C" w:rsidRDefault="001D628C" w:rsidP="001D628C">
            <w:pPr>
              <w:rPr>
                <w:rFonts w:cs="Arial"/>
                <w:szCs w:val="20"/>
              </w:rPr>
            </w:pPr>
            <w:r w:rsidRPr="001D628C">
              <w:rPr>
                <w:rFonts w:cs="Arial"/>
                <w:szCs w:val="20"/>
              </w:rPr>
              <w:t xml:space="preserve">Follow safe work instructions for grinders, sanders, drills, etc. </w:t>
            </w:r>
          </w:p>
          <w:p w14:paraId="13D0DB36" w14:textId="77777777" w:rsidR="001D628C" w:rsidRPr="001D628C" w:rsidRDefault="001D628C" w:rsidP="001D628C">
            <w:pPr>
              <w:rPr>
                <w:rFonts w:cs="Arial"/>
                <w:szCs w:val="20"/>
              </w:rPr>
            </w:pPr>
            <w:r w:rsidRPr="001D628C">
              <w:rPr>
                <w:rFonts w:cs="Arial"/>
                <w:szCs w:val="20"/>
              </w:rPr>
              <w:t xml:space="preserve">Workers to be competent in the use of tools being used. </w:t>
            </w:r>
          </w:p>
          <w:p w14:paraId="48465F66" w14:textId="4E765AFE" w:rsidR="001D628C" w:rsidRPr="001D628C" w:rsidRDefault="001D628C" w:rsidP="001D628C">
            <w:pPr>
              <w:rPr>
                <w:rFonts w:cs="Arial"/>
                <w:szCs w:val="20"/>
              </w:rPr>
            </w:pPr>
            <w:r w:rsidRPr="001D628C">
              <w:rPr>
                <w:rFonts w:cs="Arial"/>
                <w:szCs w:val="20"/>
              </w:rPr>
              <w:t>Supervisor to monitor all new workers.</w:t>
            </w:r>
          </w:p>
        </w:tc>
        <w:tc>
          <w:tcPr>
            <w:tcW w:w="383" w:type="pct"/>
            <w:shd w:val="clear" w:color="auto" w:fill="48FA26"/>
            <w:vAlign w:val="center"/>
          </w:tcPr>
          <w:p w14:paraId="5BD93E6E" w14:textId="7F5716B9" w:rsidR="001D628C" w:rsidRDefault="001D628C" w:rsidP="001D628C">
            <w:pPr>
              <w:jc w:val="center"/>
              <w:rPr>
                <w:rFonts w:cs="Arial"/>
                <w:szCs w:val="20"/>
              </w:rPr>
            </w:pPr>
            <w:r>
              <w:rPr>
                <w:rFonts w:cs="Arial"/>
                <w:szCs w:val="20"/>
              </w:rPr>
              <w:t>Low</w:t>
            </w:r>
          </w:p>
          <w:p w14:paraId="4EC69A34" w14:textId="383CF367" w:rsidR="001D628C" w:rsidRPr="00AB2FCD" w:rsidRDefault="001D628C" w:rsidP="001D628C">
            <w:pPr>
              <w:jc w:val="center"/>
              <w:rPr>
                <w:rFonts w:cs="Arial"/>
                <w:szCs w:val="20"/>
              </w:rPr>
            </w:pPr>
            <w:r>
              <w:rPr>
                <w:rFonts w:cs="Arial"/>
                <w:szCs w:val="20"/>
              </w:rPr>
              <w:t>(2)</w:t>
            </w:r>
          </w:p>
        </w:tc>
        <w:tc>
          <w:tcPr>
            <w:tcW w:w="494" w:type="pct"/>
            <w:vAlign w:val="center"/>
          </w:tcPr>
          <w:p w14:paraId="3416A80A" w14:textId="15BE78A9" w:rsidR="001D628C" w:rsidRPr="00AB2FCD" w:rsidRDefault="001D628C" w:rsidP="001D628C">
            <w:pPr>
              <w:jc w:val="center"/>
              <w:rPr>
                <w:rFonts w:cs="Arial"/>
                <w:szCs w:val="20"/>
              </w:rPr>
            </w:pPr>
            <w:r>
              <w:rPr>
                <w:rFonts w:cs="Arial"/>
                <w:szCs w:val="20"/>
              </w:rPr>
              <w:t>Workers</w:t>
            </w:r>
          </w:p>
        </w:tc>
      </w:tr>
      <w:tr w:rsidR="001D628C" w:rsidRPr="00323DBA" w14:paraId="15432557" w14:textId="77777777" w:rsidTr="001D628C">
        <w:trPr>
          <w:cantSplit/>
          <w:trHeight w:val="840"/>
        </w:trPr>
        <w:tc>
          <w:tcPr>
            <w:tcW w:w="676" w:type="pct"/>
            <w:vMerge w:val="restart"/>
            <w:vAlign w:val="center"/>
          </w:tcPr>
          <w:p w14:paraId="356295F5" w14:textId="2D6DC5BC" w:rsidR="001D628C" w:rsidRPr="001D628C" w:rsidRDefault="001D628C" w:rsidP="001D628C">
            <w:pPr>
              <w:pStyle w:val="NormalTableHeading"/>
              <w:spacing w:before="0" w:after="0"/>
              <w:rPr>
                <w:rFonts w:ascii="Arial" w:hAnsi="Arial" w:cs="Arial"/>
                <w:b w:val="0"/>
                <w:color w:val="auto"/>
                <w:sz w:val="20"/>
              </w:rPr>
            </w:pPr>
            <w:r w:rsidRPr="00886889">
              <w:rPr>
                <w:rFonts w:ascii="Arial" w:hAnsi="Arial" w:cs="Arial"/>
                <w:b w:val="0"/>
                <w:sz w:val="20"/>
              </w:rPr>
              <w:t>Secure materials</w:t>
            </w:r>
          </w:p>
        </w:tc>
        <w:tc>
          <w:tcPr>
            <w:tcW w:w="802" w:type="pct"/>
            <w:vAlign w:val="center"/>
          </w:tcPr>
          <w:p w14:paraId="221FB990" w14:textId="357F0325" w:rsidR="001D628C" w:rsidRPr="00AB2FCD" w:rsidRDefault="001D628C" w:rsidP="001D628C">
            <w:pPr>
              <w:tabs>
                <w:tab w:val="num" w:pos="480"/>
              </w:tabs>
              <w:rPr>
                <w:rFonts w:cs="Arial"/>
                <w:szCs w:val="20"/>
              </w:rPr>
            </w:pPr>
            <w:r w:rsidRPr="00886889">
              <w:rPr>
                <w:rFonts w:cs="Arial"/>
                <w:szCs w:val="20"/>
              </w:rPr>
              <w:t>Crush injury from timbers falling</w:t>
            </w:r>
          </w:p>
        </w:tc>
        <w:tc>
          <w:tcPr>
            <w:tcW w:w="432" w:type="pct"/>
            <w:tcBorders>
              <w:bottom w:val="single" w:sz="4" w:space="0" w:color="auto"/>
            </w:tcBorders>
            <w:shd w:val="clear" w:color="auto" w:fill="FFFF00"/>
            <w:vAlign w:val="center"/>
          </w:tcPr>
          <w:p w14:paraId="637AEDF0" w14:textId="2674A649" w:rsidR="001D628C" w:rsidRPr="004A379F" w:rsidRDefault="001D628C" w:rsidP="001D628C">
            <w:pPr>
              <w:jc w:val="center"/>
              <w:rPr>
                <w:rFonts w:cs="Arial"/>
                <w:szCs w:val="20"/>
              </w:rPr>
            </w:pPr>
            <w:r w:rsidRPr="004A379F">
              <w:rPr>
                <w:rFonts w:cs="Arial"/>
                <w:szCs w:val="20"/>
              </w:rPr>
              <w:t>Medium</w:t>
            </w:r>
          </w:p>
          <w:p w14:paraId="361E8FD2" w14:textId="7E06FF14" w:rsidR="001D628C" w:rsidRPr="00AB2FCD" w:rsidRDefault="001D628C" w:rsidP="001D628C">
            <w:pPr>
              <w:jc w:val="center"/>
              <w:rPr>
                <w:rFonts w:cs="Arial"/>
                <w:szCs w:val="20"/>
              </w:rPr>
            </w:pPr>
            <w:r w:rsidRPr="004A379F">
              <w:rPr>
                <w:rFonts w:cs="Arial"/>
                <w:szCs w:val="20"/>
              </w:rPr>
              <w:t>(</w:t>
            </w:r>
            <w:r>
              <w:rPr>
                <w:rFonts w:cs="Arial"/>
              </w:rPr>
              <w:t>3</w:t>
            </w:r>
            <w:r w:rsidRPr="004A379F">
              <w:rPr>
                <w:rFonts w:cs="Arial"/>
                <w:szCs w:val="20"/>
              </w:rPr>
              <w:t>)</w:t>
            </w:r>
          </w:p>
        </w:tc>
        <w:tc>
          <w:tcPr>
            <w:tcW w:w="2213" w:type="pct"/>
          </w:tcPr>
          <w:p w14:paraId="2592F50C" w14:textId="77777777" w:rsidR="001D628C" w:rsidRPr="001D628C" w:rsidRDefault="001D628C" w:rsidP="00565419">
            <w:pPr>
              <w:rPr>
                <w:rFonts w:cs="Arial"/>
                <w:szCs w:val="20"/>
              </w:rPr>
            </w:pPr>
            <w:r w:rsidRPr="001D628C">
              <w:rPr>
                <w:rFonts w:cs="Arial"/>
                <w:szCs w:val="20"/>
              </w:rPr>
              <w:t>Bracing and supporting timbers to be in place where necessary</w:t>
            </w:r>
          </w:p>
          <w:p w14:paraId="11CF8C27" w14:textId="77777777" w:rsidR="001D628C" w:rsidRPr="001D628C" w:rsidRDefault="001D628C" w:rsidP="00565419">
            <w:pPr>
              <w:rPr>
                <w:rFonts w:cs="Arial"/>
                <w:szCs w:val="20"/>
              </w:rPr>
            </w:pPr>
            <w:r w:rsidRPr="001D628C">
              <w:rPr>
                <w:rFonts w:cs="Arial"/>
                <w:szCs w:val="20"/>
              </w:rPr>
              <w:t>Materials to be soundly secured and supported</w:t>
            </w:r>
          </w:p>
          <w:p w14:paraId="4D804235" w14:textId="62406FE2" w:rsidR="001D628C" w:rsidRPr="001D628C" w:rsidRDefault="001D628C" w:rsidP="00565419">
            <w:pPr>
              <w:rPr>
                <w:rFonts w:cs="Arial"/>
                <w:szCs w:val="20"/>
              </w:rPr>
            </w:pPr>
            <w:r w:rsidRPr="001D628C">
              <w:rPr>
                <w:rFonts w:cs="Arial"/>
                <w:szCs w:val="20"/>
              </w:rPr>
              <w:t>Workers to ensure that sufficient nails are placed in timbers to prevent falling</w:t>
            </w:r>
          </w:p>
        </w:tc>
        <w:tc>
          <w:tcPr>
            <w:tcW w:w="383" w:type="pct"/>
            <w:shd w:val="clear" w:color="auto" w:fill="48FA26"/>
            <w:vAlign w:val="center"/>
          </w:tcPr>
          <w:p w14:paraId="4FF35E7A" w14:textId="415CF6CB" w:rsidR="001D628C" w:rsidRDefault="001D628C" w:rsidP="001D628C">
            <w:pPr>
              <w:jc w:val="center"/>
              <w:rPr>
                <w:rFonts w:cs="Arial"/>
                <w:szCs w:val="20"/>
              </w:rPr>
            </w:pPr>
            <w:r>
              <w:rPr>
                <w:rFonts w:cs="Arial"/>
                <w:szCs w:val="20"/>
              </w:rPr>
              <w:t>Low</w:t>
            </w:r>
          </w:p>
          <w:p w14:paraId="4C78B9B4" w14:textId="467C3D4B" w:rsidR="001D628C" w:rsidRPr="00AB2FCD" w:rsidRDefault="001D628C" w:rsidP="001D628C">
            <w:pPr>
              <w:jc w:val="center"/>
              <w:rPr>
                <w:rFonts w:cs="Arial"/>
                <w:szCs w:val="20"/>
              </w:rPr>
            </w:pPr>
            <w:r>
              <w:rPr>
                <w:rFonts w:cs="Arial"/>
                <w:szCs w:val="20"/>
              </w:rPr>
              <w:t>(2)</w:t>
            </w:r>
          </w:p>
        </w:tc>
        <w:tc>
          <w:tcPr>
            <w:tcW w:w="494" w:type="pct"/>
            <w:vAlign w:val="center"/>
          </w:tcPr>
          <w:p w14:paraId="4E790F0C" w14:textId="4CDFD0E0" w:rsidR="001D628C" w:rsidRPr="00AB2FCD" w:rsidRDefault="001D628C" w:rsidP="001D628C">
            <w:pPr>
              <w:jc w:val="center"/>
              <w:rPr>
                <w:rFonts w:cs="Arial"/>
                <w:szCs w:val="20"/>
              </w:rPr>
            </w:pPr>
            <w:r>
              <w:rPr>
                <w:rFonts w:cs="Arial"/>
                <w:szCs w:val="20"/>
              </w:rPr>
              <w:t>Workers</w:t>
            </w:r>
          </w:p>
        </w:tc>
      </w:tr>
      <w:tr w:rsidR="001D628C" w:rsidRPr="00323DBA" w14:paraId="4D570C51" w14:textId="77777777" w:rsidTr="001D628C">
        <w:trPr>
          <w:cantSplit/>
          <w:trHeight w:val="67"/>
        </w:trPr>
        <w:tc>
          <w:tcPr>
            <w:tcW w:w="676" w:type="pct"/>
            <w:vMerge/>
          </w:tcPr>
          <w:p w14:paraId="5129E708" w14:textId="77777777" w:rsidR="001D628C" w:rsidRPr="00AB2FCD" w:rsidRDefault="001D628C" w:rsidP="00565419">
            <w:pPr>
              <w:rPr>
                <w:rFonts w:cs="Arial"/>
                <w:szCs w:val="20"/>
              </w:rPr>
            </w:pPr>
          </w:p>
        </w:tc>
        <w:tc>
          <w:tcPr>
            <w:tcW w:w="802" w:type="pct"/>
            <w:vAlign w:val="center"/>
          </w:tcPr>
          <w:p w14:paraId="4F90F5DF" w14:textId="6E303E7E" w:rsidR="001D628C" w:rsidRPr="00AB2FCD" w:rsidRDefault="001D628C" w:rsidP="001D628C">
            <w:pPr>
              <w:tabs>
                <w:tab w:val="num" w:pos="480"/>
              </w:tabs>
              <w:rPr>
                <w:rFonts w:cs="Arial"/>
                <w:szCs w:val="20"/>
              </w:rPr>
            </w:pPr>
            <w:r>
              <w:rPr>
                <w:rFonts w:cs="Arial"/>
                <w:szCs w:val="20"/>
              </w:rPr>
              <w:t>I</w:t>
            </w:r>
            <w:r w:rsidRPr="00886889">
              <w:rPr>
                <w:rFonts w:cs="Arial"/>
                <w:szCs w:val="20"/>
              </w:rPr>
              <w:t>njury from nails into body from nail gun</w:t>
            </w:r>
          </w:p>
        </w:tc>
        <w:tc>
          <w:tcPr>
            <w:tcW w:w="432" w:type="pct"/>
            <w:shd w:val="clear" w:color="auto" w:fill="FF0000"/>
            <w:vAlign w:val="center"/>
          </w:tcPr>
          <w:p w14:paraId="5DE00429" w14:textId="641BFE82" w:rsidR="001D628C" w:rsidRDefault="001D628C" w:rsidP="001D628C">
            <w:pPr>
              <w:jc w:val="center"/>
              <w:rPr>
                <w:rFonts w:cs="Arial"/>
                <w:szCs w:val="20"/>
              </w:rPr>
            </w:pPr>
            <w:r>
              <w:rPr>
                <w:rFonts w:cs="Arial"/>
                <w:szCs w:val="20"/>
              </w:rPr>
              <w:t>High</w:t>
            </w:r>
          </w:p>
          <w:p w14:paraId="07354F4C" w14:textId="760C834A" w:rsidR="001D628C" w:rsidRPr="00AB2FCD" w:rsidRDefault="001D628C" w:rsidP="001D628C">
            <w:pPr>
              <w:jc w:val="center"/>
              <w:rPr>
                <w:rFonts w:cs="Arial"/>
                <w:szCs w:val="20"/>
              </w:rPr>
            </w:pPr>
            <w:r>
              <w:rPr>
                <w:rFonts w:cs="Arial"/>
                <w:szCs w:val="20"/>
              </w:rPr>
              <w:t>(6)</w:t>
            </w:r>
          </w:p>
        </w:tc>
        <w:tc>
          <w:tcPr>
            <w:tcW w:w="2213" w:type="pct"/>
          </w:tcPr>
          <w:p w14:paraId="400E87F2" w14:textId="77777777" w:rsidR="001D628C" w:rsidRPr="001D628C" w:rsidRDefault="001D628C" w:rsidP="00565419">
            <w:pPr>
              <w:rPr>
                <w:rFonts w:cs="Arial"/>
                <w:szCs w:val="20"/>
              </w:rPr>
            </w:pPr>
            <w:r w:rsidRPr="001D628C">
              <w:rPr>
                <w:rFonts w:cs="Arial"/>
                <w:szCs w:val="20"/>
              </w:rPr>
              <w:t>Complete visual check of gun prior to use</w:t>
            </w:r>
          </w:p>
          <w:p w14:paraId="08821C78" w14:textId="77777777" w:rsidR="001D628C" w:rsidRPr="001D628C" w:rsidRDefault="001D628C" w:rsidP="00565419">
            <w:pPr>
              <w:rPr>
                <w:rFonts w:cs="Arial"/>
                <w:szCs w:val="20"/>
              </w:rPr>
            </w:pPr>
            <w:r w:rsidRPr="001D628C">
              <w:rPr>
                <w:rFonts w:cs="Arial"/>
                <w:szCs w:val="20"/>
              </w:rPr>
              <w:t>Eye protection to be used when operating nail gun.</w:t>
            </w:r>
          </w:p>
          <w:p w14:paraId="028ADB00" w14:textId="77777777" w:rsidR="001D628C" w:rsidRPr="001D628C" w:rsidRDefault="001D628C" w:rsidP="00565419">
            <w:pPr>
              <w:rPr>
                <w:rFonts w:cs="Arial"/>
                <w:szCs w:val="20"/>
              </w:rPr>
            </w:pPr>
            <w:r w:rsidRPr="001D628C">
              <w:rPr>
                <w:rFonts w:cs="Arial"/>
                <w:szCs w:val="20"/>
              </w:rPr>
              <w:t>Never point nail gun in direction of others</w:t>
            </w:r>
          </w:p>
          <w:p w14:paraId="24003358" w14:textId="77777777" w:rsidR="001D628C" w:rsidRPr="001D628C" w:rsidRDefault="001D628C" w:rsidP="00565419">
            <w:pPr>
              <w:rPr>
                <w:rFonts w:cs="Arial"/>
                <w:szCs w:val="20"/>
              </w:rPr>
            </w:pPr>
            <w:r w:rsidRPr="001D628C">
              <w:rPr>
                <w:rFonts w:cs="Arial"/>
                <w:szCs w:val="20"/>
              </w:rPr>
              <w:t>Ensure that safety guard is working appropriately</w:t>
            </w:r>
          </w:p>
          <w:p w14:paraId="232FBD93" w14:textId="36BE6E1F" w:rsidR="001D628C" w:rsidRPr="001D628C" w:rsidRDefault="001D628C" w:rsidP="00565419">
            <w:pPr>
              <w:rPr>
                <w:rFonts w:cs="Arial"/>
                <w:szCs w:val="20"/>
              </w:rPr>
            </w:pPr>
            <w:r w:rsidRPr="001D628C">
              <w:rPr>
                <w:rFonts w:cs="Arial"/>
                <w:szCs w:val="20"/>
              </w:rPr>
              <w:t>Place nail gun on timber prior to pressing trigger</w:t>
            </w:r>
          </w:p>
        </w:tc>
        <w:tc>
          <w:tcPr>
            <w:tcW w:w="383" w:type="pct"/>
            <w:shd w:val="clear" w:color="auto" w:fill="48FA26"/>
            <w:vAlign w:val="center"/>
          </w:tcPr>
          <w:p w14:paraId="568C3F00" w14:textId="13CEF782" w:rsidR="001D628C" w:rsidRDefault="001D628C" w:rsidP="001D628C">
            <w:pPr>
              <w:jc w:val="center"/>
              <w:rPr>
                <w:rFonts w:cs="Arial"/>
                <w:szCs w:val="20"/>
              </w:rPr>
            </w:pPr>
            <w:r>
              <w:rPr>
                <w:rFonts w:cs="Arial"/>
                <w:szCs w:val="20"/>
              </w:rPr>
              <w:t>Low</w:t>
            </w:r>
          </w:p>
          <w:p w14:paraId="79887542" w14:textId="5D59BAAA" w:rsidR="001D628C" w:rsidRPr="00AB2FCD" w:rsidRDefault="001D628C" w:rsidP="001D628C">
            <w:pPr>
              <w:jc w:val="center"/>
              <w:rPr>
                <w:rFonts w:cs="Arial"/>
                <w:szCs w:val="20"/>
              </w:rPr>
            </w:pPr>
            <w:r>
              <w:rPr>
                <w:rFonts w:cs="Arial"/>
                <w:szCs w:val="20"/>
              </w:rPr>
              <w:t>(2)</w:t>
            </w:r>
          </w:p>
        </w:tc>
        <w:tc>
          <w:tcPr>
            <w:tcW w:w="494" w:type="pct"/>
            <w:vAlign w:val="center"/>
          </w:tcPr>
          <w:p w14:paraId="03076269" w14:textId="05F9E775" w:rsidR="001D628C" w:rsidRPr="00AB2FCD" w:rsidRDefault="001D628C" w:rsidP="001D628C">
            <w:pPr>
              <w:jc w:val="center"/>
              <w:rPr>
                <w:rFonts w:cs="Arial"/>
                <w:szCs w:val="20"/>
              </w:rPr>
            </w:pPr>
            <w:r>
              <w:rPr>
                <w:rFonts w:cs="Arial"/>
                <w:szCs w:val="20"/>
              </w:rPr>
              <w:t>Workers</w:t>
            </w:r>
          </w:p>
        </w:tc>
      </w:tr>
      <w:tr w:rsidR="001D628C" w:rsidRPr="00323DBA" w14:paraId="7F8A05D1" w14:textId="77777777" w:rsidTr="001D628C">
        <w:trPr>
          <w:cantSplit/>
          <w:trHeight w:val="67"/>
        </w:trPr>
        <w:tc>
          <w:tcPr>
            <w:tcW w:w="676" w:type="pct"/>
            <w:vMerge/>
          </w:tcPr>
          <w:p w14:paraId="1D2DF184" w14:textId="77777777" w:rsidR="001D628C" w:rsidRPr="00AB2FCD" w:rsidRDefault="001D628C" w:rsidP="00565419">
            <w:pPr>
              <w:rPr>
                <w:rFonts w:cs="Arial"/>
                <w:szCs w:val="20"/>
              </w:rPr>
            </w:pPr>
          </w:p>
        </w:tc>
        <w:tc>
          <w:tcPr>
            <w:tcW w:w="802" w:type="pct"/>
            <w:vAlign w:val="center"/>
          </w:tcPr>
          <w:p w14:paraId="069712C6" w14:textId="20F2381A" w:rsidR="001D628C" w:rsidRPr="00AB2FCD" w:rsidRDefault="002574E9" w:rsidP="001D628C">
            <w:pPr>
              <w:tabs>
                <w:tab w:val="num" w:pos="480"/>
              </w:tabs>
              <w:rPr>
                <w:rFonts w:cs="Arial"/>
                <w:szCs w:val="20"/>
              </w:rPr>
            </w:pPr>
            <w:r>
              <w:rPr>
                <w:rFonts w:cs="Arial"/>
                <w:szCs w:val="20"/>
              </w:rPr>
              <w:t>C</w:t>
            </w:r>
            <w:r w:rsidR="001D628C" w:rsidRPr="00886889">
              <w:rPr>
                <w:rFonts w:cs="Arial"/>
                <w:szCs w:val="20"/>
              </w:rPr>
              <w:t>ontact with hammer</w:t>
            </w:r>
          </w:p>
        </w:tc>
        <w:tc>
          <w:tcPr>
            <w:tcW w:w="432" w:type="pct"/>
            <w:shd w:val="clear" w:color="auto" w:fill="FFFF00"/>
            <w:vAlign w:val="center"/>
          </w:tcPr>
          <w:p w14:paraId="09B12EAA" w14:textId="380A49BB" w:rsidR="001D628C" w:rsidRPr="004A379F" w:rsidRDefault="001D628C" w:rsidP="001D628C">
            <w:pPr>
              <w:jc w:val="center"/>
              <w:rPr>
                <w:rFonts w:cs="Arial"/>
                <w:szCs w:val="20"/>
              </w:rPr>
            </w:pPr>
            <w:r w:rsidRPr="004A379F">
              <w:rPr>
                <w:rFonts w:cs="Arial"/>
                <w:szCs w:val="20"/>
              </w:rPr>
              <w:t>Medium</w:t>
            </w:r>
          </w:p>
          <w:p w14:paraId="6CB7E3C9" w14:textId="6D57DFDC" w:rsidR="001D628C" w:rsidRPr="00AB2FCD" w:rsidRDefault="001D628C" w:rsidP="001D628C">
            <w:pPr>
              <w:jc w:val="center"/>
              <w:rPr>
                <w:rFonts w:cs="Arial"/>
                <w:szCs w:val="20"/>
              </w:rPr>
            </w:pPr>
            <w:r w:rsidRPr="004A379F">
              <w:rPr>
                <w:rFonts w:cs="Arial"/>
                <w:szCs w:val="20"/>
              </w:rPr>
              <w:t>(</w:t>
            </w:r>
            <w:r>
              <w:rPr>
                <w:rFonts w:cs="Arial"/>
              </w:rPr>
              <w:t>3</w:t>
            </w:r>
            <w:r w:rsidRPr="004A379F">
              <w:rPr>
                <w:rFonts w:cs="Arial"/>
                <w:szCs w:val="20"/>
              </w:rPr>
              <w:t>)</w:t>
            </w:r>
          </w:p>
        </w:tc>
        <w:tc>
          <w:tcPr>
            <w:tcW w:w="2213" w:type="pct"/>
            <w:vAlign w:val="center"/>
          </w:tcPr>
          <w:p w14:paraId="65AA7627" w14:textId="5F0E0608" w:rsidR="001D628C" w:rsidRPr="00AB2FCD" w:rsidRDefault="001D628C" w:rsidP="001D628C">
            <w:pPr>
              <w:rPr>
                <w:rFonts w:cs="Arial"/>
                <w:szCs w:val="20"/>
              </w:rPr>
            </w:pPr>
            <w:r w:rsidRPr="00CD509F">
              <w:rPr>
                <w:rFonts w:cs="Arial"/>
              </w:rPr>
              <w:t>Keep body parts clear of hammer</w:t>
            </w:r>
          </w:p>
        </w:tc>
        <w:tc>
          <w:tcPr>
            <w:tcW w:w="383" w:type="pct"/>
            <w:shd w:val="clear" w:color="auto" w:fill="48FA26"/>
            <w:vAlign w:val="center"/>
          </w:tcPr>
          <w:p w14:paraId="1E05CDEC" w14:textId="7DA2867B" w:rsidR="001D628C" w:rsidRDefault="001D628C" w:rsidP="001D628C">
            <w:pPr>
              <w:jc w:val="center"/>
              <w:rPr>
                <w:rFonts w:cs="Arial"/>
                <w:szCs w:val="20"/>
              </w:rPr>
            </w:pPr>
            <w:r>
              <w:rPr>
                <w:rFonts w:cs="Arial"/>
                <w:szCs w:val="20"/>
              </w:rPr>
              <w:t>Low</w:t>
            </w:r>
          </w:p>
          <w:p w14:paraId="578391CE" w14:textId="5FB99599" w:rsidR="001D628C" w:rsidRPr="00AB2FCD" w:rsidRDefault="001D628C" w:rsidP="001D628C">
            <w:pPr>
              <w:jc w:val="center"/>
              <w:rPr>
                <w:rFonts w:cs="Arial"/>
                <w:szCs w:val="20"/>
              </w:rPr>
            </w:pPr>
            <w:r>
              <w:rPr>
                <w:rFonts w:cs="Arial"/>
                <w:szCs w:val="20"/>
              </w:rPr>
              <w:t>(2)</w:t>
            </w:r>
          </w:p>
        </w:tc>
        <w:tc>
          <w:tcPr>
            <w:tcW w:w="494" w:type="pct"/>
            <w:vAlign w:val="center"/>
          </w:tcPr>
          <w:p w14:paraId="6D7D6B4B" w14:textId="5F3133F1" w:rsidR="001D628C" w:rsidRPr="00AB2FCD" w:rsidRDefault="001D628C" w:rsidP="001D628C">
            <w:pPr>
              <w:jc w:val="center"/>
              <w:rPr>
                <w:rFonts w:cs="Arial"/>
                <w:szCs w:val="20"/>
              </w:rPr>
            </w:pPr>
            <w:r>
              <w:rPr>
                <w:rFonts w:cs="Arial"/>
                <w:szCs w:val="20"/>
              </w:rPr>
              <w:t>Workers</w:t>
            </w:r>
          </w:p>
        </w:tc>
      </w:tr>
      <w:tr w:rsidR="001D628C" w:rsidRPr="00323DBA" w14:paraId="679EA6C9" w14:textId="77777777" w:rsidTr="001D628C">
        <w:trPr>
          <w:cantSplit/>
          <w:trHeight w:val="67"/>
        </w:trPr>
        <w:tc>
          <w:tcPr>
            <w:tcW w:w="676" w:type="pct"/>
            <w:vMerge/>
          </w:tcPr>
          <w:p w14:paraId="1238DB0A" w14:textId="77777777" w:rsidR="001D628C" w:rsidRPr="00AB2FCD" w:rsidRDefault="001D628C" w:rsidP="00565419">
            <w:pPr>
              <w:rPr>
                <w:rFonts w:cs="Arial"/>
                <w:szCs w:val="20"/>
              </w:rPr>
            </w:pPr>
          </w:p>
        </w:tc>
        <w:tc>
          <w:tcPr>
            <w:tcW w:w="802" w:type="pct"/>
            <w:vAlign w:val="center"/>
          </w:tcPr>
          <w:p w14:paraId="2A37D571" w14:textId="7F938AE8" w:rsidR="001D628C" w:rsidRPr="00AB2FCD" w:rsidRDefault="001D628C" w:rsidP="001D628C">
            <w:pPr>
              <w:tabs>
                <w:tab w:val="num" w:pos="480"/>
              </w:tabs>
              <w:rPr>
                <w:rFonts w:cs="Arial"/>
                <w:szCs w:val="20"/>
              </w:rPr>
            </w:pPr>
            <w:r w:rsidRPr="00886889">
              <w:rPr>
                <w:rFonts w:cs="Arial"/>
                <w:szCs w:val="20"/>
              </w:rPr>
              <w:t>Injury due to incorrect use of equipment.</w:t>
            </w:r>
          </w:p>
        </w:tc>
        <w:tc>
          <w:tcPr>
            <w:tcW w:w="432" w:type="pct"/>
            <w:shd w:val="clear" w:color="auto" w:fill="FFFF00"/>
            <w:vAlign w:val="center"/>
          </w:tcPr>
          <w:p w14:paraId="28785285" w14:textId="0D8DC11B" w:rsidR="001D628C" w:rsidRPr="004A379F" w:rsidRDefault="001D628C" w:rsidP="001D628C">
            <w:pPr>
              <w:jc w:val="center"/>
              <w:rPr>
                <w:rFonts w:cs="Arial"/>
                <w:szCs w:val="20"/>
              </w:rPr>
            </w:pPr>
            <w:r w:rsidRPr="004A379F">
              <w:rPr>
                <w:rFonts w:cs="Arial"/>
                <w:szCs w:val="20"/>
              </w:rPr>
              <w:t>Medium</w:t>
            </w:r>
          </w:p>
          <w:p w14:paraId="3B041C7A" w14:textId="2B0284F8" w:rsidR="001D628C" w:rsidRPr="00AB2FCD" w:rsidRDefault="001D628C" w:rsidP="001D628C">
            <w:pPr>
              <w:jc w:val="center"/>
              <w:rPr>
                <w:rFonts w:cs="Arial"/>
                <w:szCs w:val="20"/>
              </w:rPr>
            </w:pPr>
            <w:r w:rsidRPr="004A379F">
              <w:rPr>
                <w:rFonts w:cs="Arial"/>
                <w:szCs w:val="20"/>
              </w:rPr>
              <w:t>(</w:t>
            </w:r>
            <w:r>
              <w:rPr>
                <w:rFonts w:cs="Arial"/>
              </w:rPr>
              <w:t>3</w:t>
            </w:r>
            <w:r w:rsidRPr="004A379F">
              <w:rPr>
                <w:rFonts w:cs="Arial"/>
                <w:szCs w:val="20"/>
              </w:rPr>
              <w:t>)</w:t>
            </w:r>
          </w:p>
        </w:tc>
        <w:tc>
          <w:tcPr>
            <w:tcW w:w="2213" w:type="pct"/>
          </w:tcPr>
          <w:p w14:paraId="5E3B8080" w14:textId="77777777" w:rsidR="001D628C" w:rsidRPr="001D628C" w:rsidRDefault="001D628C" w:rsidP="001D628C">
            <w:pPr>
              <w:rPr>
                <w:rFonts w:cs="Arial"/>
                <w:szCs w:val="20"/>
              </w:rPr>
            </w:pPr>
            <w:r w:rsidRPr="001D628C">
              <w:rPr>
                <w:rFonts w:cs="Arial"/>
                <w:szCs w:val="20"/>
              </w:rPr>
              <w:t xml:space="preserve">Follow safe work instructions for grinders, sanders, drills, etc. </w:t>
            </w:r>
          </w:p>
          <w:p w14:paraId="2BBD9CB9" w14:textId="77777777" w:rsidR="001D628C" w:rsidRPr="001D628C" w:rsidRDefault="001D628C" w:rsidP="001D628C">
            <w:pPr>
              <w:rPr>
                <w:rFonts w:cs="Arial"/>
                <w:szCs w:val="20"/>
              </w:rPr>
            </w:pPr>
            <w:r w:rsidRPr="001D628C">
              <w:rPr>
                <w:rFonts w:cs="Arial"/>
                <w:szCs w:val="20"/>
              </w:rPr>
              <w:t xml:space="preserve">Workers to be competent in the use of tools being used. </w:t>
            </w:r>
          </w:p>
          <w:p w14:paraId="27C558A7" w14:textId="2432201A" w:rsidR="001D628C" w:rsidRPr="002574E9" w:rsidRDefault="001D628C" w:rsidP="001D628C">
            <w:pPr>
              <w:rPr>
                <w:rFonts w:cs="Arial"/>
                <w:bCs/>
                <w:szCs w:val="20"/>
              </w:rPr>
            </w:pPr>
            <w:r w:rsidRPr="002574E9">
              <w:rPr>
                <w:rFonts w:cs="Arial"/>
                <w:bCs/>
                <w:szCs w:val="20"/>
              </w:rPr>
              <w:t>Supervisor to monitor all new workers.</w:t>
            </w:r>
          </w:p>
        </w:tc>
        <w:tc>
          <w:tcPr>
            <w:tcW w:w="383" w:type="pct"/>
            <w:shd w:val="clear" w:color="auto" w:fill="48FA26"/>
            <w:vAlign w:val="center"/>
          </w:tcPr>
          <w:p w14:paraId="1098BD8E" w14:textId="47279847" w:rsidR="001D628C" w:rsidRPr="001D628C" w:rsidRDefault="001D628C" w:rsidP="001D628C">
            <w:pPr>
              <w:jc w:val="center"/>
              <w:rPr>
                <w:rFonts w:cs="Arial"/>
                <w:szCs w:val="20"/>
              </w:rPr>
            </w:pPr>
            <w:r w:rsidRPr="001D628C">
              <w:rPr>
                <w:rFonts w:cs="Arial"/>
                <w:szCs w:val="20"/>
              </w:rPr>
              <w:t>Low</w:t>
            </w:r>
          </w:p>
          <w:p w14:paraId="58E6BA76" w14:textId="4EAC9EBE" w:rsidR="001D628C" w:rsidRPr="001D628C" w:rsidRDefault="001D628C" w:rsidP="001D628C">
            <w:pPr>
              <w:jc w:val="center"/>
              <w:rPr>
                <w:rFonts w:cs="Arial"/>
                <w:szCs w:val="20"/>
              </w:rPr>
            </w:pPr>
            <w:r w:rsidRPr="001D628C">
              <w:rPr>
                <w:rFonts w:cs="Arial"/>
                <w:szCs w:val="20"/>
              </w:rPr>
              <w:t>(2)</w:t>
            </w:r>
          </w:p>
        </w:tc>
        <w:tc>
          <w:tcPr>
            <w:tcW w:w="494" w:type="pct"/>
            <w:vAlign w:val="center"/>
          </w:tcPr>
          <w:p w14:paraId="268C18C3" w14:textId="4BDA492E" w:rsidR="001D628C" w:rsidRPr="001D628C" w:rsidRDefault="001D628C" w:rsidP="001D628C">
            <w:pPr>
              <w:jc w:val="center"/>
              <w:rPr>
                <w:rFonts w:cs="Arial"/>
                <w:szCs w:val="20"/>
              </w:rPr>
            </w:pPr>
            <w:r w:rsidRPr="001D628C">
              <w:rPr>
                <w:rFonts w:cs="Arial"/>
                <w:szCs w:val="20"/>
              </w:rPr>
              <w:t>Workers</w:t>
            </w:r>
          </w:p>
        </w:tc>
      </w:tr>
      <w:tr w:rsidR="002574E9" w:rsidRPr="00323DBA" w14:paraId="17CC5FEA" w14:textId="77777777" w:rsidTr="001D628C">
        <w:trPr>
          <w:cantSplit/>
          <w:trHeight w:val="67"/>
        </w:trPr>
        <w:tc>
          <w:tcPr>
            <w:tcW w:w="676" w:type="pct"/>
            <w:vMerge w:val="restart"/>
            <w:vAlign w:val="center"/>
          </w:tcPr>
          <w:p w14:paraId="4BD8B7EF" w14:textId="61591CD7" w:rsidR="002574E9" w:rsidRPr="00AB2FCD" w:rsidRDefault="002574E9" w:rsidP="001D628C">
            <w:pPr>
              <w:rPr>
                <w:rFonts w:cs="Arial"/>
                <w:szCs w:val="20"/>
              </w:rPr>
            </w:pPr>
            <w:r w:rsidRPr="00886889">
              <w:rPr>
                <w:rFonts w:cs="Arial"/>
                <w:szCs w:val="20"/>
              </w:rPr>
              <w:t>Clean-up site</w:t>
            </w:r>
          </w:p>
        </w:tc>
        <w:tc>
          <w:tcPr>
            <w:tcW w:w="802" w:type="pct"/>
            <w:vAlign w:val="center"/>
          </w:tcPr>
          <w:p w14:paraId="54151F98" w14:textId="54143296" w:rsidR="002574E9" w:rsidRPr="00AB2FCD" w:rsidRDefault="002574E9" w:rsidP="001D628C">
            <w:pPr>
              <w:tabs>
                <w:tab w:val="num" w:pos="480"/>
              </w:tabs>
              <w:rPr>
                <w:rFonts w:cs="Arial"/>
                <w:szCs w:val="20"/>
              </w:rPr>
            </w:pPr>
            <w:r>
              <w:rPr>
                <w:rFonts w:cs="Arial"/>
                <w:szCs w:val="20"/>
              </w:rPr>
              <w:t>Housekeeping</w:t>
            </w:r>
          </w:p>
        </w:tc>
        <w:tc>
          <w:tcPr>
            <w:tcW w:w="432" w:type="pct"/>
            <w:tcBorders>
              <w:bottom w:val="single" w:sz="4" w:space="0" w:color="auto"/>
            </w:tcBorders>
            <w:shd w:val="clear" w:color="auto" w:fill="FFFF00"/>
            <w:vAlign w:val="center"/>
          </w:tcPr>
          <w:p w14:paraId="41EA32B2" w14:textId="1235D026" w:rsidR="002574E9" w:rsidRPr="004A379F" w:rsidRDefault="002574E9" w:rsidP="001D628C">
            <w:pPr>
              <w:jc w:val="center"/>
              <w:rPr>
                <w:rFonts w:cs="Arial"/>
                <w:szCs w:val="20"/>
              </w:rPr>
            </w:pPr>
            <w:r w:rsidRPr="004A379F">
              <w:rPr>
                <w:rFonts w:cs="Arial"/>
                <w:szCs w:val="20"/>
              </w:rPr>
              <w:t>Medium</w:t>
            </w:r>
          </w:p>
          <w:p w14:paraId="4969E6E8" w14:textId="50A7A869" w:rsidR="002574E9" w:rsidRPr="00AB2FCD" w:rsidRDefault="002574E9" w:rsidP="001D628C">
            <w:pPr>
              <w:jc w:val="center"/>
              <w:rPr>
                <w:rFonts w:cs="Arial"/>
                <w:szCs w:val="20"/>
              </w:rPr>
            </w:pPr>
            <w:r w:rsidRPr="004A379F">
              <w:rPr>
                <w:rFonts w:cs="Arial"/>
                <w:szCs w:val="20"/>
              </w:rPr>
              <w:t>(</w:t>
            </w:r>
            <w:r>
              <w:rPr>
                <w:rFonts w:cs="Arial"/>
              </w:rPr>
              <w:t>3</w:t>
            </w:r>
            <w:r w:rsidRPr="004A379F">
              <w:rPr>
                <w:rFonts w:cs="Arial"/>
                <w:szCs w:val="20"/>
              </w:rPr>
              <w:t>)</w:t>
            </w:r>
          </w:p>
        </w:tc>
        <w:tc>
          <w:tcPr>
            <w:tcW w:w="2213" w:type="pct"/>
            <w:tcBorders>
              <w:bottom w:val="single" w:sz="4" w:space="0" w:color="auto"/>
            </w:tcBorders>
          </w:tcPr>
          <w:p w14:paraId="33F72DF7" w14:textId="77777777" w:rsidR="002574E9" w:rsidRPr="00886889" w:rsidRDefault="002574E9" w:rsidP="00565419">
            <w:pPr>
              <w:rPr>
                <w:rFonts w:cs="Arial"/>
                <w:szCs w:val="20"/>
              </w:rPr>
            </w:pPr>
            <w:r w:rsidRPr="00886889">
              <w:rPr>
                <w:rFonts w:cs="Arial"/>
                <w:szCs w:val="20"/>
              </w:rPr>
              <w:t xml:space="preserve">All tools and equipment to be </w:t>
            </w:r>
            <w:proofErr w:type="gramStart"/>
            <w:r w:rsidRPr="00886889">
              <w:rPr>
                <w:rFonts w:cs="Arial"/>
                <w:szCs w:val="20"/>
              </w:rPr>
              <w:t>secured at all times</w:t>
            </w:r>
            <w:proofErr w:type="gramEnd"/>
            <w:r w:rsidRPr="00886889">
              <w:rPr>
                <w:rFonts w:cs="Arial"/>
                <w:szCs w:val="20"/>
              </w:rPr>
              <w:t>.</w:t>
            </w:r>
          </w:p>
          <w:p w14:paraId="7ECC2034" w14:textId="711809F1" w:rsidR="002574E9" w:rsidRPr="00AB2FCD" w:rsidRDefault="002574E9" w:rsidP="002574E9">
            <w:pPr>
              <w:rPr>
                <w:rFonts w:cs="Arial"/>
                <w:szCs w:val="20"/>
              </w:rPr>
            </w:pPr>
            <w:r w:rsidRPr="00886889">
              <w:rPr>
                <w:rFonts w:cs="Arial"/>
                <w:szCs w:val="20"/>
              </w:rPr>
              <w:t xml:space="preserve">Hard hats must be </w:t>
            </w:r>
            <w:proofErr w:type="gramStart"/>
            <w:r w:rsidRPr="00886889">
              <w:rPr>
                <w:rFonts w:cs="Arial"/>
                <w:szCs w:val="20"/>
              </w:rPr>
              <w:t>worn at all times</w:t>
            </w:r>
            <w:proofErr w:type="gramEnd"/>
            <w:r w:rsidRPr="00886889">
              <w:rPr>
                <w:rFonts w:cs="Arial"/>
                <w:szCs w:val="20"/>
              </w:rPr>
              <w:t xml:space="preserve">. </w:t>
            </w:r>
          </w:p>
        </w:tc>
        <w:tc>
          <w:tcPr>
            <w:tcW w:w="383" w:type="pct"/>
            <w:tcBorders>
              <w:bottom w:val="single" w:sz="4" w:space="0" w:color="auto"/>
            </w:tcBorders>
            <w:shd w:val="clear" w:color="auto" w:fill="48FA26"/>
            <w:vAlign w:val="center"/>
          </w:tcPr>
          <w:p w14:paraId="4EBEB184" w14:textId="5509AE10" w:rsidR="002574E9" w:rsidRDefault="002574E9" w:rsidP="001D628C">
            <w:pPr>
              <w:jc w:val="center"/>
              <w:rPr>
                <w:rFonts w:cs="Arial"/>
                <w:szCs w:val="20"/>
              </w:rPr>
            </w:pPr>
            <w:r>
              <w:rPr>
                <w:rFonts w:cs="Arial"/>
                <w:szCs w:val="20"/>
              </w:rPr>
              <w:t>Low</w:t>
            </w:r>
          </w:p>
          <w:p w14:paraId="77FC677E" w14:textId="04ACF491" w:rsidR="002574E9" w:rsidRPr="00AB2FCD" w:rsidRDefault="002574E9" w:rsidP="001D628C">
            <w:pPr>
              <w:jc w:val="center"/>
              <w:rPr>
                <w:rFonts w:cs="Arial"/>
                <w:szCs w:val="20"/>
              </w:rPr>
            </w:pPr>
            <w:r>
              <w:rPr>
                <w:rFonts w:cs="Arial"/>
                <w:szCs w:val="20"/>
              </w:rPr>
              <w:t>(2)</w:t>
            </w:r>
          </w:p>
        </w:tc>
        <w:tc>
          <w:tcPr>
            <w:tcW w:w="494" w:type="pct"/>
            <w:vAlign w:val="center"/>
          </w:tcPr>
          <w:p w14:paraId="291B4FAD" w14:textId="0D20CDC4" w:rsidR="002574E9" w:rsidRPr="00AB2FCD" w:rsidRDefault="002574E9" w:rsidP="001D628C">
            <w:pPr>
              <w:jc w:val="center"/>
              <w:rPr>
                <w:rFonts w:cs="Arial"/>
                <w:szCs w:val="20"/>
              </w:rPr>
            </w:pPr>
            <w:r>
              <w:rPr>
                <w:rFonts w:cs="Arial"/>
                <w:szCs w:val="20"/>
              </w:rPr>
              <w:t>Workers</w:t>
            </w:r>
          </w:p>
        </w:tc>
      </w:tr>
      <w:tr w:rsidR="002574E9" w:rsidRPr="00323DBA" w14:paraId="2E7E95F8" w14:textId="77777777" w:rsidTr="00141A50">
        <w:trPr>
          <w:cantSplit/>
          <w:trHeight w:val="67"/>
        </w:trPr>
        <w:tc>
          <w:tcPr>
            <w:tcW w:w="676" w:type="pct"/>
            <w:vMerge/>
            <w:vAlign w:val="center"/>
          </w:tcPr>
          <w:p w14:paraId="1F2FF6CB" w14:textId="075F0B86" w:rsidR="002574E9" w:rsidRPr="00AB2FCD" w:rsidRDefault="002574E9" w:rsidP="003523F8">
            <w:pPr>
              <w:rPr>
                <w:rFonts w:cs="Arial"/>
                <w:szCs w:val="20"/>
              </w:rPr>
            </w:pPr>
          </w:p>
        </w:tc>
        <w:tc>
          <w:tcPr>
            <w:tcW w:w="802" w:type="pct"/>
            <w:vAlign w:val="center"/>
          </w:tcPr>
          <w:p w14:paraId="0E1B7F79" w14:textId="732C8138" w:rsidR="002574E9" w:rsidRPr="00AB2FCD" w:rsidRDefault="002574E9" w:rsidP="00565419">
            <w:pPr>
              <w:tabs>
                <w:tab w:val="num" w:pos="480"/>
              </w:tabs>
              <w:rPr>
                <w:rFonts w:cs="Arial"/>
                <w:szCs w:val="20"/>
              </w:rPr>
            </w:pPr>
            <w:r w:rsidRPr="00AB2FCD">
              <w:rPr>
                <w:rFonts w:cs="Arial"/>
                <w:szCs w:val="20"/>
              </w:rPr>
              <w:t xml:space="preserve">Manual handling </w:t>
            </w:r>
          </w:p>
        </w:tc>
        <w:tc>
          <w:tcPr>
            <w:tcW w:w="432" w:type="pct"/>
            <w:shd w:val="clear" w:color="auto" w:fill="FFFF00"/>
            <w:vAlign w:val="center"/>
          </w:tcPr>
          <w:p w14:paraId="18B907A2" w14:textId="77777777" w:rsidR="002574E9" w:rsidRPr="004A379F" w:rsidRDefault="002574E9" w:rsidP="00565419">
            <w:pPr>
              <w:jc w:val="center"/>
              <w:rPr>
                <w:rFonts w:cs="Arial"/>
                <w:szCs w:val="20"/>
              </w:rPr>
            </w:pPr>
            <w:r w:rsidRPr="004A379F">
              <w:rPr>
                <w:rFonts w:cs="Arial"/>
                <w:szCs w:val="20"/>
              </w:rPr>
              <w:t>Medium</w:t>
            </w:r>
          </w:p>
          <w:p w14:paraId="4FF60180" w14:textId="0D66840F" w:rsidR="002574E9" w:rsidRPr="00AB2FCD" w:rsidRDefault="002574E9" w:rsidP="00565419">
            <w:pPr>
              <w:jc w:val="center"/>
              <w:rPr>
                <w:rFonts w:cs="Arial"/>
                <w:szCs w:val="20"/>
              </w:rPr>
            </w:pPr>
            <w:r w:rsidRPr="004A379F">
              <w:rPr>
                <w:rFonts w:cs="Arial"/>
                <w:szCs w:val="20"/>
              </w:rPr>
              <w:t>(</w:t>
            </w:r>
            <w:r w:rsidRPr="004A379F">
              <w:rPr>
                <w:rFonts w:cs="Arial"/>
              </w:rPr>
              <w:t>4</w:t>
            </w:r>
            <w:r w:rsidRPr="004A379F">
              <w:rPr>
                <w:rFonts w:cs="Arial"/>
                <w:szCs w:val="20"/>
              </w:rPr>
              <w:t>)</w:t>
            </w:r>
          </w:p>
        </w:tc>
        <w:tc>
          <w:tcPr>
            <w:tcW w:w="2213" w:type="pct"/>
            <w:vAlign w:val="center"/>
          </w:tcPr>
          <w:p w14:paraId="30E4DB63" w14:textId="77777777" w:rsidR="002574E9" w:rsidRPr="006A4C01" w:rsidRDefault="002574E9" w:rsidP="00565419">
            <w:pPr>
              <w:rPr>
                <w:rFonts w:cs="Arial"/>
                <w:szCs w:val="20"/>
              </w:rPr>
            </w:pPr>
            <w:r w:rsidRPr="006A4C01">
              <w:rPr>
                <w:rFonts w:cs="Arial"/>
                <w:szCs w:val="20"/>
              </w:rPr>
              <w:t>Workers to follow correct manual handling procedures:</w:t>
            </w:r>
          </w:p>
          <w:p w14:paraId="56C137AF" w14:textId="77777777" w:rsidR="002574E9" w:rsidRPr="006A4C01" w:rsidRDefault="002574E9" w:rsidP="00565419">
            <w:pPr>
              <w:rPr>
                <w:rFonts w:cs="Arial"/>
                <w:szCs w:val="20"/>
              </w:rPr>
            </w:pPr>
            <w:r w:rsidRPr="006A4C01">
              <w:rPr>
                <w:rFonts w:cs="Arial"/>
                <w:szCs w:val="20"/>
              </w:rPr>
              <w:t>Use mechanical lifting devices and trolleys where possible.</w:t>
            </w:r>
          </w:p>
          <w:p w14:paraId="08DBCBF7" w14:textId="77777777" w:rsidR="002574E9" w:rsidRDefault="002574E9" w:rsidP="00565419">
            <w:pPr>
              <w:rPr>
                <w:rFonts w:cs="Arial"/>
                <w:szCs w:val="20"/>
              </w:rPr>
            </w:pPr>
            <w:r w:rsidRPr="006A4C01">
              <w:rPr>
                <w:rFonts w:cs="Arial"/>
                <w:szCs w:val="20"/>
              </w:rPr>
              <w:t xml:space="preserve">Only lift objects within your safe lifting limit </w:t>
            </w:r>
          </w:p>
          <w:p w14:paraId="4D8222CB" w14:textId="424269A6" w:rsidR="002574E9" w:rsidRPr="006A4C01" w:rsidRDefault="002574E9" w:rsidP="00565419">
            <w:pPr>
              <w:rPr>
                <w:rFonts w:cs="Arial"/>
                <w:szCs w:val="20"/>
              </w:rPr>
            </w:pPr>
            <w:r w:rsidRPr="006A4C01">
              <w:rPr>
                <w:rFonts w:cs="Arial"/>
                <w:szCs w:val="20"/>
              </w:rPr>
              <w:t>use team lifts where needed</w:t>
            </w:r>
          </w:p>
          <w:p w14:paraId="2BA45C59" w14:textId="147DA702" w:rsidR="002574E9" w:rsidRPr="00AB2FCD" w:rsidRDefault="002574E9" w:rsidP="00565419">
            <w:pPr>
              <w:rPr>
                <w:rFonts w:cs="Arial"/>
                <w:szCs w:val="20"/>
              </w:rPr>
            </w:pPr>
            <w:r w:rsidRPr="006A4C01">
              <w:rPr>
                <w:rFonts w:cs="Arial"/>
              </w:rPr>
              <w:t>Clear a path, assess the load, get a good grip, ensure a wide stance, bend the knees, keep the spine straight, use the legs to lift, do not twist the trunk, use a smooth action, brace the stomach muscles and lower safely.</w:t>
            </w:r>
          </w:p>
        </w:tc>
        <w:tc>
          <w:tcPr>
            <w:tcW w:w="383" w:type="pct"/>
            <w:shd w:val="clear" w:color="auto" w:fill="48FA26"/>
            <w:vAlign w:val="center"/>
          </w:tcPr>
          <w:p w14:paraId="337CA25D" w14:textId="77777777" w:rsidR="002574E9" w:rsidRDefault="002574E9" w:rsidP="00565419">
            <w:pPr>
              <w:jc w:val="center"/>
              <w:rPr>
                <w:rFonts w:cs="Arial"/>
                <w:szCs w:val="20"/>
              </w:rPr>
            </w:pPr>
            <w:r>
              <w:rPr>
                <w:rFonts w:cs="Arial"/>
                <w:szCs w:val="20"/>
              </w:rPr>
              <w:t>Low</w:t>
            </w:r>
          </w:p>
          <w:p w14:paraId="5B779BCC" w14:textId="4F6D8AD3" w:rsidR="002574E9" w:rsidRPr="00AB2FCD" w:rsidRDefault="002574E9" w:rsidP="00565419">
            <w:pPr>
              <w:jc w:val="center"/>
              <w:rPr>
                <w:rFonts w:cs="Arial"/>
                <w:szCs w:val="20"/>
              </w:rPr>
            </w:pPr>
            <w:r>
              <w:rPr>
                <w:rFonts w:cs="Arial"/>
                <w:szCs w:val="20"/>
              </w:rPr>
              <w:t>(2)</w:t>
            </w:r>
          </w:p>
        </w:tc>
        <w:tc>
          <w:tcPr>
            <w:tcW w:w="494" w:type="pct"/>
            <w:vAlign w:val="center"/>
          </w:tcPr>
          <w:p w14:paraId="16A0B64E" w14:textId="38738D9B" w:rsidR="002574E9" w:rsidRPr="00AB2FCD" w:rsidRDefault="002574E9" w:rsidP="00565419">
            <w:pPr>
              <w:jc w:val="center"/>
              <w:rPr>
                <w:rFonts w:cs="Arial"/>
                <w:szCs w:val="20"/>
              </w:rPr>
            </w:pPr>
            <w:r w:rsidRPr="006D7D7C">
              <w:rPr>
                <w:rFonts w:cs="Arial"/>
                <w:szCs w:val="20"/>
              </w:rPr>
              <w:t>Workers</w:t>
            </w:r>
          </w:p>
        </w:tc>
      </w:tr>
      <w:tr w:rsidR="00E017A6" w:rsidRPr="00323DBA" w14:paraId="71BD5227" w14:textId="77777777" w:rsidTr="00E017A6">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Change w:id="212" w:author="Alan Richardson" w:date="2026-02-09T16:29:00Z" w16du:dateUtc="2026-02-09T05:29:00Z">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blPrExChange>
        </w:tblPrEx>
        <w:trPr>
          <w:cantSplit/>
          <w:trHeight w:val="726"/>
          <w:ins w:id="213" w:author="Alan Richardson" w:date="2026-02-09T16:28:00Z"/>
          <w:trPrChange w:id="214" w:author="Alan Richardson" w:date="2026-02-09T16:29:00Z" w16du:dateUtc="2026-02-09T05:29:00Z">
            <w:trPr>
              <w:cantSplit/>
              <w:trHeight w:val="67"/>
            </w:trPr>
          </w:trPrChange>
        </w:trPr>
        <w:tc>
          <w:tcPr>
            <w:tcW w:w="676" w:type="pct"/>
            <w:shd w:val="clear" w:color="auto" w:fill="000000" w:themeFill="text1"/>
            <w:vAlign w:val="center"/>
            <w:tcPrChange w:id="215" w:author="Alan Richardson" w:date="2026-02-09T16:29:00Z" w16du:dateUtc="2026-02-09T05:29:00Z">
              <w:tcPr>
                <w:tcW w:w="676" w:type="pct"/>
                <w:gridSpan w:val="2"/>
                <w:vAlign w:val="center"/>
              </w:tcPr>
            </w:tcPrChange>
          </w:tcPr>
          <w:p w14:paraId="17CF2A1D" w14:textId="77777777" w:rsidR="00E017A6" w:rsidRPr="00E017A6" w:rsidRDefault="00E017A6" w:rsidP="003523F8">
            <w:pPr>
              <w:rPr>
                <w:ins w:id="216" w:author="Alan Richardson" w:date="2026-02-09T16:28:00Z" w16du:dateUtc="2026-02-09T05:28:00Z"/>
                <w:rFonts w:cs="Arial"/>
                <w:szCs w:val="20"/>
              </w:rPr>
            </w:pPr>
          </w:p>
        </w:tc>
        <w:tc>
          <w:tcPr>
            <w:tcW w:w="802" w:type="pct"/>
            <w:shd w:val="clear" w:color="auto" w:fill="000000" w:themeFill="text1"/>
            <w:vAlign w:val="center"/>
            <w:tcPrChange w:id="217" w:author="Alan Richardson" w:date="2026-02-09T16:29:00Z" w16du:dateUtc="2026-02-09T05:29:00Z">
              <w:tcPr>
                <w:tcW w:w="802" w:type="pct"/>
                <w:gridSpan w:val="2"/>
                <w:vAlign w:val="center"/>
              </w:tcPr>
            </w:tcPrChange>
          </w:tcPr>
          <w:p w14:paraId="018F4AA5" w14:textId="77777777" w:rsidR="00E017A6" w:rsidRPr="00E017A6" w:rsidRDefault="00E017A6" w:rsidP="00565419">
            <w:pPr>
              <w:tabs>
                <w:tab w:val="num" w:pos="480"/>
              </w:tabs>
              <w:rPr>
                <w:ins w:id="218" w:author="Alan Richardson" w:date="2026-02-09T16:28:00Z" w16du:dateUtc="2026-02-09T05:28:00Z"/>
                <w:rFonts w:cs="Arial"/>
                <w:szCs w:val="20"/>
              </w:rPr>
            </w:pPr>
          </w:p>
        </w:tc>
        <w:tc>
          <w:tcPr>
            <w:tcW w:w="432" w:type="pct"/>
            <w:shd w:val="clear" w:color="auto" w:fill="000000" w:themeFill="text1"/>
            <w:vAlign w:val="center"/>
            <w:tcPrChange w:id="219" w:author="Alan Richardson" w:date="2026-02-09T16:29:00Z" w16du:dateUtc="2026-02-09T05:29:00Z">
              <w:tcPr>
                <w:tcW w:w="432" w:type="pct"/>
                <w:gridSpan w:val="2"/>
                <w:shd w:val="clear" w:color="auto" w:fill="FFFF00"/>
                <w:vAlign w:val="center"/>
              </w:tcPr>
            </w:tcPrChange>
          </w:tcPr>
          <w:p w14:paraId="712F4094" w14:textId="77777777" w:rsidR="00E017A6" w:rsidRPr="00887C12" w:rsidRDefault="00E017A6" w:rsidP="00565419">
            <w:pPr>
              <w:jc w:val="center"/>
              <w:rPr>
                <w:ins w:id="220" w:author="Alan Richardson" w:date="2026-02-09T16:28:00Z" w16du:dateUtc="2026-02-09T05:28:00Z"/>
                <w:rFonts w:cs="Arial"/>
                <w:sz w:val="28"/>
                <w:szCs w:val="28"/>
                <w:rPrChange w:id="221" w:author="Alan Richardson" w:date="2026-02-09T16:50:00Z" w16du:dateUtc="2026-02-09T05:50:00Z">
                  <w:rPr>
                    <w:ins w:id="222" w:author="Alan Richardson" w:date="2026-02-09T16:28:00Z" w16du:dateUtc="2026-02-09T05:28:00Z"/>
                    <w:rFonts w:cs="Arial"/>
                    <w:szCs w:val="20"/>
                  </w:rPr>
                </w:rPrChange>
              </w:rPr>
            </w:pPr>
          </w:p>
        </w:tc>
        <w:tc>
          <w:tcPr>
            <w:tcW w:w="2213" w:type="pct"/>
            <w:shd w:val="clear" w:color="auto" w:fill="000000" w:themeFill="text1"/>
            <w:vAlign w:val="center"/>
            <w:tcPrChange w:id="223" w:author="Alan Richardson" w:date="2026-02-09T16:29:00Z" w16du:dateUtc="2026-02-09T05:29:00Z">
              <w:tcPr>
                <w:tcW w:w="2213" w:type="pct"/>
                <w:gridSpan w:val="2"/>
                <w:vAlign w:val="center"/>
              </w:tcPr>
            </w:tcPrChange>
          </w:tcPr>
          <w:p w14:paraId="3CCD6727" w14:textId="790E1951" w:rsidR="00E017A6" w:rsidRPr="00887C12" w:rsidRDefault="00E017A6" w:rsidP="00E017A6">
            <w:pPr>
              <w:rPr>
                <w:ins w:id="224" w:author="Alan Richardson" w:date="2026-02-09T16:28:00Z" w16du:dateUtc="2026-02-09T05:28:00Z"/>
                <w:rFonts w:cs="Arial"/>
                <w:b/>
                <w:bCs/>
                <w:sz w:val="28"/>
                <w:szCs w:val="28"/>
                <w:rPrChange w:id="225" w:author="Alan Richardson" w:date="2026-02-09T16:50:00Z" w16du:dateUtc="2026-02-09T05:50:00Z">
                  <w:rPr>
                    <w:ins w:id="226" w:author="Alan Richardson" w:date="2026-02-09T16:28:00Z" w16du:dateUtc="2026-02-09T05:28:00Z"/>
                    <w:rFonts w:cs="Arial"/>
                    <w:b/>
                    <w:bCs/>
                    <w:szCs w:val="20"/>
                  </w:rPr>
                </w:rPrChange>
              </w:rPr>
            </w:pPr>
            <w:ins w:id="227" w:author="Alan Richardson" w:date="2026-02-09T16:28:00Z" w16du:dateUtc="2026-02-09T05:28:00Z">
              <w:r w:rsidRPr="00887C12">
                <w:rPr>
                  <w:rFonts w:cs="Arial"/>
                  <w:b/>
                  <w:bCs/>
                  <w:sz w:val="28"/>
                  <w:szCs w:val="28"/>
                  <w:rPrChange w:id="228" w:author="Alan Richardson" w:date="2026-02-09T16:50:00Z" w16du:dateUtc="2026-02-09T05:50:00Z">
                    <w:rPr>
                      <w:rFonts w:cs="Arial"/>
                      <w:b/>
                      <w:bCs/>
                      <w:szCs w:val="20"/>
                    </w:rPr>
                  </w:rPrChange>
                </w:rPr>
                <w:t>SWMS Amendment</w:t>
              </w:r>
            </w:ins>
          </w:p>
        </w:tc>
        <w:tc>
          <w:tcPr>
            <w:tcW w:w="383" w:type="pct"/>
            <w:shd w:val="clear" w:color="auto" w:fill="000000" w:themeFill="text1"/>
            <w:vAlign w:val="center"/>
            <w:tcPrChange w:id="229" w:author="Alan Richardson" w:date="2026-02-09T16:29:00Z" w16du:dateUtc="2026-02-09T05:29:00Z">
              <w:tcPr>
                <w:tcW w:w="383" w:type="pct"/>
                <w:gridSpan w:val="2"/>
                <w:shd w:val="clear" w:color="auto" w:fill="48FA26"/>
                <w:vAlign w:val="center"/>
              </w:tcPr>
            </w:tcPrChange>
          </w:tcPr>
          <w:p w14:paraId="2EFB0C13" w14:textId="77777777" w:rsidR="00E017A6" w:rsidRPr="00E017A6" w:rsidRDefault="00E017A6" w:rsidP="00565419">
            <w:pPr>
              <w:jc w:val="center"/>
              <w:rPr>
                <w:ins w:id="230" w:author="Alan Richardson" w:date="2026-02-09T16:28:00Z" w16du:dateUtc="2026-02-09T05:28:00Z"/>
                <w:rFonts w:cs="Arial"/>
                <w:szCs w:val="20"/>
              </w:rPr>
            </w:pPr>
          </w:p>
        </w:tc>
        <w:tc>
          <w:tcPr>
            <w:tcW w:w="494" w:type="pct"/>
            <w:shd w:val="clear" w:color="auto" w:fill="000000" w:themeFill="text1"/>
            <w:vAlign w:val="center"/>
            <w:tcPrChange w:id="231" w:author="Alan Richardson" w:date="2026-02-09T16:29:00Z" w16du:dateUtc="2026-02-09T05:29:00Z">
              <w:tcPr>
                <w:tcW w:w="494" w:type="pct"/>
                <w:gridSpan w:val="2"/>
                <w:vAlign w:val="center"/>
              </w:tcPr>
            </w:tcPrChange>
          </w:tcPr>
          <w:p w14:paraId="700B04A0" w14:textId="77777777" w:rsidR="00E017A6" w:rsidRPr="00E017A6" w:rsidRDefault="00E017A6" w:rsidP="00565419">
            <w:pPr>
              <w:jc w:val="center"/>
              <w:rPr>
                <w:ins w:id="232" w:author="Alan Richardson" w:date="2026-02-09T16:28:00Z" w16du:dateUtc="2026-02-09T05:28:00Z"/>
                <w:rFonts w:cs="Arial"/>
                <w:szCs w:val="20"/>
              </w:rPr>
            </w:pPr>
          </w:p>
        </w:tc>
      </w:tr>
      <w:tr w:rsidR="00E017A6" w:rsidRPr="00323DBA" w14:paraId="1159EEA6" w14:textId="77777777" w:rsidTr="00E017A6">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Change w:id="233" w:author="Alan Richardson" w:date="2026-02-09T16:30:00Z" w16du:dateUtc="2026-02-09T05:30:00Z">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blPrExChange>
        </w:tblPrEx>
        <w:trPr>
          <w:cantSplit/>
          <w:trHeight w:val="67"/>
          <w:ins w:id="234" w:author="Alan Richardson" w:date="2026-02-09T16:27:00Z"/>
          <w:trPrChange w:id="235" w:author="Alan Richardson" w:date="2026-02-09T16:30:00Z" w16du:dateUtc="2026-02-09T05:30:00Z">
            <w:trPr>
              <w:cantSplit/>
              <w:trHeight w:val="67"/>
            </w:trPr>
          </w:trPrChange>
        </w:trPr>
        <w:tc>
          <w:tcPr>
            <w:tcW w:w="676" w:type="pct"/>
            <w:vAlign w:val="center"/>
            <w:tcPrChange w:id="236" w:author="Alan Richardson" w:date="2026-02-09T16:30:00Z" w16du:dateUtc="2026-02-09T05:30:00Z">
              <w:tcPr>
                <w:tcW w:w="676" w:type="pct"/>
                <w:gridSpan w:val="2"/>
                <w:vAlign w:val="center"/>
              </w:tcPr>
            </w:tcPrChange>
          </w:tcPr>
          <w:p w14:paraId="00AE7609" w14:textId="1C5E6878" w:rsidR="00E017A6" w:rsidRPr="00AB2FCD" w:rsidRDefault="00E017A6" w:rsidP="003523F8">
            <w:pPr>
              <w:rPr>
                <w:ins w:id="237" w:author="Alan Richardson" w:date="2026-02-09T16:27:00Z" w16du:dateUtc="2026-02-09T05:27:00Z"/>
                <w:rFonts w:cs="Arial"/>
                <w:szCs w:val="20"/>
              </w:rPr>
            </w:pPr>
          </w:p>
        </w:tc>
        <w:tc>
          <w:tcPr>
            <w:tcW w:w="802" w:type="pct"/>
            <w:vAlign w:val="center"/>
            <w:tcPrChange w:id="238" w:author="Alan Richardson" w:date="2026-02-09T16:30:00Z" w16du:dateUtc="2026-02-09T05:30:00Z">
              <w:tcPr>
                <w:tcW w:w="802" w:type="pct"/>
                <w:gridSpan w:val="2"/>
                <w:vAlign w:val="center"/>
              </w:tcPr>
            </w:tcPrChange>
          </w:tcPr>
          <w:p w14:paraId="3FF2FAEE" w14:textId="2117A77D" w:rsidR="00E017A6" w:rsidRPr="00E017A6" w:rsidRDefault="00E017A6" w:rsidP="00565419">
            <w:pPr>
              <w:tabs>
                <w:tab w:val="num" w:pos="480"/>
              </w:tabs>
              <w:rPr>
                <w:ins w:id="239" w:author="Alan Richardson" w:date="2026-02-09T16:27:00Z" w16du:dateUtc="2026-02-09T05:27:00Z"/>
                <w:rFonts w:cs="Arial"/>
                <w:szCs w:val="20"/>
              </w:rPr>
            </w:pPr>
            <w:ins w:id="240" w:author="Alan Richardson" w:date="2026-02-09T16:31:00Z">
              <w:r w:rsidRPr="00E017A6">
                <w:rPr>
                  <w:rFonts w:cs="Arial"/>
                  <w:szCs w:val="20"/>
                  <w:rPrChange w:id="241" w:author="Alan Richardson" w:date="2026-02-09T16:32:00Z" w16du:dateUtc="2026-02-09T05:32:00Z">
                    <w:rPr>
                      <w:rFonts w:cs="Arial"/>
                      <w:b/>
                      <w:bCs/>
                      <w:szCs w:val="20"/>
                    </w:rPr>
                  </w:rPrChange>
                </w:rPr>
                <w:t>Public and Resident Safety (Unauthorized Access and Occupational Interface)</w:t>
              </w:r>
              <w:r w:rsidRPr="00E017A6">
                <w:rPr>
                  <w:rFonts w:cs="Arial"/>
                  <w:szCs w:val="20"/>
                </w:rPr>
                <w:t>.</w:t>
              </w:r>
            </w:ins>
          </w:p>
        </w:tc>
        <w:tc>
          <w:tcPr>
            <w:tcW w:w="432" w:type="pct"/>
            <w:shd w:val="clear" w:color="auto" w:fill="FF0000"/>
            <w:vAlign w:val="center"/>
            <w:tcPrChange w:id="242" w:author="Alan Richardson" w:date="2026-02-09T16:30:00Z" w16du:dateUtc="2026-02-09T05:30:00Z">
              <w:tcPr>
                <w:tcW w:w="432" w:type="pct"/>
                <w:gridSpan w:val="2"/>
                <w:shd w:val="clear" w:color="auto" w:fill="FFFF00"/>
                <w:vAlign w:val="center"/>
              </w:tcPr>
            </w:tcPrChange>
          </w:tcPr>
          <w:p w14:paraId="18D47A9D" w14:textId="77777777" w:rsidR="00E017A6" w:rsidRPr="00E017A6" w:rsidRDefault="00E017A6" w:rsidP="00E017A6">
            <w:pPr>
              <w:jc w:val="center"/>
              <w:rPr>
                <w:ins w:id="243" w:author="Alan Richardson" w:date="2026-02-09T16:30:00Z" w16du:dateUtc="2026-02-09T05:30:00Z"/>
                <w:rFonts w:cs="Arial"/>
                <w:b/>
                <w:bCs/>
                <w:color w:val="FFFFFF" w:themeColor="background1"/>
                <w:szCs w:val="20"/>
                <w:rPrChange w:id="244" w:author="Alan Richardson" w:date="2026-02-09T16:30:00Z" w16du:dateUtc="2026-02-09T05:30:00Z">
                  <w:rPr>
                    <w:ins w:id="245" w:author="Alan Richardson" w:date="2026-02-09T16:30:00Z" w16du:dateUtc="2026-02-09T05:30:00Z"/>
                    <w:rFonts w:cs="Arial"/>
                    <w:szCs w:val="20"/>
                  </w:rPr>
                </w:rPrChange>
              </w:rPr>
            </w:pPr>
            <w:ins w:id="246" w:author="Alan Richardson" w:date="2026-02-09T16:30:00Z" w16du:dateUtc="2026-02-09T05:30:00Z">
              <w:r w:rsidRPr="00E017A6">
                <w:rPr>
                  <w:rFonts w:cs="Arial"/>
                  <w:b/>
                  <w:bCs/>
                  <w:color w:val="FFFFFF" w:themeColor="background1"/>
                  <w:szCs w:val="20"/>
                  <w:rPrChange w:id="247" w:author="Alan Richardson" w:date="2026-02-09T16:30:00Z" w16du:dateUtc="2026-02-09T05:30:00Z">
                    <w:rPr>
                      <w:rFonts w:cs="Arial"/>
                      <w:szCs w:val="20"/>
                    </w:rPr>
                  </w:rPrChange>
                </w:rPr>
                <w:t>High</w:t>
              </w:r>
            </w:ins>
          </w:p>
          <w:p w14:paraId="67915720" w14:textId="2A7086AB" w:rsidR="00E017A6" w:rsidRPr="004A379F" w:rsidRDefault="00E017A6" w:rsidP="00E017A6">
            <w:pPr>
              <w:jc w:val="center"/>
              <w:rPr>
                <w:ins w:id="248" w:author="Alan Richardson" w:date="2026-02-09T16:27:00Z" w16du:dateUtc="2026-02-09T05:27:00Z"/>
                <w:rFonts w:cs="Arial"/>
                <w:szCs w:val="20"/>
              </w:rPr>
            </w:pPr>
            <w:ins w:id="249" w:author="Alan Richardson" w:date="2026-02-09T16:30:00Z" w16du:dateUtc="2026-02-09T05:30:00Z">
              <w:r w:rsidRPr="00E017A6">
                <w:rPr>
                  <w:rFonts w:cs="Arial"/>
                  <w:b/>
                  <w:bCs/>
                  <w:color w:val="FFFFFF" w:themeColor="background1"/>
                  <w:szCs w:val="20"/>
                  <w:rPrChange w:id="250" w:author="Alan Richardson" w:date="2026-02-09T16:30:00Z" w16du:dateUtc="2026-02-09T05:30:00Z">
                    <w:rPr>
                      <w:rFonts w:cs="Arial"/>
                      <w:szCs w:val="20"/>
                    </w:rPr>
                  </w:rPrChange>
                </w:rPr>
                <w:t>(6)</w:t>
              </w:r>
            </w:ins>
          </w:p>
        </w:tc>
        <w:tc>
          <w:tcPr>
            <w:tcW w:w="2213" w:type="pct"/>
            <w:vAlign w:val="center"/>
            <w:tcPrChange w:id="251" w:author="Alan Richardson" w:date="2026-02-09T16:30:00Z" w16du:dateUtc="2026-02-09T05:30:00Z">
              <w:tcPr>
                <w:tcW w:w="2213" w:type="pct"/>
                <w:gridSpan w:val="2"/>
                <w:vAlign w:val="center"/>
              </w:tcPr>
            </w:tcPrChange>
          </w:tcPr>
          <w:p w14:paraId="2DE66C8C" w14:textId="77777777" w:rsidR="00E017A6" w:rsidRPr="00E017A6" w:rsidRDefault="00E017A6" w:rsidP="00E017A6">
            <w:pPr>
              <w:rPr>
                <w:ins w:id="252" w:author="Alan Richardson" w:date="2026-02-09T16:27:00Z"/>
                <w:rFonts w:cs="Arial"/>
                <w:szCs w:val="20"/>
              </w:rPr>
            </w:pPr>
            <w:ins w:id="253" w:author="Alan Richardson" w:date="2026-02-09T16:27:00Z">
              <w:r w:rsidRPr="00E017A6">
                <w:rPr>
                  <w:rFonts w:cs="Arial"/>
                  <w:b/>
                  <w:bCs/>
                  <w:szCs w:val="20"/>
                </w:rPr>
                <w:t>SWMS Amendment:</w:t>
              </w:r>
              <w:r w:rsidRPr="00E017A6">
                <w:rPr>
                  <w:rFonts w:cs="Arial"/>
                  <w:szCs w:val="20"/>
                </w:rPr>
                <w:t xml:space="preserve"> RPD will amend and re-induct the </w:t>
              </w:r>
              <w:proofErr w:type="spellStart"/>
              <w:r w:rsidRPr="00E017A6">
                <w:rPr>
                  <w:rFonts w:cs="Arial"/>
                  <w:b/>
                  <w:bCs/>
                  <w:szCs w:val="20"/>
                </w:rPr>
                <w:t>Killark</w:t>
              </w:r>
              <w:proofErr w:type="spellEnd"/>
              <w:r w:rsidRPr="00E017A6">
                <w:rPr>
                  <w:rFonts w:cs="Arial"/>
                  <w:b/>
                  <w:bCs/>
                  <w:szCs w:val="20"/>
                </w:rPr>
                <w:t xml:space="preserve"> sub-contractor</w:t>
              </w:r>
              <w:r w:rsidRPr="00E017A6">
                <w:rPr>
                  <w:rFonts w:cs="Arial"/>
                  <w:szCs w:val="20"/>
                </w:rPr>
                <w:t xml:space="preserve"> to include a dedicated line item for balcony security. All workers must be re-inducted at the next toolbox meeting </w:t>
              </w:r>
              <w:r w:rsidRPr="00E017A6">
                <w:rPr>
                  <w:rFonts w:cs="Arial"/>
                  <w:b/>
                  <w:bCs/>
                  <w:szCs w:val="20"/>
                </w:rPr>
                <w:t>ASAP</w:t>
              </w:r>
              <w:r w:rsidRPr="00E017A6">
                <w:rPr>
                  <w:rFonts w:cs="Arial"/>
                  <w:szCs w:val="20"/>
                </w:rPr>
                <w:t>.</w:t>
              </w:r>
            </w:ins>
          </w:p>
          <w:p w14:paraId="7BDF02D5" w14:textId="77777777" w:rsidR="00E017A6" w:rsidRPr="00E017A6" w:rsidRDefault="00E017A6" w:rsidP="00E017A6">
            <w:pPr>
              <w:numPr>
                <w:ilvl w:val="0"/>
                <w:numId w:val="8"/>
              </w:numPr>
              <w:rPr>
                <w:ins w:id="254" w:author="Alan Richardson" w:date="2026-02-09T16:27:00Z"/>
                <w:rFonts w:cs="Arial"/>
                <w:szCs w:val="20"/>
              </w:rPr>
            </w:pPr>
            <w:ins w:id="255" w:author="Alan Richardson" w:date="2026-02-09T16:27:00Z">
              <w:r w:rsidRPr="00E017A6">
                <w:rPr>
                  <w:rFonts w:cs="Arial"/>
                  <w:b/>
                  <w:bCs/>
                  <w:szCs w:val="20"/>
                </w:rPr>
                <w:t>Access Protocol:</w:t>
              </w:r>
              <w:r w:rsidRPr="00E017A6">
                <w:rPr>
                  <w:rFonts w:cs="Arial"/>
                  <w:szCs w:val="20"/>
                </w:rPr>
                <w:t xml:space="preserve"> </w:t>
              </w:r>
              <w:proofErr w:type="spellStart"/>
              <w:r w:rsidRPr="00E017A6">
                <w:rPr>
                  <w:rFonts w:cs="Arial"/>
                  <w:szCs w:val="20"/>
                </w:rPr>
                <w:t>Killark</w:t>
              </w:r>
              <w:proofErr w:type="spellEnd"/>
              <w:r w:rsidRPr="00E017A6">
                <w:rPr>
                  <w:rFonts w:cs="Arial"/>
                  <w:szCs w:val="20"/>
                </w:rPr>
                <w:t xml:space="preserve"> Supervisor (Paul) must receive PM (Matt) confirmation before accessing any balcony.</w:t>
              </w:r>
            </w:ins>
          </w:p>
          <w:p w14:paraId="357CACA0" w14:textId="77777777" w:rsidR="00E017A6" w:rsidRPr="00E017A6" w:rsidRDefault="00E017A6" w:rsidP="00E017A6">
            <w:pPr>
              <w:numPr>
                <w:ilvl w:val="0"/>
                <w:numId w:val="8"/>
              </w:numPr>
              <w:rPr>
                <w:ins w:id="256" w:author="Alan Richardson" w:date="2026-02-09T16:27:00Z"/>
                <w:rFonts w:cs="Arial"/>
                <w:szCs w:val="20"/>
              </w:rPr>
            </w:pPr>
            <w:ins w:id="257" w:author="Alan Richardson" w:date="2026-02-09T16:27:00Z">
              <w:r w:rsidRPr="00E017A6">
                <w:rPr>
                  <w:rFonts w:cs="Arial"/>
                  <w:b/>
                  <w:bCs/>
                  <w:szCs w:val="20"/>
                </w:rPr>
                <w:t>Daily Security:</w:t>
              </w:r>
              <w:r w:rsidRPr="00E017A6">
                <w:rPr>
                  <w:rFonts w:cs="Arial"/>
                  <w:szCs w:val="20"/>
                </w:rPr>
                <w:t xml:space="preserve"> After exiting balcony work areas, </w:t>
              </w:r>
              <w:proofErr w:type="spellStart"/>
              <w:r w:rsidRPr="00E017A6">
                <w:rPr>
                  <w:rFonts w:cs="Arial"/>
                  <w:szCs w:val="20"/>
                </w:rPr>
                <w:t>Killark</w:t>
              </w:r>
              <w:proofErr w:type="spellEnd"/>
              <w:r w:rsidRPr="00E017A6">
                <w:rPr>
                  <w:rFonts w:cs="Arial"/>
                  <w:szCs w:val="20"/>
                </w:rPr>
                <w:t xml:space="preserve"> must reinstate the barrier mesh with the </w:t>
              </w:r>
              <w:r w:rsidRPr="00E017A6">
                <w:rPr>
                  <w:rFonts w:cs="Arial"/>
                  <w:b/>
                  <w:bCs/>
                  <w:szCs w:val="20"/>
                </w:rPr>
                <w:t>3-point tie-wire system per span</w:t>
              </w:r>
              <w:r w:rsidRPr="00E017A6">
                <w:rPr>
                  <w:rFonts w:cs="Arial"/>
                  <w:szCs w:val="20"/>
                </w:rPr>
                <w:t xml:space="preserve"> at the end of every day.</w:t>
              </w:r>
            </w:ins>
          </w:p>
          <w:p w14:paraId="0AF74AB9" w14:textId="77777777" w:rsidR="00E017A6" w:rsidRPr="00E017A6" w:rsidRDefault="00E017A6" w:rsidP="00E017A6">
            <w:pPr>
              <w:numPr>
                <w:ilvl w:val="0"/>
                <w:numId w:val="8"/>
              </w:numPr>
              <w:rPr>
                <w:ins w:id="258" w:author="Alan Richardson" w:date="2026-02-09T16:27:00Z"/>
                <w:rFonts w:cs="Arial"/>
                <w:szCs w:val="20"/>
              </w:rPr>
            </w:pPr>
            <w:ins w:id="259" w:author="Alan Richardson" w:date="2026-02-09T16:27:00Z">
              <w:r w:rsidRPr="00E017A6">
                <w:rPr>
                  <w:rFonts w:cs="Arial"/>
                  <w:b/>
                  <w:bCs/>
                  <w:szCs w:val="20"/>
                </w:rPr>
                <w:t>Vigilance &amp; Repair:</w:t>
              </w:r>
              <w:r w:rsidRPr="00E017A6">
                <w:rPr>
                  <w:rFonts w:cs="Arial"/>
                  <w:szCs w:val="20"/>
                </w:rPr>
                <w:t xml:space="preserve"> All workers must immediately reinstate any compromised mesh (cut ties/slashes) observed during entry or transit.</w:t>
              </w:r>
            </w:ins>
          </w:p>
          <w:p w14:paraId="4BFA5174" w14:textId="77777777" w:rsidR="00E017A6" w:rsidRPr="00E017A6" w:rsidRDefault="00E017A6" w:rsidP="00E017A6">
            <w:pPr>
              <w:numPr>
                <w:ilvl w:val="0"/>
                <w:numId w:val="8"/>
              </w:numPr>
              <w:rPr>
                <w:ins w:id="260" w:author="Alan Richardson" w:date="2026-02-09T16:27:00Z"/>
                <w:rFonts w:cs="Arial"/>
                <w:szCs w:val="20"/>
              </w:rPr>
            </w:pPr>
            <w:ins w:id="261" w:author="Alan Richardson" w:date="2026-02-09T16:27:00Z">
              <w:r w:rsidRPr="00E017A6">
                <w:rPr>
                  <w:rFonts w:cs="Arial"/>
                  <w:b/>
                  <w:bCs/>
                  <w:szCs w:val="20"/>
                </w:rPr>
                <w:t>Immediate Reporting:</w:t>
              </w:r>
              <w:r w:rsidRPr="00E017A6">
                <w:rPr>
                  <w:rFonts w:cs="Arial"/>
                  <w:szCs w:val="20"/>
                </w:rPr>
                <w:t xml:space="preserve"> Compromised barriers must be reported to the </w:t>
              </w:r>
              <w:proofErr w:type="spellStart"/>
              <w:r w:rsidRPr="00E017A6">
                <w:rPr>
                  <w:rFonts w:cs="Arial"/>
                  <w:szCs w:val="20"/>
                </w:rPr>
                <w:t>Killark</w:t>
              </w:r>
              <w:proofErr w:type="spellEnd"/>
              <w:r w:rsidRPr="00E017A6">
                <w:rPr>
                  <w:rFonts w:cs="Arial"/>
                  <w:szCs w:val="20"/>
                </w:rPr>
                <w:t xml:space="preserve"> Supervisor, who notifies the RPD PM by phone immediately.</w:t>
              </w:r>
            </w:ins>
          </w:p>
          <w:p w14:paraId="5D13BC76" w14:textId="77777777" w:rsidR="00E017A6" w:rsidRPr="00E017A6" w:rsidRDefault="00E017A6" w:rsidP="00E017A6">
            <w:pPr>
              <w:numPr>
                <w:ilvl w:val="0"/>
                <w:numId w:val="8"/>
              </w:numPr>
              <w:rPr>
                <w:ins w:id="262" w:author="Alan Richardson" w:date="2026-02-09T16:27:00Z"/>
                <w:rFonts w:cs="Arial"/>
                <w:szCs w:val="20"/>
              </w:rPr>
            </w:pPr>
            <w:ins w:id="263" w:author="Alan Richardson" w:date="2026-02-09T16:27:00Z">
              <w:r w:rsidRPr="00E017A6">
                <w:rPr>
                  <w:rFonts w:cs="Arial"/>
                  <w:b/>
                  <w:bCs/>
                  <w:szCs w:val="20"/>
                </w:rPr>
                <w:t>Escalation to Hume Housing:</w:t>
              </w:r>
            </w:ins>
          </w:p>
          <w:p w14:paraId="5931D53B" w14:textId="77777777" w:rsidR="00E017A6" w:rsidRPr="00E017A6" w:rsidRDefault="00E017A6" w:rsidP="00E017A6">
            <w:pPr>
              <w:numPr>
                <w:ilvl w:val="0"/>
                <w:numId w:val="8"/>
              </w:numPr>
              <w:rPr>
                <w:ins w:id="264" w:author="Alan Richardson" w:date="2026-02-09T16:27:00Z"/>
                <w:rFonts w:cs="Arial"/>
                <w:szCs w:val="20"/>
              </w:rPr>
            </w:pPr>
            <w:ins w:id="265" w:author="Alan Richardson" w:date="2026-02-09T16:27:00Z">
              <w:r w:rsidRPr="00E017A6">
                <w:rPr>
                  <w:rFonts w:cs="Arial"/>
                  <w:b/>
                  <w:bCs/>
                  <w:szCs w:val="20"/>
                </w:rPr>
                <w:t>Significant Breaches</w:t>
              </w:r>
              <w:r w:rsidRPr="00E017A6">
                <w:rPr>
                  <w:rFonts w:cs="Arial"/>
                  <w:szCs w:val="20"/>
                </w:rPr>
                <w:t xml:space="preserve"> (apparent scaffold entry): RPD will report to </w:t>
              </w:r>
              <w:r w:rsidRPr="00E017A6">
                <w:rPr>
                  <w:rFonts w:cs="Arial"/>
                  <w:b/>
                  <w:bCs/>
                  <w:szCs w:val="20"/>
                </w:rPr>
                <w:t>Hume Housing immediately</w:t>
              </w:r>
              <w:r w:rsidRPr="00E017A6">
                <w:rPr>
                  <w:rFonts w:cs="Arial"/>
                  <w:szCs w:val="20"/>
                </w:rPr>
                <w:t>.</w:t>
              </w:r>
            </w:ins>
          </w:p>
          <w:p w14:paraId="67CE1485" w14:textId="77777777" w:rsidR="00E017A6" w:rsidRPr="00E017A6" w:rsidRDefault="00E017A6" w:rsidP="00E017A6">
            <w:pPr>
              <w:numPr>
                <w:ilvl w:val="0"/>
                <w:numId w:val="8"/>
              </w:numPr>
              <w:rPr>
                <w:ins w:id="266" w:author="Alan Richardson" w:date="2026-02-09T16:27:00Z"/>
                <w:rFonts w:cs="Arial"/>
                <w:szCs w:val="20"/>
              </w:rPr>
            </w:pPr>
            <w:ins w:id="267" w:author="Alan Richardson" w:date="2026-02-09T16:27:00Z">
              <w:r w:rsidRPr="00E017A6">
                <w:rPr>
                  <w:rFonts w:cs="Arial"/>
                  <w:b/>
                  <w:bCs/>
                  <w:szCs w:val="20"/>
                </w:rPr>
                <w:t>Minimal Breaches</w:t>
              </w:r>
              <w:r w:rsidRPr="00E017A6">
                <w:rPr>
                  <w:rFonts w:cs="Arial"/>
                  <w:szCs w:val="20"/>
                </w:rPr>
                <w:t xml:space="preserve"> (tampering without entry): RPD will record these in the incident register; breaches are reported to Hume Housing </w:t>
              </w:r>
              <w:r w:rsidRPr="00E017A6">
                <w:rPr>
                  <w:rFonts w:cs="Arial"/>
                  <w:b/>
                  <w:bCs/>
                  <w:szCs w:val="20"/>
                </w:rPr>
                <w:t>immediately upon recurrence</w:t>
              </w:r>
              <w:r w:rsidRPr="00E017A6">
                <w:rPr>
                  <w:rFonts w:cs="Arial"/>
                  <w:szCs w:val="20"/>
                </w:rPr>
                <w:t>.</w:t>
              </w:r>
            </w:ins>
          </w:p>
          <w:p w14:paraId="4DC843AF" w14:textId="77777777" w:rsidR="00E017A6" w:rsidRPr="006A4C01" w:rsidRDefault="00E017A6" w:rsidP="00565419">
            <w:pPr>
              <w:rPr>
                <w:ins w:id="268" w:author="Alan Richardson" w:date="2026-02-09T16:27:00Z" w16du:dateUtc="2026-02-09T05:27:00Z"/>
                <w:rFonts w:cs="Arial"/>
                <w:szCs w:val="20"/>
              </w:rPr>
            </w:pPr>
          </w:p>
        </w:tc>
        <w:tc>
          <w:tcPr>
            <w:tcW w:w="383" w:type="pct"/>
            <w:shd w:val="clear" w:color="auto" w:fill="48FA26"/>
            <w:vAlign w:val="center"/>
            <w:tcPrChange w:id="269" w:author="Alan Richardson" w:date="2026-02-09T16:30:00Z" w16du:dateUtc="2026-02-09T05:30:00Z">
              <w:tcPr>
                <w:tcW w:w="383" w:type="pct"/>
                <w:gridSpan w:val="2"/>
                <w:shd w:val="clear" w:color="auto" w:fill="48FA26"/>
                <w:vAlign w:val="center"/>
              </w:tcPr>
            </w:tcPrChange>
          </w:tcPr>
          <w:p w14:paraId="47950CEE" w14:textId="77777777" w:rsidR="00E017A6" w:rsidRDefault="00E017A6" w:rsidP="00E017A6">
            <w:pPr>
              <w:jc w:val="center"/>
              <w:rPr>
                <w:ins w:id="270" w:author="Alan Richardson" w:date="2026-02-09T16:30:00Z" w16du:dateUtc="2026-02-09T05:30:00Z"/>
                <w:rFonts w:cs="Arial"/>
                <w:szCs w:val="20"/>
              </w:rPr>
            </w:pPr>
            <w:ins w:id="271" w:author="Alan Richardson" w:date="2026-02-09T16:30:00Z" w16du:dateUtc="2026-02-09T05:30:00Z">
              <w:r>
                <w:rPr>
                  <w:rFonts w:cs="Arial"/>
                  <w:szCs w:val="20"/>
                </w:rPr>
                <w:t>Low</w:t>
              </w:r>
            </w:ins>
          </w:p>
          <w:p w14:paraId="16D98158" w14:textId="3C1DE013" w:rsidR="00E017A6" w:rsidRDefault="00E017A6" w:rsidP="00E017A6">
            <w:pPr>
              <w:jc w:val="center"/>
              <w:rPr>
                <w:ins w:id="272" w:author="Alan Richardson" w:date="2026-02-09T16:27:00Z" w16du:dateUtc="2026-02-09T05:27:00Z"/>
                <w:rFonts w:cs="Arial"/>
                <w:szCs w:val="20"/>
              </w:rPr>
            </w:pPr>
            <w:ins w:id="273" w:author="Alan Richardson" w:date="2026-02-09T16:30:00Z" w16du:dateUtc="2026-02-09T05:30:00Z">
              <w:r>
                <w:rPr>
                  <w:rFonts w:cs="Arial"/>
                  <w:szCs w:val="20"/>
                </w:rPr>
                <w:t>(2)</w:t>
              </w:r>
            </w:ins>
          </w:p>
        </w:tc>
        <w:tc>
          <w:tcPr>
            <w:tcW w:w="494" w:type="pct"/>
            <w:vAlign w:val="center"/>
            <w:tcPrChange w:id="274" w:author="Alan Richardson" w:date="2026-02-09T16:30:00Z" w16du:dateUtc="2026-02-09T05:30:00Z">
              <w:tcPr>
                <w:tcW w:w="494" w:type="pct"/>
                <w:gridSpan w:val="2"/>
                <w:vAlign w:val="center"/>
              </w:tcPr>
            </w:tcPrChange>
          </w:tcPr>
          <w:p w14:paraId="3143CE9B" w14:textId="14D3F721" w:rsidR="00E017A6" w:rsidRPr="006D7D7C" w:rsidRDefault="00E017A6" w:rsidP="00565419">
            <w:pPr>
              <w:jc w:val="center"/>
              <w:rPr>
                <w:ins w:id="275" w:author="Alan Richardson" w:date="2026-02-09T16:27:00Z" w16du:dateUtc="2026-02-09T05:27:00Z"/>
                <w:rFonts w:cs="Arial"/>
                <w:szCs w:val="20"/>
              </w:rPr>
            </w:pPr>
            <w:ins w:id="276" w:author="Alan Richardson" w:date="2026-02-09T16:30:00Z" w16du:dateUtc="2026-02-09T05:30:00Z">
              <w:r>
                <w:rPr>
                  <w:rFonts w:cs="Arial"/>
                  <w:szCs w:val="20"/>
                </w:rPr>
                <w:t xml:space="preserve">Supervisors </w:t>
              </w:r>
            </w:ins>
          </w:p>
        </w:tc>
      </w:tr>
      <w:tr w:rsidR="00141A50" w:rsidRPr="00323DBA" w:rsidDel="00E017A6" w14:paraId="7049C83B" w14:textId="36ECB7CA" w:rsidTr="00141A50">
        <w:trPr>
          <w:cantSplit/>
          <w:trHeight w:val="407"/>
          <w:del w:id="277" w:author="Alan Richardson" w:date="2026-02-09T16:29:00Z"/>
        </w:trPr>
        <w:tc>
          <w:tcPr>
            <w:tcW w:w="676" w:type="pct"/>
            <w:vAlign w:val="center"/>
          </w:tcPr>
          <w:p w14:paraId="6CFD1D73" w14:textId="0746FF23" w:rsidR="00141A50" w:rsidRPr="00AB2FCD" w:rsidDel="00E017A6" w:rsidRDefault="00141A50" w:rsidP="00141A50">
            <w:pPr>
              <w:rPr>
                <w:del w:id="278" w:author="Alan Richardson" w:date="2026-02-09T16:29:00Z" w16du:dateUtc="2026-02-09T05:29:00Z"/>
                <w:rFonts w:cs="Arial"/>
                <w:szCs w:val="20"/>
              </w:rPr>
            </w:pPr>
            <w:del w:id="279" w:author="Alan Richardson" w:date="2026-02-09T16:29:00Z" w16du:dateUtc="2026-02-09T05:29:00Z">
              <w:r w:rsidDel="00E017A6">
                <w:rPr>
                  <w:rFonts w:cs="Arial"/>
                  <w:szCs w:val="20"/>
                </w:rPr>
                <w:lastRenderedPageBreak/>
                <w:fldChar w:fldCharType="begin">
                  <w:ffData>
                    <w:name w:val="Text74"/>
                    <w:enabled/>
                    <w:calcOnExit w:val="0"/>
                    <w:textInput/>
                  </w:ffData>
                </w:fldChar>
              </w:r>
              <w:bookmarkStart w:id="280" w:name="Text74"/>
              <w:r w:rsidDel="00E017A6">
                <w:rPr>
                  <w:rFonts w:cs="Arial"/>
                  <w:szCs w:val="20"/>
                </w:rPr>
                <w:delInstrText xml:space="preserve"> FORMTEXT </w:delInstrText>
              </w:r>
              <w:r w:rsidDel="00E017A6">
                <w:rPr>
                  <w:rFonts w:cs="Arial"/>
                  <w:szCs w:val="20"/>
                </w:rPr>
              </w:r>
              <w:r w:rsidDel="00E017A6">
                <w:rPr>
                  <w:rFonts w:cs="Arial"/>
                  <w:szCs w:val="20"/>
                </w:rPr>
                <w:fldChar w:fldCharType="separate"/>
              </w:r>
              <w:r w:rsidR="001231EB" w:rsidDel="00E017A6">
                <w:rPr>
                  <w:rFonts w:cs="Arial"/>
                  <w:noProof/>
                  <w:szCs w:val="20"/>
                </w:rPr>
                <w:delText> </w:delText>
              </w:r>
              <w:r w:rsidR="001231EB" w:rsidDel="00E017A6">
                <w:rPr>
                  <w:rFonts w:cs="Arial"/>
                  <w:noProof/>
                  <w:szCs w:val="20"/>
                </w:rPr>
                <w:delText> </w:delText>
              </w:r>
              <w:r w:rsidR="001231EB" w:rsidDel="00E017A6">
                <w:rPr>
                  <w:rFonts w:cs="Arial"/>
                  <w:noProof/>
                  <w:szCs w:val="20"/>
                </w:rPr>
                <w:delText> </w:delText>
              </w:r>
              <w:r w:rsidR="001231EB" w:rsidDel="00E017A6">
                <w:rPr>
                  <w:rFonts w:cs="Arial"/>
                  <w:noProof/>
                  <w:szCs w:val="20"/>
                </w:rPr>
                <w:delText> </w:delText>
              </w:r>
              <w:r w:rsidR="001231EB" w:rsidDel="00E017A6">
                <w:rPr>
                  <w:rFonts w:cs="Arial"/>
                  <w:noProof/>
                  <w:szCs w:val="20"/>
                </w:rPr>
                <w:delText> </w:delText>
              </w:r>
              <w:r w:rsidDel="00E017A6">
                <w:rPr>
                  <w:rFonts w:cs="Arial"/>
                  <w:szCs w:val="20"/>
                </w:rPr>
                <w:fldChar w:fldCharType="end"/>
              </w:r>
              <w:bookmarkEnd w:id="280"/>
            </w:del>
          </w:p>
        </w:tc>
        <w:tc>
          <w:tcPr>
            <w:tcW w:w="802" w:type="pct"/>
            <w:vAlign w:val="center"/>
          </w:tcPr>
          <w:p w14:paraId="455FB266" w14:textId="2E9D334A" w:rsidR="00141A50" w:rsidRPr="00AB2FCD" w:rsidDel="00E017A6" w:rsidRDefault="00141A50" w:rsidP="00141A50">
            <w:pPr>
              <w:tabs>
                <w:tab w:val="num" w:pos="480"/>
              </w:tabs>
              <w:rPr>
                <w:del w:id="281" w:author="Alan Richardson" w:date="2026-02-09T16:29:00Z" w16du:dateUtc="2026-02-09T05:29:00Z"/>
                <w:rFonts w:cs="Arial"/>
                <w:szCs w:val="20"/>
              </w:rPr>
            </w:pPr>
            <w:del w:id="282" w:author="Alan Richardson" w:date="2026-02-09T16:29:00Z" w16du:dateUtc="2026-02-09T05:29:00Z">
              <w:r w:rsidDel="00E017A6">
                <w:rPr>
                  <w:rFonts w:cs="Arial"/>
                  <w:szCs w:val="20"/>
                </w:rPr>
                <w:fldChar w:fldCharType="begin">
                  <w:ffData>
                    <w:name w:val="Text73"/>
                    <w:enabled/>
                    <w:calcOnExit w:val="0"/>
                    <w:textInput/>
                  </w:ffData>
                </w:fldChar>
              </w:r>
              <w:r w:rsidDel="00E017A6">
                <w:rPr>
                  <w:rFonts w:cs="Arial"/>
                  <w:szCs w:val="20"/>
                </w:rPr>
                <w:delInstrText xml:space="preserve"> </w:delInstrText>
              </w:r>
              <w:bookmarkStart w:id="283" w:name="Text73"/>
              <w:r w:rsidDel="00E017A6">
                <w:rPr>
                  <w:rFonts w:cs="Arial"/>
                  <w:szCs w:val="20"/>
                </w:rPr>
                <w:delInstrText xml:space="preserve">FORMTEXT </w:delInstrText>
              </w:r>
              <w:r w:rsidDel="00E017A6">
                <w:rPr>
                  <w:rFonts w:cs="Arial"/>
                  <w:szCs w:val="20"/>
                </w:rPr>
              </w:r>
              <w:r w:rsidDel="00E017A6">
                <w:rPr>
                  <w:rFonts w:cs="Arial"/>
                  <w:szCs w:val="20"/>
                </w:rPr>
                <w:fldChar w:fldCharType="separate"/>
              </w:r>
              <w:r w:rsidR="001231EB" w:rsidDel="00E017A6">
                <w:rPr>
                  <w:rFonts w:cs="Arial"/>
                  <w:noProof/>
                  <w:szCs w:val="20"/>
                </w:rPr>
                <w:delText> </w:delText>
              </w:r>
              <w:r w:rsidR="001231EB" w:rsidDel="00E017A6">
                <w:rPr>
                  <w:rFonts w:cs="Arial"/>
                  <w:noProof/>
                  <w:szCs w:val="20"/>
                </w:rPr>
                <w:delText> </w:delText>
              </w:r>
              <w:r w:rsidR="001231EB" w:rsidDel="00E017A6">
                <w:rPr>
                  <w:rFonts w:cs="Arial"/>
                  <w:noProof/>
                  <w:szCs w:val="20"/>
                </w:rPr>
                <w:delText> </w:delText>
              </w:r>
              <w:r w:rsidR="001231EB" w:rsidDel="00E017A6">
                <w:rPr>
                  <w:rFonts w:cs="Arial"/>
                  <w:noProof/>
                  <w:szCs w:val="20"/>
                </w:rPr>
                <w:delText> </w:delText>
              </w:r>
              <w:r w:rsidR="001231EB" w:rsidDel="00E017A6">
                <w:rPr>
                  <w:rFonts w:cs="Arial"/>
                  <w:noProof/>
                  <w:szCs w:val="20"/>
                </w:rPr>
                <w:delText> </w:delText>
              </w:r>
              <w:r w:rsidDel="00E017A6">
                <w:rPr>
                  <w:rFonts w:cs="Arial"/>
                  <w:szCs w:val="20"/>
                </w:rPr>
                <w:fldChar w:fldCharType="end"/>
              </w:r>
              <w:bookmarkEnd w:id="283"/>
            </w:del>
          </w:p>
        </w:tc>
        <w:tc>
          <w:tcPr>
            <w:tcW w:w="432" w:type="pct"/>
            <w:vAlign w:val="center"/>
          </w:tcPr>
          <w:p w14:paraId="034BC302" w14:textId="7460A533" w:rsidR="00141A50" w:rsidRPr="004A379F" w:rsidDel="00E017A6" w:rsidRDefault="00141A50" w:rsidP="00141A50">
            <w:pPr>
              <w:jc w:val="center"/>
              <w:rPr>
                <w:del w:id="284" w:author="Alan Richardson" w:date="2026-02-09T16:29:00Z" w16du:dateUtc="2026-02-09T05:29:00Z"/>
                <w:rFonts w:cs="Arial"/>
                <w:szCs w:val="20"/>
              </w:rPr>
            </w:pPr>
            <w:del w:id="285" w:author="Alan Richardson" w:date="2026-02-09T16:29:00Z" w16du:dateUtc="2026-02-09T05:29:00Z">
              <w:r w:rsidDel="00E017A6">
                <w:rPr>
                  <w:rFonts w:cs="Arial"/>
                  <w:szCs w:val="20"/>
                </w:rPr>
                <w:fldChar w:fldCharType="begin">
                  <w:ffData>
                    <w:name w:val="Text75"/>
                    <w:enabled/>
                    <w:calcOnExit w:val="0"/>
                    <w:textInput/>
                  </w:ffData>
                </w:fldChar>
              </w:r>
              <w:bookmarkStart w:id="286" w:name="Text75"/>
              <w:r w:rsidDel="00E017A6">
                <w:rPr>
                  <w:rFonts w:cs="Arial"/>
                  <w:szCs w:val="20"/>
                </w:rPr>
                <w:delInstrText xml:space="preserve"> FORMTEXT </w:delInstrText>
              </w:r>
              <w:r w:rsidDel="00E017A6">
                <w:rPr>
                  <w:rFonts w:cs="Arial"/>
                  <w:szCs w:val="20"/>
                </w:rPr>
              </w:r>
              <w:r w:rsidDel="00E017A6">
                <w:rPr>
                  <w:rFonts w:cs="Arial"/>
                  <w:szCs w:val="20"/>
                </w:rPr>
                <w:fldChar w:fldCharType="separate"/>
              </w:r>
              <w:r w:rsidR="001231EB" w:rsidDel="00E017A6">
                <w:rPr>
                  <w:rFonts w:cs="Arial"/>
                  <w:noProof/>
                  <w:szCs w:val="20"/>
                </w:rPr>
                <w:delText> </w:delText>
              </w:r>
              <w:r w:rsidR="001231EB" w:rsidDel="00E017A6">
                <w:rPr>
                  <w:rFonts w:cs="Arial"/>
                  <w:noProof/>
                  <w:szCs w:val="20"/>
                </w:rPr>
                <w:delText> </w:delText>
              </w:r>
              <w:r w:rsidR="001231EB" w:rsidDel="00E017A6">
                <w:rPr>
                  <w:rFonts w:cs="Arial"/>
                  <w:noProof/>
                  <w:szCs w:val="20"/>
                </w:rPr>
                <w:delText> </w:delText>
              </w:r>
              <w:r w:rsidR="001231EB" w:rsidDel="00E017A6">
                <w:rPr>
                  <w:rFonts w:cs="Arial"/>
                  <w:noProof/>
                  <w:szCs w:val="20"/>
                </w:rPr>
                <w:delText> </w:delText>
              </w:r>
              <w:r w:rsidR="001231EB" w:rsidDel="00E017A6">
                <w:rPr>
                  <w:rFonts w:cs="Arial"/>
                  <w:noProof/>
                  <w:szCs w:val="20"/>
                </w:rPr>
                <w:delText> </w:delText>
              </w:r>
              <w:r w:rsidDel="00E017A6">
                <w:rPr>
                  <w:rFonts w:cs="Arial"/>
                  <w:szCs w:val="20"/>
                </w:rPr>
                <w:fldChar w:fldCharType="end"/>
              </w:r>
              <w:bookmarkEnd w:id="286"/>
            </w:del>
          </w:p>
        </w:tc>
        <w:tc>
          <w:tcPr>
            <w:tcW w:w="2213" w:type="pct"/>
            <w:vAlign w:val="center"/>
          </w:tcPr>
          <w:p w14:paraId="0C84CFF0" w14:textId="6F01AC98" w:rsidR="00141A50" w:rsidRPr="006A4C01" w:rsidDel="00E017A6" w:rsidRDefault="00141A50" w:rsidP="00141A50">
            <w:pPr>
              <w:rPr>
                <w:del w:id="287" w:author="Alan Richardson" w:date="2026-02-09T16:29:00Z" w16du:dateUtc="2026-02-09T05:29:00Z"/>
                <w:rFonts w:cs="Arial"/>
                <w:szCs w:val="20"/>
              </w:rPr>
            </w:pPr>
            <w:del w:id="288" w:author="Alan Richardson" w:date="2026-02-09T16:27:00Z" w16du:dateUtc="2026-02-09T05:27:00Z">
              <w:r w:rsidDel="00E017A6">
                <w:rPr>
                  <w:rFonts w:cs="Arial"/>
                  <w:szCs w:val="20"/>
                </w:rPr>
                <w:fldChar w:fldCharType="begin">
                  <w:ffData>
                    <w:name w:val="Text76"/>
                    <w:enabled/>
                    <w:calcOnExit w:val="0"/>
                    <w:textInput/>
                  </w:ffData>
                </w:fldChar>
              </w:r>
              <w:bookmarkStart w:id="289" w:name="Text76"/>
              <w:r w:rsidDel="00E017A6">
                <w:rPr>
                  <w:rFonts w:cs="Arial"/>
                  <w:szCs w:val="20"/>
                </w:rPr>
                <w:delInstrText xml:space="preserve"> FORMTEXT </w:delInstrText>
              </w:r>
              <w:r w:rsidDel="00E017A6">
                <w:rPr>
                  <w:rFonts w:cs="Arial"/>
                  <w:szCs w:val="20"/>
                </w:rPr>
              </w:r>
              <w:r w:rsidDel="00E017A6">
                <w:rPr>
                  <w:rFonts w:cs="Arial"/>
                  <w:szCs w:val="20"/>
                </w:rPr>
                <w:fldChar w:fldCharType="separate"/>
              </w:r>
              <w:r w:rsidR="001231EB" w:rsidDel="00E017A6">
                <w:rPr>
                  <w:rFonts w:cs="Arial"/>
                  <w:noProof/>
                  <w:szCs w:val="20"/>
                </w:rPr>
                <w:delText> </w:delText>
              </w:r>
              <w:r w:rsidR="001231EB" w:rsidDel="00E017A6">
                <w:rPr>
                  <w:rFonts w:cs="Arial"/>
                  <w:noProof/>
                  <w:szCs w:val="20"/>
                </w:rPr>
                <w:delText> </w:delText>
              </w:r>
              <w:r w:rsidR="001231EB" w:rsidDel="00E017A6">
                <w:rPr>
                  <w:rFonts w:cs="Arial"/>
                  <w:noProof/>
                  <w:szCs w:val="20"/>
                </w:rPr>
                <w:delText> </w:delText>
              </w:r>
              <w:r w:rsidR="001231EB" w:rsidDel="00E017A6">
                <w:rPr>
                  <w:rFonts w:cs="Arial"/>
                  <w:noProof/>
                  <w:szCs w:val="20"/>
                </w:rPr>
                <w:delText> </w:delText>
              </w:r>
              <w:r w:rsidR="001231EB" w:rsidDel="00E017A6">
                <w:rPr>
                  <w:rFonts w:cs="Arial"/>
                  <w:noProof/>
                  <w:szCs w:val="20"/>
                </w:rPr>
                <w:delText> </w:delText>
              </w:r>
              <w:r w:rsidDel="00E017A6">
                <w:rPr>
                  <w:rFonts w:cs="Arial"/>
                  <w:szCs w:val="20"/>
                </w:rPr>
                <w:fldChar w:fldCharType="end"/>
              </w:r>
            </w:del>
            <w:bookmarkEnd w:id="289"/>
          </w:p>
        </w:tc>
        <w:tc>
          <w:tcPr>
            <w:tcW w:w="383" w:type="pct"/>
            <w:vAlign w:val="center"/>
          </w:tcPr>
          <w:p w14:paraId="5E29E41C" w14:textId="6A762ED6" w:rsidR="00141A50" w:rsidDel="00E017A6" w:rsidRDefault="00141A50" w:rsidP="00141A50">
            <w:pPr>
              <w:jc w:val="center"/>
              <w:rPr>
                <w:del w:id="290" w:author="Alan Richardson" w:date="2026-02-09T16:29:00Z" w16du:dateUtc="2026-02-09T05:29:00Z"/>
                <w:rFonts w:cs="Arial"/>
                <w:szCs w:val="20"/>
              </w:rPr>
            </w:pPr>
            <w:del w:id="291" w:author="Alan Richardson" w:date="2026-02-09T16:29:00Z" w16du:dateUtc="2026-02-09T05:29:00Z">
              <w:r w:rsidDel="00E017A6">
                <w:rPr>
                  <w:rFonts w:cs="Arial"/>
                  <w:szCs w:val="20"/>
                </w:rPr>
                <w:fldChar w:fldCharType="begin">
                  <w:ffData>
                    <w:name w:val="Text77"/>
                    <w:enabled/>
                    <w:calcOnExit w:val="0"/>
                    <w:textInput/>
                  </w:ffData>
                </w:fldChar>
              </w:r>
              <w:bookmarkStart w:id="292" w:name="Text77"/>
              <w:r w:rsidDel="00E017A6">
                <w:rPr>
                  <w:rFonts w:cs="Arial"/>
                  <w:szCs w:val="20"/>
                </w:rPr>
                <w:delInstrText xml:space="preserve"> FORMTEXT </w:delInstrText>
              </w:r>
              <w:r w:rsidDel="00E017A6">
                <w:rPr>
                  <w:rFonts w:cs="Arial"/>
                  <w:szCs w:val="20"/>
                </w:rPr>
              </w:r>
              <w:r w:rsidDel="00E017A6">
                <w:rPr>
                  <w:rFonts w:cs="Arial"/>
                  <w:szCs w:val="20"/>
                </w:rPr>
                <w:fldChar w:fldCharType="separate"/>
              </w:r>
              <w:r w:rsidR="001231EB" w:rsidDel="00E017A6">
                <w:rPr>
                  <w:rFonts w:cs="Arial"/>
                  <w:noProof/>
                  <w:szCs w:val="20"/>
                </w:rPr>
                <w:delText> </w:delText>
              </w:r>
              <w:r w:rsidR="001231EB" w:rsidDel="00E017A6">
                <w:rPr>
                  <w:rFonts w:cs="Arial"/>
                  <w:noProof/>
                  <w:szCs w:val="20"/>
                </w:rPr>
                <w:delText> </w:delText>
              </w:r>
              <w:r w:rsidR="001231EB" w:rsidDel="00E017A6">
                <w:rPr>
                  <w:rFonts w:cs="Arial"/>
                  <w:noProof/>
                  <w:szCs w:val="20"/>
                </w:rPr>
                <w:delText> </w:delText>
              </w:r>
              <w:r w:rsidR="001231EB" w:rsidDel="00E017A6">
                <w:rPr>
                  <w:rFonts w:cs="Arial"/>
                  <w:noProof/>
                  <w:szCs w:val="20"/>
                </w:rPr>
                <w:delText> </w:delText>
              </w:r>
              <w:r w:rsidR="001231EB" w:rsidDel="00E017A6">
                <w:rPr>
                  <w:rFonts w:cs="Arial"/>
                  <w:noProof/>
                  <w:szCs w:val="20"/>
                </w:rPr>
                <w:delText> </w:delText>
              </w:r>
              <w:r w:rsidDel="00E017A6">
                <w:rPr>
                  <w:rFonts w:cs="Arial"/>
                  <w:szCs w:val="20"/>
                </w:rPr>
                <w:fldChar w:fldCharType="end"/>
              </w:r>
              <w:bookmarkEnd w:id="292"/>
            </w:del>
          </w:p>
        </w:tc>
        <w:tc>
          <w:tcPr>
            <w:tcW w:w="494" w:type="pct"/>
            <w:vAlign w:val="center"/>
          </w:tcPr>
          <w:p w14:paraId="0820E04E" w14:textId="2575E55C" w:rsidR="00141A50" w:rsidRPr="006D7D7C" w:rsidDel="00E017A6" w:rsidRDefault="00141A50" w:rsidP="00141A50">
            <w:pPr>
              <w:jc w:val="center"/>
              <w:rPr>
                <w:del w:id="293" w:author="Alan Richardson" w:date="2026-02-09T16:29:00Z" w16du:dateUtc="2026-02-09T05:29:00Z"/>
                <w:rFonts w:cs="Arial"/>
                <w:szCs w:val="20"/>
              </w:rPr>
            </w:pPr>
            <w:del w:id="294" w:author="Alan Richardson" w:date="2026-02-09T16:29:00Z" w16du:dateUtc="2026-02-09T05:29:00Z">
              <w:r w:rsidDel="00E017A6">
                <w:rPr>
                  <w:rFonts w:cs="Arial"/>
                </w:rPr>
                <w:fldChar w:fldCharType="begin">
                  <w:ffData>
                    <w:name w:val="Text78"/>
                    <w:enabled/>
                    <w:calcOnExit w:val="0"/>
                    <w:textInput/>
                  </w:ffData>
                </w:fldChar>
              </w:r>
              <w:bookmarkStart w:id="295" w:name="Text78"/>
              <w:r w:rsidDel="00E017A6">
                <w:rPr>
                  <w:rFonts w:cs="Arial"/>
                </w:rPr>
                <w:delInstrText xml:space="preserve"> FORMTEXT </w:delInstrText>
              </w:r>
              <w:r w:rsidDel="00E017A6">
                <w:rPr>
                  <w:rFonts w:cs="Arial"/>
                </w:rPr>
              </w:r>
              <w:r w:rsidDel="00E017A6">
                <w:rPr>
                  <w:rFonts w:cs="Arial"/>
                </w:rPr>
                <w:fldChar w:fldCharType="separate"/>
              </w:r>
              <w:r w:rsidR="001231EB" w:rsidDel="00E017A6">
                <w:rPr>
                  <w:rFonts w:cs="Arial"/>
                  <w:noProof/>
                </w:rPr>
                <w:delText> </w:delText>
              </w:r>
              <w:r w:rsidR="001231EB" w:rsidDel="00E017A6">
                <w:rPr>
                  <w:rFonts w:cs="Arial"/>
                  <w:noProof/>
                </w:rPr>
                <w:delText> </w:delText>
              </w:r>
              <w:r w:rsidR="001231EB" w:rsidDel="00E017A6">
                <w:rPr>
                  <w:rFonts w:cs="Arial"/>
                  <w:noProof/>
                </w:rPr>
                <w:delText> </w:delText>
              </w:r>
              <w:r w:rsidR="001231EB" w:rsidDel="00E017A6">
                <w:rPr>
                  <w:rFonts w:cs="Arial"/>
                  <w:noProof/>
                </w:rPr>
                <w:delText> </w:delText>
              </w:r>
              <w:r w:rsidR="001231EB" w:rsidDel="00E017A6">
                <w:rPr>
                  <w:rFonts w:cs="Arial"/>
                  <w:noProof/>
                </w:rPr>
                <w:delText> </w:delText>
              </w:r>
              <w:r w:rsidDel="00E017A6">
                <w:rPr>
                  <w:rFonts w:cs="Arial"/>
                </w:rPr>
                <w:fldChar w:fldCharType="end"/>
              </w:r>
              <w:bookmarkEnd w:id="295"/>
            </w:del>
          </w:p>
        </w:tc>
      </w:tr>
      <w:tr w:rsidR="00141A50" w:rsidRPr="00323DBA" w:rsidDel="00E017A6" w14:paraId="06FC3A43" w14:textId="6E211E36" w:rsidTr="00141A50">
        <w:trPr>
          <w:cantSplit/>
          <w:trHeight w:val="413"/>
          <w:del w:id="296" w:author="Alan Richardson" w:date="2026-02-09T16:29:00Z"/>
        </w:trPr>
        <w:tc>
          <w:tcPr>
            <w:tcW w:w="676" w:type="pct"/>
            <w:vAlign w:val="center"/>
          </w:tcPr>
          <w:p w14:paraId="206D8AD7" w14:textId="2FD1BD0C" w:rsidR="00141A50" w:rsidRPr="00AB2FCD" w:rsidDel="00E017A6" w:rsidRDefault="00141A50" w:rsidP="00141A50">
            <w:pPr>
              <w:rPr>
                <w:del w:id="297" w:author="Alan Richardson" w:date="2026-02-09T16:29:00Z" w16du:dateUtc="2026-02-09T05:29:00Z"/>
                <w:rFonts w:cs="Arial"/>
                <w:szCs w:val="20"/>
              </w:rPr>
            </w:pPr>
            <w:del w:id="298" w:author="Alan Richardson" w:date="2026-02-09T16:29:00Z" w16du:dateUtc="2026-02-09T05:29:00Z">
              <w:r w:rsidDel="00E017A6">
                <w:rPr>
                  <w:rFonts w:cs="Arial"/>
                  <w:szCs w:val="20"/>
                </w:rPr>
                <w:fldChar w:fldCharType="begin">
                  <w:ffData>
                    <w:name w:val="Text74"/>
                    <w:enabled/>
                    <w:calcOnExit w:val="0"/>
                    <w:textInput/>
                  </w:ffData>
                </w:fldChar>
              </w:r>
              <w:r w:rsidDel="00E017A6">
                <w:rPr>
                  <w:rFonts w:cs="Arial"/>
                  <w:szCs w:val="20"/>
                </w:rPr>
                <w:delInstrText xml:space="preserve"> FORMTEXT </w:delInstrText>
              </w:r>
              <w:r w:rsidDel="00E017A6">
                <w:rPr>
                  <w:rFonts w:cs="Arial"/>
                  <w:szCs w:val="20"/>
                </w:rPr>
              </w:r>
              <w:r w:rsidDel="00E017A6">
                <w:rPr>
                  <w:rFonts w:cs="Arial"/>
                  <w:szCs w:val="20"/>
                </w:rPr>
                <w:fldChar w:fldCharType="separate"/>
              </w:r>
              <w:r w:rsidR="001231EB" w:rsidDel="00E017A6">
                <w:rPr>
                  <w:rFonts w:cs="Arial"/>
                  <w:noProof/>
                  <w:szCs w:val="20"/>
                </w:rPr>
                <w:delText> </w:delText>
              </w:r>
              <w:r w:rsidR="001231EB" w:rsidDel="00E017A6">
                <w:rPr>
                  <w:rFonts w:cs="Arial"/>
                  <w:noProof/>
                  <w:szCs w:val="20"/>
                </w:rPr>
                <w:delText> </w:delText>
              </w:r>
              <w:r w:rsidR="001231EB" w:rsidDel="00E017A6">
                <w:rPr>
                  <w:rFonts w:cs="Arial"/>
                  <w:noProof/>
                  <w:szCs w:val="20"/>
                </w:rPr>
                <w:delText> </w:delText>
              </w:r>
              <w:r w:rsidR="001231EB" w:rsidDel="00E017A6">
                <w:rPr>
                  <w:rFonts w:cs="Arial"/>
                  <w:noProof/>
                  <w:szCs w:val="20"/>
                </w:rPr>
                <w:delText> </w:delText>
              </w:r>
              <w:r w:rsidR="001231EB" w:rsidDel="00E017A6">
                <w:rPr>
                  <w:rFonts w:cs="Arial"/>
                  <w:noProof/>
                  <w:szCs w:val="20"/>
                </w:rPr>
                <w:delText> </w:delText>
              </w:r>
              <w:r w:rsidDel="00E017A6">
                <w:rPr>
                  <w:rFonts w:cs="Arial"/>
                  <w:szCs w:val="20"/>
                </w:rPr>
                <w:fldChar w:fldCharType="end"/>
              </w:r>
            </w:del>
          </w:p>
        </w:tc>
        <w:tc>
          <w:tcPr>
            <w:tcW w:w="802" w:type="pct"/>
            <w:vAlign w:val="center"/>
          </w:tcPr>
          <w:p w14:paraId="25742077" w14:textId="600A805C" w:rsidR="00141A50" w:rsidRPr="00AB2FCD" w:rsidDel="00E017A6" w:rsidRDefault="00141A50" w:rsidP="00141A50">
            <w:pPr>
              <w:tabs>
                <w:tab w:val="num" w:pos="480"/>
              </w:tabs>
              <w:rPr>
                <w:del w:id="299" w:author="Alan Richardson" w:date="2026-02-09T16:29:00Z" w16du:dateUtc="2026-02-09T05:29:00Z"/>
                <w:rFonts w:cs="Arial"/>
                <w:szCs w:val="20"/>
              </w:rPr>
            </w:pPr>
            <w:del w:id="300" w:author="Alan Richardson" w:date="2026-02-09T16:29:00Z" w16du:dateUtc="2026-02-09T05:29:00Z">
              <w:r w:rsidDel="00E017A6">
                <w:rPr>
                  <w:rFonts w:cs="Arial"/>
                  <w:szCs w:val="20"/>
                </w:rPr>
                <w:fldChar w:fldCharType="begin">
                  <w:ffData>
                    <w:name w:val="Text73"/>
                    <w:enabled/>
                    <w:calcOnExit w:val="0"/>
                    <w:textInput/>
                  </w:ffData>
                </w:fldChar>
              </w:r>
              <w:r w:rsidDel="00E017A6">
                <w:rPr>
                  <w:rFonts w:cs="Arial"/>
                  <w:szCs w:val="20"/>
                </w:rPr>
                <w:delInstrText xml:space="preserve"> FORMTEXT </w:delInstrText>
              </w:r>
              <w:r w:rsidDel="00E017A6">
                <w:rPr>
                  <w:rFonts w:cs="Arial"/>
                  <w:szCs w:val="20"/>
                </w:rPr>
              </w:r>
              <w:r w:rsidDel="00E017A6">
                <w:rPr>
                  <w:rFonts w:cs="Arial"/>
                  <w:szCs w:val="20"/>
                </w:rPr>
                <w:fldChar w:fldCharType="separate"/>
              </w:r>
              <w:r w:rsidR="001231EB" w:rsidDel="00E017A6">
                <w:rPr>
                  <w:rFonts w:cs="Arial"/>
                  <w:noProof/>
                  <w:szCs w:val="20"/>
                </w:rPr>
                <w:delText> </w:delText>
              </w:r>
              <w:r w:rsidR="001231EB" w:rsidDel="00E017A6">
                <w:rPr>
                  <w:rFonts w:cs="Arial"/>
                  <w:noProof/>
                  <w:szCs w:val="20"/>
                </w:rPr>
                <w:delText> </w:delText>
              </w:r>
              <w:r w:rsidR="001231EB" w:rsidDel="00E017A6">
                <w:rPr>
                  <w:rFonts w:cs="Arial"/>
                  <w:noProof/>
                  <w:szCs w:val="20"/>
                </w:rPr>
                <w:delText> </w:delText>
              </w:r>
              <w:r w:rsidR="001231EB" w:rsidDel="00E017A6">
                <w:rPr>
                  <w:rFonts w:cs="Arial"/>
                  <w:noProof/>
                  <w:szCs w:val="20"/>
                </w:rPr>
                <w:delText> </w:delText>
              </w:r>
              <w:r w:rsidR="001231EB" w:rsidDel="00E017A6">
                <w:rPr>
                  <w:rFonts w:cs="Arial"/>
                  <w:noProof/>
                  <w:szCs w:val="20"/>
                </w:rPr>
                <w:delText> </w:delText>
              </w:r>
              <w:r w:rsidDel="00E017A6">
                <w:rPr>
                  <w:rFonts w:cs="Arial"/>
                  <w:szCs w:val="20"/>
                </w:rPr>
                <w:fldChar w:fldCharType="end"/>
              </w:r>
            </w:del>
          </w:p>
        </w:tc>
        <w:tc>
          <w:tcPr>
            <w:tcW w:w="432" w:type="pct"/>
            <w:vAlign w:val="center"/>
          </w:tcPr>
          <w:p w14:paraId="730E3E35" w14:textId="0EBB3757" w:rsidR="00141A50" w:rsidRPr="004A379F" w:rsidDel="00E017A6" w:rsidRDefault="00141A50" w:rsidP="00141A50">
            <w:pPr>
              <w:jc w:val="center"/>
              <w:rPr>
                <w:del w:id="301" w:author="Alan Richardson" w:date="2026-02-09T16:29:00Z" w16du:dateUtc="2026-02-09T05:29:00Z"/>
                <w:rFonts w:cs="Arial"/>
                <w:szCs w:val="20"/>
              </w:rPr>
            </w:pPr>
            <w:del w:id="302" w:author="Alan Richardson" w:date="2026-02-09T16:29:00Z" w16du:dateUtc="2026-02-09T05:29:00Z">
              <w:r w:rsidDel="00E017A6">
                <w:rPr>
                  <w:rFonts w:cs="Arial"/>
                  <w:szCs w:val="20"/>
                </w:rPr>
                <w:fldChar w:fldCharType="begin">
                  <w:ffData>
                    <w:name w:val="Text75"/>
                    <w:enabled/>
                    <w:calcOnExit w:val="0"/>
                    <w:textInput/>
                  </w:ffData>
                </w:fldChar>
              </w:r>
              <w:r w:rsidDel="00E017A6">
                <w:rPr>
                  <w:rFonts w:cs="Arial"/>
                  <w:szCs w:val="20"/>
                </w:rPr>
                <w:delInstrText xml:space="preserve"> FORMTEXT </w:delInstrText>
              </w:r>
              <w:r w:rsidDel="00E017A6">
                <w:rPr>
                  <w:rFonts w:cs="Arial"/>
                  <w:szCs w:val="20"/>
                </w:rPr>
              </w:r>
              <w:r w:rsidDel="00E017A6">
                <w:rPr>
                  <w:rFonts w:cs="Arial"/>
                  <w:szCs w:val="20"/>
                </w:rPr>
                <w:fldChar w:fldCharType="separate"/>
              </w:r>
              <w:r w:rsidR="001231EB" w:rsidDel="00E017A6">
                <w:rPr>
                  <w:rFonts w:cs="Arial"/>
                  <w:noProof/>
                  <w:szCs w:val="20"/>
                </w:rPr>
                <w:delText> </w:delText>
              </w:r>
              <w:r w:rsidR="001231EB" w:rsidDel="00E017A6">
                <w:rPr>
                  <w:rFonts w:cs="Arial"/>
                  <w:noProof/>
                  <w:szCs w:val="20"/>
                </w:rPr>
                <w:delText> </w:delText>
              </w:r>
              <w:r w:rsidR="001231EB" w:rsidDel="00E017A6">
                <w:rPr>
                  <w:rFonts w:cs="Arial"/>
                  <w:noProof/>
                  <w:szCs w:val="20"/>
                </w:rPr>
                <w:delText> </w:delText>
              </w:r>
              <w:r w:rsidR="001231EB" w:rsidDel="00E017A6">
                <w:rPr>
                  <w:rFonts w:cs="Arial"/>
                  <w:noProof/>
                  <w:szCs w:val="20"/>
                </w:rPr>
                <w:delText> </w:delText>
              </w:r>
              <w:r w:rsidR="001231EB" w:rsidDel="00E017A6">
                <w:rPr>
                  <w:rFonts w:cs="Arial"/>
                  <w:noProof/>
                  <w:szCs w:val="20"/>
                </w:rPr>
                <w:delText> </w:delText>
              </w:r>
              <w:r w:rsidDel="00E017A6">
                <w:rPr>
                  <w:rFonts w:cs="Arial"/>
                  <w:szCs w:val="20"/>
                </w:rPr>
                <w:fldChar w:fldCharType="end"/>
              </w:r>
            </w:del>
          </w:p>
        </w:tc>
        <w:tc>
          <w:tcPr>
            <w:tcW w:w="2213" w:type="pct"/>
            <w:vAlign w:val="center"/>
          </w:tcPr>
          <w:p w14:paraId="04757450" w14:textId="58DD28A2" w:rsidR="00141A50" w:rsidRPr="006A4C01" w:rsidDel="00E017A6" w:rsidRDefault="00141A50" w:rsidP="00141A50">
            <w:pPr>
              <w:rPr>
                <w:del w:id="303" w:author="Alan Richardson" w:date="2026-02-09T16:29:00Z" w16du:dateUtc="2026-02-09T05:29:00Z"/>
                <w:rFonts w:cs="Arial"/>
                <w:szCs w:val="20"/>
              </w:rPr>
            </w:pPr>
            <w:del w:id="304" w:author="Alan Richardson" w:date="2026-02-09T16:29:00Z" w16du:dateUtc="2026-02-09T05:29:00Z">
              <w:r w:rsidDel="00E017A6">
                <w:rPr>
                  <w:rFonts w:cs="Arial"/>
                  <w:szCs w:val="20"/>
                </w:rPr>
                <w:fldChar w:fldCharType="begin">
                  <w:ffData>
                    <w:name w:val="Text76"/>
                    <w:enabled/>
                    <w:calcOnExit w:val="0"/>
                    <w:textInput/>
                  </w:ffData>
                </w:fldChar>
              </w:r>
              <w:r w:rsidDel="00E017A6">
                <w:rPr>
                  <w:rFonts w:cs="Arial"/>
                  <w:szCs w:val="20"/>
                </w:rPr>
                <w:delInstrText xml:space="preserve"> FORMTEXT </w:delInstrText>
              </w:r>
              <w:r w:rsidDel="00E017A6">
                <w:rPr>
                  <w:rFonts w:cs="Arial"/>
                  <w:szCs w:val="20"/>
                </w:rPr>
              </w:r>
              <w:r w:rsidDel="00E017A6">
                <w:rPr>
                  <w:rFonts w:cs="Arial"/>
                  <w:szCs w:val="20"/>
                </w:rPr>
                <w:fldChar w:fldCharType="separate"/>
              </w:r>
              <w:r w:rsidR="001231EB" w:rsidDel="00E017A6">
                <w:rPr>
                  <w:rFonts w:cs="Arial"/>
                  <w:noProof/>
                  <w:szCs w:val="20"/>
                </w:rPr>
                <w:delText> </w:delText>
              </w:r>
              <w:r w:rsidR="001231EB" w:rsidDel="00E017A6">
                <w:rPr>
                  <w:rFonts w:cs="Arial"/>
                  <w:noProof/>
                  <w:szCs w:val="20"/>
                </w:rPr>
                <w:delText> </w:delText>
              </w:r>
              <w:r w:rsidR="001231EB" w:rsidDel="00E017A6">
                <w:rPr>
                  <w:rFonts w:cs="Arial"/>
                  <w:noProof/>
                  <w:szCs w:val="20"/>
                </w:rPr>
                <w:delText> </w:delText>
              </w:r>
              <w:r w:rsidR="001231EB" w:rsidDel="00E017A6">
                <w:rPr>
                  <w:rFonts w:cs="Arial"/>
                  <w:noProof/>
                  <w:szCs w:val="20"/>
                </w:rPr>
                <w:delText> </w:delText>
              </w:r>
              <w:r w:rsidR="001231EB" w:rsidDel="00E017A6">
                <w:rPr>
                  <w:rFonts w:cs="Arial"/>
                  <w:noProof/>
                  <w:szCs w:val="20"/>
                </w:rPr>
                <w:delText> </w:delText>
              </w:r>
              <w:r w:rsidDel="00E017A6">
                <w:rPr>
                  <w:rFonts w:cs="Arial"/>
                  <w:szCs w:val="20"/>
                </w:rPr>
                <w:fldChar w:fldCharType="end"/>
              </w:r>
            </w:del>
          </w:p>
        </w:tc>
        <w:tc>
          <w:tcPr>
            <w:tcW w:w="383" w:type="pct"/>
            <w:vAlign w:val="center"/>
          </w:tcPr>
          <w:p w14:paraId="28FBDAAF" w14:textId="50649453" w:rsidR="00141A50" w:rsidDel="00E017A6" w:rsidRDefault="00141A50" w:rsidP="00141A50">
            <w:pPr>
              <w:jc w:val="center"/>
              <w:rPr>
                <w:del w:id="305" w:author="Alan Richardson" w:date="2026-02-09T16:29:00Z" w16du:dateUtc="2026-02-09T05:29:00Z"/>
                <w:rFonts w:cs="Arial"/>
                <w:szCs w:val="20"/>
              </w:rPr>
            </w:pPr>
            <w:del w:id="306" w:author="Alan Richardson" w:date="2026-02-09T16:29:00Z" w16du:dateUtc="2026-02-09T05:29:00Z">
              <w:r w:rsidDel="00E017A6">
                <w:rPr>
                  <w:rFonts w:cs="Arial"/>
                  <w:szCs w:val="20"/>
                </w:rPr>
                <w:fldChar w:fldCharType="begin">
                  <w:ffData>
                    <w:name w:val="Text77"/>
                    <w:enabled/>
                    <w:calcOnExit w:val="0"/>
                    <w:textInput/>
                  </w:ffData>
                </w:fldChar>
              </w:r>
              <w:r w:rsidDel="00E017A6">
                <w:rPr>
                  <w:rFonts w:cs="Arial"/>
                  <w:szCs w:val="20"/>
                </w:rPr>
                <w:delInstrText xml:space="preserve"> FORMTEXT </w:delInstrText>
              </w:r>
              <w:r w:rsidDel="00E017A6">
                <w:rPr>
                  <w:rFonts w:cs="Arial"/>
                  <w:szCs w:val="20"/>
                </w:rPr>
              </w:r>
              <w:r w:rsidDel="00E017A6">
                <w:rPr>
                  <w:rFonts w:cs="Arial"/>
                  <w:szCs w:val="20"/>
                </w:rPr>
                <w:fldChar w:fldCharType="separate"/>
              </w:r>
              <w:r w:rsidR="001231EB" w:rsidDel="00E017A6">
                <w:rPr>
                  <w:rFonts w:cs="Arial"/>
                  <w:noProof/>
                  <w:szCs w:val="20"/>
                </w:rPr>
                <w:delText> </w:delText>
              </w:r>
              <w:r w:rsidR="001231EB" w:rsidDel="00E017A6">
                <w:rPr>
                  <w:rFonts w:cs="Arial"/>
                  <w:noProof/>
                  <w:szCs w:val="20"/>
                </w:rPr>
                <w:delText> </w:delText>
              </w:r>
              <w:r w:rsidR="001231EB" w:rsidDel="00E017A6">
                <w:rPr>
                  <w:rFonts w:cs="Arial"/>
                  <w:noProof/>
                  <w:szCs w:val="20"/>
                </w:rPr>
                <w:delText> </w:delText>
              </w:r>
              <w:r w:rsidR="001231EB" w:rsidDel="00E017A6">
                <w:rPr>
                  <w:rFonts w:cs="Arial"/>
                  <w:noProof/>
                  <w:szCs w:val="20"/>
                </w:rPr>
                <w:delText> </w:delText>
              </w:r>
              <w:r w:rsidR="001231EB" w:rsidDel="00E017A6">
                <w:rPr>
                  <w:rFonts w:cs="Arial"/>
                  <w:noProof/>
                  <w:szCs w:val="20"/>
                </w:rPr>
                <w:delText> </w:delText>
              </w:r>
              <w:r w:rsidDel="00E017A6">
                <w:rPr>
                  <w:rFonts w:cs="Arial"/>
                  <w:szCs w:val="20"/>
                </w:rPr>
                <w:fldChar w:fldCharType="end"/>
              </w:r>
            </w:del>
          </w:p>
        </w:tc>
        <w:tc>
          <w:tcPr>
            <w:tcW w:w="494" w:type="pct"/>
            <w:vAlign w:val="center"/>
          </w:tcPr>
          <w:p w14:paraId="61013933" w14:textId="19B5CA5D" w:rsidR="00141A50" w:rsidRPr="006D7D7C" w:rsidDel="00E017A6" w:rsidRDefault="00141A50" w:rsidP="00141A50">
            <w:pPr>
              <w:jc w:val="center"/>
              <w:rPr>
                <w:del w:id="307" w:author="Alan Richardson" w:date="2026-02-09T16:29:00Z" w16du:dateUtc="2026-02-09T05:29:00Z"/>
                <w:rFonts w:cs="Arial"/>
                <w:szCs w:val="20"/>
              </w:rPr>
            </w:pPr>
            <w:del w:id="308" w:author="Alan Richardson" w:date="2026-02-09T16:29:00Z" w16du:dateUtc="2026-02-09T05:29:00Z">
              <w:r w:rsidDel="00E017A6">
                <w:rPr>
                  <w:rFonts w:cs="Arial"/>
                </w:rPr>
                <w:fldChar w:fldCharType="begin">
                  <w:ffData>
                    <w:name w:val="Text78"/>
                    <w:enabled/>
                    <w:calcOnExit w:val="0"/>
                    <w:textInput/>
                  </w:ffData>
                </w:fldChar>
              </w:r>
              <w:r w:rsidDel="00E017A6">
                <w:rPr>
                  <w:rFonts w:cs="Arial"/>
                </w:rPr>
                <w:delInstrText xml:space="preserve"> FORMTEXT </w:delInstrText>
              </w:r>
              <w:r w:rsidDel="00E017A6">
                <w:rPr>
                  <w:rFonts w:cs="Arial"/>
                </w:rPr>
              </w:r>
              <w:r w:rsidDel="00E017A6">
                <w:rPr>
                  <w:rFonts w:cs="Arial"/>
                </w:rPr>
                <w:fldChar w:fldCharType="separate"/>
              </w:r>
              <w:r w:rsidR="001231EB" w:rsidDel="00E017A6">
                <w:rPr>
                  <w:rFonts w:cs="Arial"/>
                  <w:noProof/>
                </w:rPr>
                <w:delText> </w:delText>
              </w:r>
              <w:r w:rsidR="001231EB" w:rsidDel="00E017A6">
                <w:rPr>
                  <w:rFonts w:cs="Arial"/>
                  <w:noProof/>
                </w:rPr>
                <w:delText> </w:delText>
              </w:r>
              <w:r w:rsidR="001231EB" w:rsidDel="00E017A6">
                <w:rPr>
                  <w:rFonts w:cs="Arial"/>
                  <w:noProof/>
                </w:rPr>
                <w:delText> </w:delText>
              </w:r>
              <w:r w:rsidR="001231EB" w:rsidDel="00E017A6">
                <w:rPr>
                  <w:rFonts w:cs="Arial"/>
                  <w:noProof/>
                </w:rPr>
                <w:delText> </w:delText>
              </w:r>
              <w:r w:rsidR="001231EB" w:rsidDel="00E017A6">
                <w:rPr>
                  <w:rFonts w:cs="Arial"/>
                  <w:noProof/>
                </w:rPr>
                <w:delText> </w:delText>
              </w:r>
              <w:r w:rsidDel="00E017A6">
                <w:rPr>
                  <w:rFonts w:cs="Arial"/>
                </w:rPr>
                <w:fldChar w:fldCharType="end"/>
              </w:r>
            </w:del>
          </w:p>
        </w:tc>
      </w:tr>
      <w:tr w:rsidR="00141A50" w:rsidRPr="00323DBA" w:rsidDel="00E017A6" w14:paraId="6673E386" w14:textId="1D6FAEC9" w:rsidTr="00141A50">
        <w:trPr>
          <w:cantSplit/>
          <w:trHeight w:val="418"/>
          <w:del w:id="309" w:author="Alan Richardson" w:date="2026-02-09T16:29:00Z"/>
        </w:trPr>
        <w:tc>
          <w:tcPr>
            <w:tcW w:w="676" w:type="pct"/>
            <w:vAlign w:val="center"/>
          </w:tcPr>
          <w:p w14:paraId="6562F4EE" w14:textId="56692E98" w:rsidR="00141A50" w:rsidRPr="00AB2FCD" w:rsidDel="00E017A6" w:rsidRDefault="00141A50" w:rsidP="00141A50">
            <w:pPr>
              <w:rPr>
                <w:del w:id="310" w:author="Alan Richardson" w:date="2026-02-09T16:29:00Z" w16du:dateUtc="2026-02-09T05:29:00Z"/>
                <w:rFonts w:cs="Arial"/>
                <w:szCs w:val="20"/>
              </w:rPr>
            </w:pPr>
            <w:del w:id="311" w:author="Alan Richardson" w:date="2026-02-09T16:29:00Z" w16du:dateUtc="2026-02-09T05:29:00Z">
              <w:r w:rsidDel="00E017A6">
                <w:rPr>
                  <w:rFonts w:cs="Arial"/>
                  <w:szCs w:val="20"/>
                </w:rPr>
                <w:fldChar w:fldCharType="begin">
                  <w:ffData>
                    <w:name w:val="Text74"/>
                    <w:enabled/>
                    <w:calcOnExit w:val="0"/>
                    <w:textInput/>
                  </w:ffData>
                </w:fldChar>
              </w:r>
              <w:r w:rsidDel="00E017A6">
                <w:rPr>
                  <w:rFonts w:cs="Arial"/>
                  <w:szCs w:val="20"/>
                </w:rPr>
                <w:delInstrText xml:space="preserve"> FORMTEXT </w:delInstrText>
              </w:r>
              <w:r w:rsidDel="00E017A6">
                <w:rPr>
                  <w:rFonts w:cs="Arial"/>
                  <w:szCs w:val="20"/>
                </w:rPr>
              </w:r>
              <w:r w:rsidDel="00E017A6">
                <w:rPr>
                  <w:rFonts w:cs="Arial"/>
                  <w:szCs w:val="20"/>
                </w:rPr>
                <w:fldChar w:fldCharType="separate"/>
              </w:r>
              <w:r w:rsidR="001231EB" w:rsidDel="00E017A6">
                <w:rPr>
                  <w:rFonts w:cs="Arial"/>
                  <w:noProof/>
                  <w:szCs w:val="20"/>
                </w:rPr>
                <w:delText> </w:delText>
              </w:r>
              <w:r w:rsidR="001231EB" w:rsidDel="00E017A6">
                <w:rPr>
                  <w:rFonts w:cs="Arial"/>
                  <w:noProof/>
                  <w:szCs w:val="20"/>
                </w:rPr>
                <w:delText> </w:delText>
              </w:r>
              <w:r w:rsidR="001231EB" w:rsidDel="00E017A6">
                <w:rPr>
                  <w:rFonts w:cs="Arial"/>
                  <w:noProof/>
                  <w:szCs w:val="20"/>
                </w:rPr>
                <w:delText> </w:delText>
              </w:r>
              <w:r w:rsidR="001231EB" w:rsidDel="00E017A6">
                <w:rPr>
                  <w:rFonts w:cs="Arial"/>
                  <w:noProof/>
                  <w:szCs w:val="20"/>
                </w:rPr>
                <w:delText> </w:delText>
              </w:r>
              <w:r w:rsidR="001231EB" w:rsidDel="00E017A6">
                <w:rPr>
                  <w:rFonts w:cs="Arial"/>
                  <w:noProof/>
                  <w:szCs w:val="20"/>
                </w:rPr>
                <w:delText> </w:delText>
              </w:r>
              <w:r w:rsidDel="00E017A6">
                <w:rPr>
                  <w:rFonts w:cs="Arial"/>
                  <w:szCs w:val="20"/>
                </w:rPr>
                <w:fldChar w:fldCharType="end"/>
              </w:r>
            </w:del>
          </w:p>
        </w:tc>
        <w:tc>
          <w:tcPr>
            <w:tcW w:w="802" w:type="pct"/>
            <w:tcBorders>
              <w:bottom w:val="single" w:sz="4" w:space="0" w:color="auto"/>
            </w:tcBorders>
            <w:vAlign w:val="center"/>
          </w:tcPr>
          <w:p w14:paraId="205B4826" w14:textId="39FB3EC6" w:rsidR="00141A50" w:rsidRPr="00AB2FCD" w:rsidDel="00E017A6" w:rsidRDefault="00141A50" w:rsidP="00141A50">
            <w:pPr>
              <w:tabs>
                <w:tab w:val="num" w:pos="480"/>
              </w:tabs>
              <w:rPr>
                <w:del w:id="312" w:author="Alan Richardson" w:date="2026-02-09T16:29:00Z" w16du:dateUtc="2026-02-09T05:29:00Z"/>
                <w:rFonts w:cs="Arial"/>
                <w:szCs w:val="20"/>
              </w:rPr>
            </w:pPr>
            <w:del w:id="313" w:author="Alan Richardson" w:date="2026-02-09T16:29:00Z" w16du:dateUtc="2026-02-09T05:29:00Z">
              <w:r w:rsidDel="00E017A6">
                <w:rPr>
                  <w:rFonts w:cs="Arial"/>
                  <w:szCs w:val="20"/>
                </w:rPr>
                <w:fldChar w:fldCharType="begin">
                  <w:ffData>
                    <w:name w:val="Text73"/>
                    <w:enabled/>
                    <w:calcOnExit w:val="0"/>
                    <w:textInput/>
                  </w:ffData>
                </w:fldChar>
              </w:r>
              <w:r w:rsidDel="00E017A6">
                <w:rPr>
                  <w:rFonts w:cs="Arial"/>
                  <w:szCs w:val="20"/>
                </w:rPr>
                <w:delInstrText xml:space="preserve"> FORMTEXT </w:delInstrText>
              </w:r>
              <w:r w:rsidDel="00E017A6">
                <w:rPr>
                  <w:rFonts w:cs="Arial"/>
                  <w:szCs w:val="20"/>
                </w:rPr>
              </w:r>
              <w:r w:rsidDel="00E017A6">
                <w:rPr>
                  <w:rFonts w:cs="Arial"/>
                  <w:szCs w:val="20"/>
                </w:rPr>
                <w:fldChar w:fldCharType="separate"/>
              </w:r>
              <w:r w:rsidR="001231EB" w:rsidDel="00E017A6">
                <w:rPr>
                  <w:rFonts w:cs="Arial"/>
                  <w:noProof/>
                  <w:szCs w:val="20"/>
                </w:rPr>
                <w:delText> </w:delText>
              </w:r>
              <w:r w:rsidR="001231EB" w:rsidDel="00E017A6">
                <w:rPr>
                  <w:rFonts w:cs="Arial"/>
                  <w:noProof/>
                  <w:szCs w:val="20"/>
                </w:rPr>
                <w:delText> </w:delText>
              </w:r>
              <w:r w:rsidR="001231EB" w:rsidDel="00E017A6">
                <w:rPr>
                  <w:rFonts w:cs="Arial"/>
                  <w:noProof/>
                  <w:szCs w:val="20"/>
                </w:rPr>
                <w:delText> </w:delText>
              </w:r>
              <w:r w:rsidR="001231EB" w:rsidDel="00E017A6">
                <w:rPr>
                  <w:rFonts w:cs="Arial"/>
                  <w:noProof/>
                  <w:szCs w:val="20"/>
                </w:rPr>
                <w:delText> </w:delText>
              </w:r>
              <w:r w:rsidR="001231EB" w:rsidDel="00E017A6">
                <w:rPr>
                  <w:rFonts w:cs="Arial"/>
                  <w:noProof/>
                  <w:szCs w:val="20"/>
                </w:rPr>
                <w:delText> </w:delText>
              </w:r>
              <w:r w:rsidDel="00E017A6">
                <w:rPr>
                  <w:rFonts w:cs="Arial"/>
                  <w:szCs w:val="20"/>
                </w:rPr>
                <w:fldChar w:fldCharType="end"/>
              </w:r>
            </w:del>
          </w:p>
        </w:tc>
        <w:tc>
          <w:tcPr>
            <w:tcW w:w="432" w:type="pct"/>
            <w:tcBorders>
              <w:bottom w:val="single" w:sz="4" w:space="0" w:color="auto"/>
            </w:tcBorders>
            <w:vAlign w:val="center"/>
          </w:tcPr>
          <w:p w14:paraId="68EB8CAE" w14:textId="7965BC3C" w:rsidR="00141A50" w:rsidRPr="004A379F" w:rsidDel="00E017A6" w:rsidRDefault="00141A50" w:rsidP="00141A50">
            <w:pPr>
              <w:jc w:val="center"/>
              <w:rPr>
                <w:del w:id="314" w:author="Alan Richardson" w:date="2026-02-09T16:29:00Z" w16du:dateUtc="2026-02-09T05:29:00Z"/>
                <w:rFonts w:cs="Arial"/>
                <w:szCs w:val="20"/>
              </w:rPr>
            </w:pPr>
            <w:del w:id="315" w:author="Alan Richardson" w:date="2026-02-09T16:29:00Z" w16du:dateUtc="2026-02-09T05:29:00Z">
              <w:r w:rsidDel="00E017A6">
                <w:rPr>
                  <w:rFonts w:cs="Arial"/>
                  <w:szCs w:val="20"/>
                </w:rPr>
                <w:fldChar w:fldCharType="begin">
                  <w:ffData>
                    <w:name w:val="Text75"/>
                    <w:enabled/>
                    <w:calcOnExit w:val="0"/>
                    <w:textInput/>
                  </w:ffData>
                </w:fldChar>
              </w:r>
              <w:r w:rsidDel="00E017A6">
                <w:rPr>
                  <w:rFonts w:cs="Arial"/>
                  <w:szCs w:val="20"/>
                </w:rPr>
                <w:delInstrText xml:space="preserve"> FORMTEXT </w:delInstrText>
              </w:r>
              <w:r w:rsidDel="00E017A6">
                <w:rPr>
                  <w:rFonts w:cs="Arial"/>
                  <w:szCs w:val="20"/>
                </w:rPr>
              </w:r>
              <w:r w:rsidDel="00E017A6">
                <w:rPr>
                  <w:rFonts w:cs="Arial"/>
                  <w:szCs w:val="20"/>
                </w:rPr>
                <w:fldChar w:fldCharType="separate"/>
              </w:r>
              <w:r w:rsidR="001231EB" w:rsidDel="00E017A6">
                <w:rPr>
                  <w:rFonts w:cs="Arial"/>
                  <w:noProof/>
                  <w:szCs w:val="20"/>
                </w:rPr>
                <w:delText> </w:delText>
              </w:r>
              <w:r w:rsidR="001231EB" w:rsidDel="00E017A6">
                <w:rPr>
                  <w:rFonts w:cs="Arial"/>
                  <w:noProof/>
                  <w:szCs w:val="20"/>
                </w:rPr>
                <w:delText> </w:delText>
              </w:r>
              <w:r w:rsidR="001231EB" w:rsidDel="00E017A6">
                <w:rPr>
                  <w:rFonts w:cs="Arial"/>
                  <w:noProof/>
                  <w:szCs w:val="20"/>
                </w:rPr>
                <w:delText> </w:delText>
              </w:r>
              <w:r w:rsidR="001231EB" w:rsidDel="00E017A6">
                <w:rPr>
                  <w:rFonts w:cs="Arial"/>
                  <w:noProof/>
                  <w:szCs w:val="20"/>
                </w:rPr>
                <w:delText> </w:delText>
              </w:r>
              <w:r w:rsidR="001231EB" w:rsidDel="00E017A6">
                <w:rPr>
                  <w:rFonts w:cs="Arial"/>
                  <w:noProof/>
                  <w:szCs w:val="20"/>
                </w:rPr>
                <w:delText> </w:delText>
              </w:r>
              <w:r w:rsidDel="00E017A6">
                <w:rPr>
                  <w:rFonts w:cs="Arial"/>
                  <w:szCs w:val="20"/>
                </w:rPr>
                <w:fldChar w:fldCharType="end"/>
              </w:r>
            </w:del>
          </w:p>
        </w:tc>
        <w:tc>
          <w:tcPr>
            <w:tcW w:w="2213" w:type="pct"/>
            <w:tcBorders>
              <w:bottom w:val="single" w:sz="4" w:space="0" w:color="auto"/>
            </w:tcBorders>
            <w:vAlign w:val="center"/>
          </w:tcPr>
          <w:p w14:paraId="2F80D5DD" w14:textId="017AA0D3" w:rsidR="00141A50" w:rsidRPr="006A4C01" w:rsidDel="00E017A6" w:rsidRDefault="00141A50" w:rsidP="00141A50">
            <w:pPr>
              <w:rPr>
                <w:del w:id="316" w:author="Alan Richardson" w:date="2026-02-09T16:29:00Z" w16du:dateUtc="2026-02-09T05:29:00Z"/>
                <w:rFonts w:cs="Arial"/>
                <w:szCs w:val="20"/>
              </w:rPr>
            </w:pPr>
            <w:del w:id="317" w:author="Alan Richardson" w:date="2026-02-09T16:29:00Z" w16du:dateUtc="2026-02-09T05:29:00Z">
              <w:r w:rsidDel="00E017A6">
                <w:rPr>
                  <w:rFonts w:cs="Arial"/>
                  <w:szCs w:val="20"/>
                </w:rPr>
                <w:fldChar w:fldCharType="begin">
                  <w:ffData>
                    <w:name w:val=""/>
                    <w:enabled/>
                    <w:calcOnExit w:val="0"/>
                    <w:textInput/>
                  </w:ffData>
                </w:fldChar>
              </w:r>
              <w:r w:rsidDel="00E017A6">
                <w:rPr>
                  <w:rFonts w:cs="Arial"/>
                  <w:szCs w:val="20"/>
                </w:rPr>
                <w:delInstrText xml:space="preserve"> FORMTEXT </w:delInstrText>
              </w:r>
              <w:r w:rsidDel="00E017A6">
                <w:rPr>
                  <w:rFonts w:cs="Arial"/>
                  <w:szCs w:val="20"/>
                </w:rPr>
              </w:r>
              <w:r w:rsidDel="00E017A6">
                <w:rPr>
                  <w:rFonts w:cs="Arial"/>
                  <w:szCs w:val="20"/>
                </w:rPr>
                <w:fldChar w:fldCharType="separate"/>
              </w:r>
              <w:r w:rsidR="001231EB" w:rsidDel="00E017A6">
                <w:rPr>
                  <w:rFonts w:cs="Arial"/>
                  <w:noProof/>
                  <w:szCs w:val="20"/>
                </w:rPr>
                <w:delText> </w:delText>
              </w:r>
              <w:r w:rsidR="001231EB" w:rsidDel="00E017A6">
                <w:rPr>
                  <w:rFonts w:cs="Arial"/>
                  <w:noProof/>
                  <w:szCs w:val="20"/>
                </w:rPr>
                <w:delText> </w:delText>
              </w:r>
              <w:r w:rsidR="001231EB" w:rsidDel="00E017A6">
                <w:rPr>
                  <w:rFonts w:cs="Arial"/>
                  <w:noProof/>
                  <w:szCs w:val="20"/>
                </w:rPr>
                <w:delText> </w:delText>
              </w:r>
              <w:r w:rsidR="001231EB" w:rsidDel="00E017A6">
                <w:rPr>
                  <w:rFonts w:cs="Arial"/>
                  <w:noProof/>
                  <w:szCs w:val="20"/>
                </w:rPr>
                <w:delText> </w:delText>
              </w:r>
              <w:r w:rsidR="001231EB" w:rsidDel="00E017A6">
                <w:rPr>
                  <w:rFonts w:cs="Arial"/>
                  <w:noProof/>
                  <w:szCs w:val="20"/>
                </w:rPr>
                <w:delText> </w:delText>
              </w:r>
              <w:r w:rsidDel="00E017A6">
                <w:rPr>
                  <w:rFonts w:cs="Arial"/>
                  <w:szCs w:val="20"/>
                </w:rPr>
                <w:fldChar w:fldCharType="end"/>
              </w:r>
            </w:del>
          </w:p>
        </w:tc>
        <w:tc>
          <w:tcPr>
            <w:tcW w:w="383" w:type="pct"/>
            <w:tcBorders>
              <w:bottom w:val="single" w:sz="4" w:space="0" w:color="auto"/>
            </w:tcBorders>
            <w:vAlign w:val="center"/>
          </w:tcPr>
          <w:p w14:paraId="7C995347" w14:textId="24626491" w:rsidR="00141A50" w:rsidDel="00E017A6" w:rsidRDefault="00141A50" w:rsidP="00141A50">
            <w:pPr>
              <w:jc w:val="center"/>
              <w:rPr>
                <w:del w:id="318" w:author="Alan Richardson" w:date="2026-02-09T16:29:00Z" w16du:dateUtc="2026-02-09T05:29:00Z"/>
                <w:rFonts w:cs="Arial"/>
                <w:szCs w:val="20"/>
              </w:rPr>
            </w:pPr>
            <w:del w:id="319" w:author="Alan Richardson" w:date="2026-02-09T16:29:00Z" w16du:dateUtc="2026-02-09T05:29:00Z">
              <w:r w:rsidDel="00E017A6">
                <w:rPr>
                  <w:rFonts w:cs="Arial"/>
                  <w:szCs w:val="20"/>
                </w:rPr>
                <w:fldChar w:fldCharType="begin">
                  <w:ffData>
                    <w:name w:val="Text77"/>
                    <w:enabled/>
                    <w:calcOnExit w:val="0"/>
                    <w:textInput/>
                  </w:ffData>
                </w:fldChar>
              </w:r>
              <w:r w:rsidDel="00E017A6">
                <w:rPr>
                  <w:rFonts w:cs="Arial"/>
                  <w:szCs w:val="20"/>
                </w:rPr>
                <w:delInstrText xml:space="preserve"> FORMTEXT </w:delInstrText>
              </w:r>
              <w:r w:rsidDel="00E017A6">
                <w:rPr>
                  <w:rFonts w:cs="Arial"/>
                  <w:szCs w:val="20"/>
                </w:rPr>
              </w:r>
              <w:r w:rsidDel="00E017A6">
                <w:rPr>
                  <w:rFonts w:cs="Arial"/>
                  <w:szCs w:val="20"/>
                </w:rPr>
                <w:fldChar w:fldCharType="separate"/>
              </w:r>
              <w:r w:rsidR="001231EB" w:rsidDel="00E017A6">
                <w:rPr>
                  <w:rFonts w:cs="Arial"/>
                  <w:noProof/>
                  <w:szCs w:val="20"/>
                </w:rPr>
                <w:delText> </w:delText>
              </w:r>
              <w:r w:rsidR="001231EB" w:rsidDel="00E017A6">
                <w:rPr>
                  <w:rFonts w:cs="Arial"/>
                  <w:noProof/>
                  <w:szCs w:val="20"/>
                </w:rPr>
                <w:delText> </w:delText>
              </w:r>
              <w:r w:rsidR="001231EB" w:rsidDel="00E017A6">
                <w:rPr>
                  <w:rFonts w:cs="Arial"/>
                  <w:noProof/>
                  <w:szCs w:val="20"/>
                </w:rPr>
                <w:delText> </w:delText>
              </w:r>
              <w:r w:rsidR="001231EB" w:rsidDel="00E017A6">
                <w:rPr>
                  <w:rFonts w:cs="Arial"/>
                  <w:noProof/>
                  <w:szCs w:val="20"/>
                </w:rPr>
                <w:delText> </w:delText>
              </w:r>
              <w:r w:rsidR="001231EB" w:rsidDel="00E017A6">
                <w:rPr>
                  <w:rFonts w:cs="Arial"/>
                  <w:noProof/>
                  <w:szCs w:val="20"/>
                </w:rPr>
                <w:delText> </w:delText>
              </w:r>
              <w:r w:rsidDel="00E017A6">
                <w:rPr>
                  <w:rFonts w:cs="Arial"/>
                  <w:szCs w:val="20"/>
                </w:rPr>
                <w:fldChar w:fldCharType="end"/>
              </w:r>
            </w:del>
          </w:p>
        </w:tc>
        <w:tc>
          <w:tcPr>
            <w:tcW w:w="494" w:type="pct"/>
            <w:vAlign w:val="center"/>
          </w:tcPr>
          <w:p w14:paraId="211CBC63" w14:textId="5F42B6E7" w:rsidR="00141A50" w:rsidRPr="006D7D7C" w:rsidDel="00E017A6" w:rsidRDefault="00141A50" w:rsidP="00141A50">
            <w:pPr>
              <w:jc w:val="center"/>
              <w:rPr>
                <w:del w:id="320" w:author="Alan Richardson" w:date="2026-02-09T16:29:00Z" w16du:dateUtc="2026-02-09T05:29:00Z"/>
                <w:rFonts w:cs="Arial"/>
                <w:szCs w:val="20"/>
              </w:rPr>
            </w:pPr>
            <w:del w:id="321" w:author="Alan Richardson" w:date="2026-02-09T16:29:00Z" w16du:dateUtc="2026-02-09T05:29:00Z">
              <w:r w:rsidDel="00E017A6">
                <w:rPr>
                  <w:rFonts w:cs="Arial"/>
                </w:rPr>
                <w:fldChar w:fldCharType="begin">
                  <w:ffData>
                    <w:name w:val="Text78"/>
                    <w:enabled/>
                    <w:calcOnExit w:val="0"/>
                    <w:textInput/>
                  </w:ffData>
                </w:fldChar>
              </w:r>
              <w:r w:rsidDel="00E017A6">
                <w:rPr>
                  <w:rFonts w:cs="Arial"/>
                </w:rPr>
                <w:delInstrText xml:space="preserve"> FORMTEXT </w:delInstrText>
              </w:r>
              <w:r w:rsidDel="00E017A6">
                <w:rPr>
                  <w:rFonts w:cs="Arial"/>
                </w:rPr>
              </w:r>
              <w:r w:rsidDel="00E017A6">
                <w:rPr>
                  <w:rFonts w:cs="Arial"/>
                </w:rPr>
                <w:fldChar w:fldCharType="separate"/>
              </w:r>
              <w:r w:rsidR="001231EB" w:rsidDel="00E017A6">
                <w:rPr>
                  <w:rFonts w:cs="Arial"/>
                  <w:noProof/>
                </w:rPr>
                <w:delText> </w:delText>
              </w:r>
              <w:r w:rsidR="001231EB" w:rsidDel="00E017A6">
                <w:rPr>
                  <w:rFonts w:cs="Arial"/>
                  <w:noProof/>
                </w:rPr>
                <w:delText> </w:delText>
              </w:r>
              <w:r w:rsidR="001231EB" w:rsidDel="00E017A6">
                <w:rPr>
                  <w:rFonts w:cs="Arial"/>
                  <w:noProof/>
                </w:rPr>
                <w:delText> </w:delText>
              </w:r>
              <w:r w:rsidR="001231EB" w:rsidDel="00E017A6">
                <w:rPr>
                  <w:rFonts w:cs="Arial"/>
                  <w:noProof/>
                </w:rPr>
                <w:delText> </w:delText>
              </w:r>
              <w:r w:rsidR="001231EB" w:rsidDel="00E017A6">
                <w:rPr>
                  <w:rFonts w:cs="Arial"/>
                  <w:noProof/>
                </w:rPr>
                <w:delText> </w:delText>
              </w:r>
              <w:r w:rsidDel="00E017A6">
                <w:rPr>
                  <w:rFonts w:cs="Arial"/>
                </w:rPr>
                <w:fldChar w:fldCharType="end"/>
              </w:r>
            </w:del>
          </w:p>
        </w:tc>
      </w:tr>
    </w:tbl>
    <w:p w14:paraId="484FE272" w14:textId="63AAA6E9" w:rsidR="009779A8" w:rsidRDefault="009779A8" w:rsidP="00C1261A">
      <w:pPr>
        <w:rPr>
          <w:rFonts w:cs="Arial"/>
          <w:szCs w:val="20"/>
        </w:rPr>
        <w:sectPr w:rsidR="009779A8" w:rsidSect="00250448">
          <w:pgSz w:w="16840" w:h="11900" w:orient="landscape" w:code="9"/>
          <w:pgMar w:top="1418" w:right="1418" w:bottom="1418" w:left="1418" w:header="709" w:footer="454" w:gutter="0"/>
          <w:pgBorders w:offsetFrom="page">
            <w:top w:val="single" w:sz="4" w:space="31" w:color="auto"/>
            <w:left w:val="single" w:sz="4" w:space="31" w:color="auto"/>
            <w:bottom w:val="single" w:sz="4" w:space="31" w:color="auto"/>
            <w:right w:val="single" w:sz="4" w:space="31" w:color="auto"/>
          </w:pgBorders>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15"/>
        <w:gridCol w:w="4288"/>
        <w:gridCol w:w="4291"/>
      </w:tblGrid>
      <w:tr w:rsidR="00B16893" w:rsidRPr="00F701DD" w14:paraId="44508ABC" w14:textId="77777777" w:rsidTr="00563363">
        <w:trPr>
          <w:trHeight w:val="340"/>
        </w:trPr>
        <w:tc>
          <w:tcPr>
            <w:tcW w:w="1935" w:type="pct"/>
            <w:vAlign w:val="center"/>
          </w:tcPr>
          <w:p w14:paraId="1EC109E0" w14:textId="77777777" w:rsidR="00B16893" w:rsidRPr="008D7AEB" w:rsidRDefault="00B16893" w:rsidP="00563363">
            <w:pPr>
              <w:rPr>
                <w:rFonts w:cs="Arial"/>
                <w:b/>
                <w:sz w:val="18"/>
                <w:szCs w:val="18"/>
              </w:rPr>
            </w:pPr>
            <w:r w:rsidRPr="008D7AEB">
              <w:rPr>
                <w:rFonts w:cs="Arial"/>
                <w:b/>
                <w:bCs/>
                <w:sz w:val="18"/>
                <w:szCs w:val="18"/>
              </w:rPr>
              <w:lastRenderedPageBreak/>
              <w:t>Personal Protective Equipment (PPE) required:</w:t>
            </w:r>
          </w:p>
        </w:tc>
        <w:tc>
          <w:tcPr>
            <w:tcW w:w="1532" w:type="pct"/>
            <w:vAlign w:val="center"/>
          </w:tcPr>
          <w:p w14:paraId="6EA4911E" w14:textId="77777777" w:rsidR="00B16893" w:rsidRPr="008D7AEB" w:rsidRDefault="00B16893" w:rsidP="00563363">
            <w:pPr>
              <w:rPr>
                <w:rFonts w:cs="Arial"/>
                <w:sz w:val="18"/>
                <w:szCs w:val="18"/>
              </w:rPr>
            </w:pPr>
            <w:r w:rsidRPr="008D7AEB">
              <w:rPr>
                <w:rFonts w:cs="Arial"/>
                <w:sz w:val="18"/>
                <w:szCs w:val="18"/>
              </w:rPr>
              <w:t xml:space="preserve">Enclosed leather steel capped boots </w:t>
            </w:r>
          </w:p>
          <w:p w14:paraId="3A601553" w14:textId="77777777" w:rsidR="00B16893" w:rsidRDefault="00B16893" w:rsidP="00563363">
            <w:pPr>
              <w:rPr>
                <w:rFonts w:cs="Arial"/>
                <w:sz w:val="18"/>
                <w:szCs w:val="18"/>
              </w:rPr>
            </w:pPr>
            <w:r w:rsidRPr="008D7AEB">
              <w:rPr>
                <w:rFonts w:cs="Arial"/>
                <w:sz w:val="18"/>
                <w:szCs w:val="18"/>
              </w:rPr>
              <w:t xml:space="preserve">Safety Glasses (As per AS/NZS 1337) </w:t>
            </w:r>
          </w:p>
          <w:p w14:paraId="131EDA83" w14:textId="77777777" w:rsidR="00B16893" w:rsidRPr="008D7AEB" w:rsidRDefault="00B16893" w:rsidP="00563363">
            <w:pPr>
              <w:rPr>
                <w:rFonts w:cs="Arial"/>
                <w:sz w:val="18"/>
                <w:szCs w:val="18"/>
              </w:rPr>
            </w:pPr>
            <w:r>
              <w:rPr>
                <w:rFonts w:cs="Arial"/>
                <w:sz w:val="18"/>
                <w:szCs w:val="18"/>
              </w:rPr>
              <w:t>Hearing Protection</w:t>
            </w:r>
          </w:p>
          <w:p w14:paraId="21B18066" w14:textId="77777777" w:rsidR="00B16893" w:rsidRPr="008D7AEB" w:rsidRDefault="00B16893" w:rsidP="00563363">
            <w:pPr>
              <w:rPr>
                <w:rFonts w:cs="Arial"/>
                <w:sz w:val="18"/>
                <w:szCs w:val="18"/>
              </w:rPr>
            </w:pPr>
            <w:r>
              <w:rPr>
                <w:rFonts w:cs="Arial"/>
                <w:sz w:val="18"/>
                <w:szCs w:val="18"/>
              </w:rPr>
              <w:t>Protective</w:t>
            </w:r>
            <w:r w:rsidRPr="008D7AEB">
              <w:rPr>
                <w:rFonts w:cs="Arial"/>
                <w:sz w:val="18"/>
                <w:szCs w:val="18"/>
              </w:rPr>
              <w:t xml:space="preserve"> Gloves (As per AS/NZS 2161)</w:t>
            </w:r>
          </w:p>
        </w:tc>
        <w:tc>
          <w:tcPr>
            <w:tcW w:w="1533" w:type="pct"/>
            <w:vAlign w:val="center"/>
          </w:tcPr>
          <w:p w14:paraId="3197945C" w14:textId="77777777" w:rsidR="00B16893" w:rsidRDefault="00B16893" w:rsidP="00563363">
            <w:pPr>
              <w:rPr>
                <w:rFonts w:cs="Arial"/>
                <w:sz w:val="18"/>
                <w:szCs w:val="18"/>
              </w:rPr>
            </w:pPr>
            <w:r w:rsidRPr="008D7AEB">
              <w:rPr>
                <w:rFonts w:cs="Arial"/>
                <w:sz w:val="18"/>
                <w:szCs w:val="18"/>
              </w:rPr>
              <w:t xml:space="preserve">High visibility </w:t>
            </w:r>
            <w:proofErr w:type="gramStart"/>
            <w:r>
              <w:rPr>
                <w:rFonts w:cs="Arial"/>
                <w:sz w:val="18"/>
                <w:szCs w:val="18"/>
              </w:rPr>
              <w:t>Long</w:t>
            </w:r>
            <w:proofErr w:type="gramEnd"/>
            <w:r>
              <w:rPr>
                <w:rFonts w:cs="Arial"/>
                <w:sz w:val="18"/>
                <w:szCs w:val="18"/>
              </w:rPr>
              <w:t xml:space="preserve"> sleeve shirt &amp; pants</w:t>
            </w:r>
          </w:p>
          <w:p w14:paraId="1F2355F4" w14:textId="77777777" w:rsidR="00B16893" w:rsidRPr="008D7AEB" w:rsidRDefault="00B16893" w:rsidP="00563363">
            <w:pPr>
              <w:rPr>
                <w:rFonts w:cs="Arial"/>
                <w:sz w:val="18"/>
                <w:szCs w:val="18"/>
              </w:rPr>
            </w:pPr>
            <w:r w:rsidRPr="008D7AEB">
              <w:rPr>
                <w:rFonts w:cs="Arial"/>
                <w:sz w:val="18"/>
                <w:szCs w:val="18"/>
              </w:rPr>
              <w:t xml:space="preserve">Hard Hats (As per AS/NZS 1801) </w:t>
            </w:r>
          </w:p>
          <w:p w14:paraId="29A544E3" w14:textId="77777777" w:rsidR="00B16893" w:rsidRPr="008D7AEB" w:rsidRDefault="00B16893" w:rsidP="00563363">
            <w:pPr>
              <w:rPr>
                <w:rFonts w:cs="Arial"/>
                <w:sz w:val="18"/>
                <w:szCs w:val="18"/>
              </w:rPr>
            </w:pPr>
            <w:r w:rsidRPr="008D7AEB">
              <w:rPr>
                <w:rFonts w:cs="Arial"/>
                <w:sz w:val="18"/>
                <w:szCs w:val="18"/>
              </w:rPr>
              <w:t>Sun hats, sun cream</w:t>
            </w:r>
            <w:r>
              <w:rPr>
                <w:rFonts w:cs="Arial"/>
                <w:sz w:val="18"/>
                <w:szCs w:val="18"/>
              </w:rPr>
              <w:t xml:space="preserve"> </w:t>
            </w:r>
            <w:r w:rsidRPr="008D7AEB">
              <w:rPr>
                <w:rFonts w:cs="Arial"/>
                <w:sz w:val="18"/>
                <w:szCs w:val="18"/>
              </w:rPr>
              <w:t>- when working outdoors</w:t>
            </w:r>
          </w:p>
        </w:tc>
      </w:tr>
      <w:tr w:rsidR="00B16893" w:rsidRPr="00F701DD" w14:paraId="69E6E256" w14:textId="77777777" w:rsidTr="00563363">
        <w:trPr>
          <w:trHeight w:val="340"/>
        </w:trPr>
        <w:tc>
          <w:tcPr>
            <w:tcW w:w="1935" w:type="pct"/>
            <w:vAlign w:val="center"/>
          </w:tcPr>
          <w:p w14:paraId="60E73911" w14:textId="77777777" w:rsidR="00B16893" w:rsidRPr="008D7AEB" w:rsidRDefault="00B16893" w:rsidP="00563363">
            <w:pPr>
              <w:rPr>
                <w:rFonts w:cs="Arial"/>
                <w:b/>
                <w:sz w:val="18"/>
                <w:szCs w:val="18"/>
              </w:rPr>
            </w:pPr>
            <w:r w:rsidRPr="008D7AEB">
              <w:rPr>
                <w:rFonts w:cs="Arial"/>
                <w:b/>
                <w:sz w:val="18"/>
                <w:szCs w:val="18"/>
              </w:rPr>
              <w:br w:type="page"/>
              <w:t>List the training required by workers to complete the work:</w:t>
            </w:r>
          </w:p>
          <w:p w14:paraId="21853B29" w14:textId="77777777" w:rsidR="00B16893" w:rsidRPr="008D7AEB" w:rsidRDefault="00B16893" w:rsidP="00563363">
            <w:pPr>
              <w:rPr>
                <w:rFonts w:cs="Arial"/>
                <w:b/>
                <w:sz w:val="18"/>
                <w:szCs w:val="18"/>
              </w:rPr>
            </w:pPr>
            <w:r w:rsidRPr="008D7AEB">
              <w:rPr>
                <w:rFonts w:cs="Arial"/>
                <w:b/>
                <w:sz w:val="18"/>
                <w:szCs w:val="18"/>
              </w:rPr>
              <w:t>List the qualifications of personnel doing the work:</w:t>
            </w:r>
          </w:p>
        </w:tc>
        <w:tc>
          <w:tcPr>
            <w:tcW w:w="3065" w:type="pct"/>
            <w:gridSpan w:val="2"/>
            <w:vAlign w:val="center"/>
          </w:tcPr>
          <w:p w14:paraId="0F3B62A6" w14:textId="77777777" w:rsidR="00B16893" w:rsidRPr="008D7AEB" w:rsidRDefault="00B16893" w:rsidP="00563363">
            <w:pPr>
              <w:rPr>
                <w:rFonts w:cs="Arial"/>
                <w:sz w:val="18"/>
                <w:szCs w:val="18"/>
              </w:rPr>
            </w:pPr>
            <w:r w:rsidRPr="008D7AEB">
              <w:rPr>
                <w:rFonts w:cs="Arial"/>
                <w:sz w:val="18"/>
                <w:szCs w:val="18"/>
              </w:rPr>
              <w:t xml:space="preserve">Construction Induction Card </w:t>
            </w:r>
          </w:p>
          <w:p w14:paraId="74442A1B" w14:textId="77777777" w:rsidR="00B16893" w:rsidRPr="008D7AEB" w:rsidRDefault="00B16893" w:rsidP="00563363">
            <w:pPr>
              <w:rPr>
                <w:rFonts w:cs="Arial"/>
                <w:sz w:val="18"/>
                <w:szCs w:val="18"/>
              </w:rPr>
            </w:pPr>
            <w:r w:rsidRPr="008D7AEB">
              <w:rPr>
                <w:rFonts w:cs="Arial"/>
                <w:sz w:val="18"/>
                <w:szCs w:val="18"/>
              </w:rPr>
              <w:t>Relevant trade certificate</w:t>
            </w:r>
          </w:p>
          <w:p w14:paraId="761049A9" w14:textId="77777777" w:rsidR="00B16893" w:rsidRPr="008D7AEB" w:rsidRDefault="00B16893" w:rsidP="00563363">
            <w:pPr>
              <w:rPr>
                <w:rFonts w:cs="Arial"/>
                <w:sz w:val="18"/>
                <w:szCs w:val="18"/>
              </w:rPr>
            </w:pPr>
            <w:r w:rsidRPr="008D7AEB">
              <w:rPr>
                <w:rFonts w:cs="Arial"/>
                <w:sz w:val="18"/>
                <w:szCs w:val="18"/>
              </w:rPr>
              <w:t>Induction into SWMS</w:t>
            </w:r>
          </w:p>
        </w:tc>
      </w:tr>
      <w:tr w:rsidR="00B16893" w:rsidRPr="00F701DD" w14:paraId="0E0922D8" w14:textId="77777777" w:rsidTr="00563363">
        <w:trPr>
          <w:trHeight w:val="340"/>
        </w:trPr>
        <w:tc>
          <w:tcPr>
            <w:tcW w:w="1935" w:type="pct"/>
            <w:vAlign w:val="center"/>
          </w:tcPr>
          <w:p w14:paraId="5985E684" w14:textId="5189CA50" w:rsidR="00B16893" w:rsidRPr="008D7AEB" w:rsidRDefault="00B16893" w:rsidP="00563363">
            <w:pPr>
              <w:rPr>
                <w:rFonts w:cs="Arial"/>
                <w:b/>
                <w:sz w:val="18"/>
                <w:szCs w:val="18"/>
              </w:rPr>
            </w:pPr>
            <w:r w:rsidRPr="008D7AEB">
              <w:rPr>
                <w:rFonts w:cs="Arial"/>
                <w:b/>
                <w:sz w:val="18"/>
                <w:szCs w:val="18"/>
              </w:rPr>
              <w:t xml:space="preserve">List the Permits, Certificates, SafeWork NSW Approvals, required to </w:t>
            </w:r>
            <w:r w:rsidR="002574E9" w:rsidRPr="008D7AEB">
              <w:rPr>
                <w:rFonts w:cs="Arial"/>
                <w:b/>
                <w:sz w:val="18"/>
                <w:szCs w:val="18"/>
              </w:rPr>
              <w:t>complete</w:t>
            </w:r>
            <w:r w:rsidRPr="008D7AEB">
              <w:rPr>
                <w:rFonts w:cs="Arial"/>
                <w:b/>
                <w:sz w:val="18"/>
                <w:szCs w:val="18"/>
              </w:rPr>
              <w:t xml:space="preserve"> the work:</w:t>
            </w:r>
          </w:p>
        </w:tc>
        <w:tc>
          <w:tcPr>
            <w:tcW w:w="3065" w:type="pct"/>
            <w:gridSpan w:val="2"/>
            <w:vAlign w:val="center"/>
          </w:tcPr>
          <w:p w14:paraId="00E937AA" w14:textId="03118697" w:rsidR="00B16893" w:rsidRPr="008D7AEB" w:rsidRDefault="00351CA8" w:rsidP="00563363">
            <w:pPr>
              <w:rPr>
                <w:rFonts w:cs="Arial"/>
                <w:sz w:val="18"/>
                <w:szCs w:val="18"/>
              </w:rPr>
            </w:pPr>
            <w:r>
              <w:rPr>
                <w:rFonts w:cs="Arial"/>
                <w:szCs w:val="20"/>
              </w:rPr>
              <w:fldChar w:fldCharType="begin">
                <w:ffData>
                  <w:name w:val="Text75"/>
                  <w:enabled/>
                  <w:calcOnExit w:val="0"/>
                  <w:textInput/>
                </w:ffData>
              </w:fldChar>
            </w:r>
            <w:r>
              <w:rPr>
                <w:rFonts w:cs="Arial"/>
                <w:szCs w:val="20"/>
              </w:rPr>
              <w:instrText xml:space="preserve"> FORMTEXT </w:instrText>
            </w:r>
            <w:r>
              <w:rPr>
                <w:rFonts w:cs="Arial"/>
                <w:szCs w:val="20"/>
              </w:rPr>
            </w:r>
            <w:r>
              <w:rPr>
                <w:rFonts w:cs="Arial"/>
                <w:szCs w:val="20"/>
              </w:rPr>
              <w:fldChar w:fldCharType="separate"/>
            </w:r>
            <w:r w:rsidR="001231EB">
              <w:rPr>
                <w:rFonts w:cs="Arial"/>
                <w:noProof/>
                <w:szCs w:val="20"/>
              </w:rPr>
              <w:t> </w:t>
            </w:r>
            <w:r w:rsidR="001231EB">
              <w:rPr>
                <w:rFonts w:cs="Arial"/>
                <w:noProof/>
                <w:szCs w:val="20"/>
              </w:rPr>
              <w:t> </w:t>
            </w:r>
            <w:r w:rsidR="001231EB">
              <w:rPr>
                <w:rFonts w:cs="Arial"/>
                <w:noProof/>
                <w:szCs w:val="20"/>
              </w:rPr>
              <w:t> </w:t>
            </w:r>
            <w:r w:rsidR="001231EB">
              <w:rPr>
                <w:rFonts w:cs="Arial"/>
                <w:noProof/>
                <w:szCs w:val="20"/>
              </w:rPr>
              <w:t> </w:t>
            </w:r>
            <w:r w:rsidR="001231EB">
              <w:rPr>
                <w:rFonts w:cs="Arial"/>
                <w:noProof/>
                <w:szCs w:val="20"/>
              </w:rPr>
              <w:t> </w:t>
            </w:r>
            <w:r>
              <w:rPr>
                <w:rFonts w:cs="Arial"/>
                <w:szCs w:val="20"/>
              </w:rPr>
              <w:fldChar w:fldCharType="end"/>
            </w:r>
          </w:p>
        </w:tc>
      </w:tr>
      <w:tr w:rsidR="00B16893" w:rsidRPr="00F701DD" w14:paraId="4070BDB2" w14:textId="77777777" w:rsidTr="00563363">
        <w:trPr>
          <w:trHeight w:val="340"/>
        </w:trPr>
        <w:tc>
          <w:tcPr>
            <w:tcW w:w="1935" w:type="pct"/>
            <w:vAlign w:val="center"/>
          </w:tcPr>
          <w:p w14:paraId="0F8A60C9" w14:textId="77777777" w:rsidR="00B16893" w:rsidRPr="008D7AEB" w:rsidRDefault="00B16893" w:rsidP="00563363">
            <w:pPr>
              <w:rPr>
                <w:rFonts w:cs="Arial"/>
                <w:b/>
                <w:sz w:val="18"/>
                <w:szCs w:val="18"/>
              </w:rPr>
            </w:pPr>
            <w:r w:rsidRPr="008D7AEB">
              <w:rPr>
                <w:rFonts w:cs="Arial"/>
                <w:b/>
                <w:sz w:val="18"/>
                <w:szCs w:val="18"/>
              </w:rPr>
              <w:t>Relevant legislation:</w:t>
            </w:r>
          </w:p>
        </w:tc>
        <w:tc>
          <w:tcPr>
            <w:tcW w:w="3065" w:type="pct"/>
            <w:gridSpan w:val="2"/>
            <w:vAlign w:val="center"/>
          </w:tcPr>
          <w:p w14:paraId="5CF239DD" w14:textId="77777777" w:rsidR="00563363" w:rsidRDefault="00B16893" w:rsidP="00563363">
            <w:pPr>
              <w:rPr>
                <w:rFonts w:cs="Arial"/>
                <w:sz w:val="18"/>
                <w:szCs w:val="18"/>
              </w:rPr>
            </w:pPr>
            <w:r w:rsidRPr="008D7AEB">
              <w:rPr>
                <w:rFonts w:cs="Arial"/>
                <w:sz w:val="18"/>
                <w:szCs w:val="18"/>
              </w:rPr>
              <w:t>Work Health and Safety Act 2011 and Work Health and Safety Regulation 2017,</w:t>
            </w:r>
          </w:p>
          <w:p w14:paraId="4AAFB35B" w14:textId="33A1E696" w:rsidR="00B16893" w:rsidRDefault="00B16893" w:rsidP="00563363">
            <w:pPr>
              <w:rPr>
                <w:rFonts w:cs="Arial"/>
                <w:sz w:val="18"/>
                <w:szCs w:val="18"/>
              </w:rPr>
            </w:pPr>
            <w:r w:rsidRPr="008D7AEB">
              <w:rPr>
                <w:rFonts w:cs="Arial"/>
                <w:sz w:val="18"/>
                <w:szCs w:val="18"/>
              </w:rPr>
              <w:t xml:space="preserve">AS/NZS1337.1 Personal eye protection-Eye and face protectors for occupational applications (2010), AS/NZS 1269.3 Occupational Noise </w:t>
            </w:r>
            <w:proofErr w:type="gramStart"/>
            <w:r w:rsidRPr="008D7AEB">
              <w:rPr>
                <w:rFonts w:cs="Arial"/>
                <w:sz w:val="18"/>
                <w:szCs w:val="18"/>
              </w:rPr>
              <w:t>management</w:t>
            </w:r>
            <w:proofErr w:type="gramEnd"/>
            <w:r w:rsidRPr="008D7AEB">
              <w:rPr>
                <w:rFonts w:cs="Arial"/>
                <w:sz w:val="18"/>
                <w:szCs w:val="18"/>
              </w:rPr>
              <w:t xml:space="preserve">-Hearing protection program (2005), AS/NZS 1801 industrial safety helmets (1997), AS/NZS 2210.1 Safety, protective and occupational footwear-Guide to selection, care and use (2010) &amp; AS/NZS 2210.2 to 2210.9 Occupational protective footwear. </w:t>
            </w:r>
          </w:p>
          <w:p w14:paraId="6517D6CA" w14:textId="77777777" w:rsidR="00563363" w:rsidRPr="008D7AEB" w:rsidRDefault="00563363" w:rsidP="00563363">
            <w:pPr>
              <w:rPr>
                <w:rFonts w:cs="Arial"/>
                <w:sz w:val="18"/>
                <w:szCs w:val="18"/>
              </w:rPr>
            </w:pPr>
          </w:p>
          <w:p w14:paraId="51809252" w14:textId="77777777" w:rsidR="00B16893" w:rsidRPr="008D7AEB" w:rsidRDefault="00B16893" w:rsidP="00563363">
            <w:pPr>
              <w:rPr>
                <w:rFonts w:cs="Arial"/>
                <w:sz w:val="18"/>
                <w:szCs w:val="18"/>
              </w:rPr>
            </w:pPr>
            <w:r w:rsidRPr="008D7AEB">
              <w:rPr>
                <w:rFonts w:cs="Arial"/>
                <w:sz w:val="18"/>
                <w:szCs w:val="18"/>
              </w:rPr>
              <w:t>SafeWork NSW Codes of Practice</w:t>
            </w:r>
          </w:p>
          <w:p w14:paraId="4C7A374B" w14:textId="77777777" w:rsidR="00B16893" w:rsidRPr="008D7AEB" w:rsidRDefault="00B16893" w:rsidP="00563363">
            <w:pPr>
              <w:rPr>
                <w:rFonts w:cs="Arial"/>
                <w:sz w:val="18"/>
                <w:szCs w:val="18"/>
              </w:rPr>
            </w:pPr>
            <w:r w:rsidRPr="008D7AEB">
              <w:rPr>
                <w:rFonts w:cs="Arial"/>
                <w:sz w:val="18"/>
                <w:szCs w:val="18"/>
              </w:rPr>
              <w:t>Construction Work</w:t>
            </w:r>
          </w:p>
          <w:p w14:paraId="07A81A7B" w14:textId="77777777" w:rsidR="00B16893" w:rsidRPr="008D7AEB" w:rsidRDefault="00B16893" w:rsidP="00563363">
            <w:pPr>
              <w:rPr>
                <w:rFonts w:cs="Arial"/>
                <w:sz w:val="18"/>
                <w:szCs w:val="18"/>
              </w:rPr>
            </w:pPr>
            <w:r w:rsidRPr="008D7AEB">
              <w:rPr>
                <w:rFonts w:cs="Arial"/>
                <w:sz w:val="18"/>
                <w:szCs w:val="18"/>
              </w:rPr>
              <w:t>Managing the risk of falls</w:t>
            </w:r>
          </w:p>
          <w:p w14:paraId="570C992E" w14:textId="77777777" w:rsidR="00B16893" w:rsidRPr="008D7AEB" w:rsidRDefault="00B16893" w:rsidP="00563363">
            <w:pPr>
              <w:rPr>
                <w:rFonts w:cs="Arial"/>
                <w:sz w:val="18"/>
                <w:szCs w:val="18"/>
              </w:rPr>
            </w:pPr>
            <w:r w:rsidRPr="008D7AEB">
              <w:rPr>
                <w:rFonts w:cs="Arial"/>
                <w:sz w:val="18"/>
                <w:szCs w:val="18"/>
              </w:rPr>
              <w:t>Work Health and Safety Consultation, Co-operation and Co-ordination</w:t>
            </w:r>
          </w:p>
          <w:p w14:paraId="195D51E7" w14:textId="77777777" w:rsidR="00B16893" w:rsidRPr="008D7AEB" w:rsidRDefault="00B16893" w:rsidP="00563363">
            <w:pPr>
              <w:rPr>
                <w:rFonts w:cs="Arial"/>
                <w:sz w:val="18"/>
                <w:szCs w:val="18"/>
              </w:rPr>
            </w:pPr>
            <w:r w:rsidRPr="008D7AEB">
              <w:rPr>
                <w:rFonts w:cs="Arial"/>
                <w:sz w:val="18"/>
                <w:szCs w:val="18"/>
              </w:rPr>
              <w:t>Managing the Work Environment and Facilities</w:t>
            </w:r>
          </w:p>
          <w:p w14:paraId="2C1BDCBE" w14:textId="77777777" w:rsidR="00B16893" w:rsidRPr="008D7AEB" w:rsidRDefault="00B16893" w:rsidP="00563363">
            <w:pPr>
              <w:rPr>
                <w:rFonts w:cs="Arial"/>
                <w:sz w:val="18"/>
                <w:szCs w:val="18"/>
              </w:rPr>
            </w:pPr>
            <w:r w:rsidRPr="008D7AEB">
              <w:rPr>
                <w:rFonts w:cs="Arial"/>
                <w:sz w:val="18"/>
                <w:szCs w:val="18"/>
              </w:rPr>
              <w:t>First Aid in the Workplace</w:t>
            </w:r>
          </w:p>
          <w:p w14:paraId="43F025FD" w14:textId="77777777" w:rsidR="00B16893" w:rsidRPr="008D7AEB" w:rsidRDefault="00B16893" w:rsidP="00563363">
            <w:pPr>
              <w:rPr>
                <w:rFonts w:cs="Arial"/>
                <w:sz w:val="18"/>
                <w:szCs w:val="18"/>
              </w:rPr>
            </w:pPr>
            <w:r w:rsidRPr="008D7AEB">
              <w:rPr>
                <w:rFonts w:cs="Arial"/>
                <w:sz w:val="18"/>
                <w:szCs w:val="18"/>
              </w:rPr>
              <w:t xml:space="preserve">Hazardous Manual Tasks </w:t>
            </w:r>
          </w:p>
          <w:p w14:paraId="6EEE20E4" w14:textId="77777777" w:rsidR="00B16893" w:rsidRPr="008D7AEB" w:rsidRDefault="00B16893" w:rsidP="00563363">
            <w:pPr>
              <w:rPr>
                <w:rFonts w:cs="Arial"/>
                <w:sz w:val="18"/>
                <w:szCs w:val="18"/>
              </w:rPr>
            </w:pPr>
            <w:r w:rsidRPr="008D7AEB">
              <w:rPr>
                <w:rFonts w:cs="Arial"/>
                <w:sz w:val="18"/>
                <w:szCs w:val="18"/>
              </w:rPr>
              <w:t>How to Manage Work Health and Safety Risks</w:t>
            </w:r>
          </w:p>
        </w:tc>
      </w:tr>
      <w:tr w:rsidR="00B16893" w:rsidRPr="00F701DD" w14:paraId="11CE188F" w14:textId="77777777" w:rsidTr="00563363">
        <w:trPr>
          <w:trHeight w:val="340"/>
        </w:trPr>
        <w:tc>
          <w:tcPr>
            <w:tcW w:w="1935" w:type="pct"/>
            <w:vAlign w:val="center"/>
          </w:tcPr>
          <w:p w14:paraId="402A1AAC" w14:textId="77777777" w:rsidR="00B16893" w:rsidRPr="008D7AEB" w:rsidRDefault="00B16893" w:rsidP="00563363">
            <w:pPr>
              <w:rPr>
                <w:rFonts w:cs="Arial"/>
                <w:b/>
                <w:sz w:val="18"/>
                <w:szCs w:val="18"/>
              </w:rPr>
            </w:pPr>
            <w:r w:rsidRPr="008D7AEB">
              <w:rPr>
                <w:rFonts w:cs="Arial"/>
                <w:b/>
                <w:sz w:val="18"/>
                <w:szCs w:val="18"/>
              </w:rPr>
              <w:t>List the plant / equipment that will be used on site:</w:t>
            </w:r>
          </w:p>
        </w:tc>
        <w:tc>
          <w:tcPr>
            <w:tcW w:w="3065" w:type="pct"/>
            <w:gridSpan w:val="2"/>
            <w:vAlign w:val="center"/>
          </w:tcPr>
          <w:p w14:paraId="2A4E1D7D" w14:textId="0A6D2DA8" w:rsidR="00B16893" w:rsidRPr="008D7AEB" w:rsidRDefault="00B16893" w:rsidP="00563363">
            <w:pPr>
              <w:rPr>
                <w:rFonts w:cs="Arial"/>
                <w:sz w:val="18"/>
                <w:szCs w:val="18"/>
              </w:rPr>
            </w:pPr>
            <w:r>
              <w:rPr>
                <w:rFonts w:cs="Arial"/>
                <w:sz w:val="18"/>
                <w:szCs w:val="18"/>
              </w:rPr>
              <w:t xml:space="preserve">Ladders and </w:t>
            </w:r>
            <w:r w:rsidR="00565419">
              <w:rPr>
                <w:rFonts w:cs="Arial"/>
                <w:sz w:val="18"/>
                <w:szCs w:val="18"/>
              </w:rPr>
              <w:t>power tools</w:t>
            </w:r>
            <w:r w:rsidR="00351CA8">
              <w:rPr>
                <w:rFonts w:cs="Arial"/>
                <w:szCs w:val="20"/>
              </w:rPr>
              <w:fldChar w:fldCharType="begin">
                <w:ffData>
                  <w:name w:val="Text75"/>
                  <w:enabled/>
                  <w:calcOnExit w:val="0"/>
                  <w:textInput/>
                </w:ffData>
              </w:fldChar>
            </w:r>
            <w:r w:rsidR="00351CA8">
              <w:rPr>
                <w:rFonts w:cs="Arial"/>
                <w:szCs w:val="20"/>
              </w:rPr>
              <w:instrText xml:space="preserve"> FORMTEXT </w:instrText>
            </w:r>
            <w:r w:rsidR="00351CA8">
              <w:rPr>
                <w:rFonts w:cs="Arial"/>
                <w:szCs w:val="20"/>
              </w:rPr>
            </w:r>
            <w:r w:rsidR="00351CA8">
              <w:rPr>
                <w:rFonts w:cs="Arial"/>
                <w:szCs w:val="20"/>
              </w:rPr>
              <w:fldChar w:fldCharType="separate"/>
            </w:r>
            <w:r w:rsidR="001231EB">
              <w:rPr>
                <w:rFonts w:cs="Arial"/>
                <w:noProof/>
                <w:szCs w:val="20"/>
              </w:rPr>
              <w:t> </w:t>
            </w:r>
            <w:r w:rsidR="001231EB">
              <w:rPr>
                <w:rFonts w:cs="Arial"/>
                <w:noProof/>
                <w:szCs w:val="20"/>
              </w:rPr>
              <w:t> </w:t>
            </w:r>
            <w:r w:rsidR="001231EB">
              <w:rPr>
                <w:rFonts w:cs="Arial"/>
                <w:noProof/>
                <w:szCs w:val="20"/>
              </w:rPr>
              <w:t> </w:t>
            </w:r>
            <w:r w:rsidR="001231EB">
              <w:rPr>
                <w:rFonts w:cs="Arial"/>
                <w:noProof/>
                <w:szCs w:val="20"/>
              </w:rPr>
              <w:t> </w:t>
            </w:r>
            <w:r w:rsidR="001231EB">
              <w:rPr>
                <w:rFonts w:cs="Arial"/>
                <w:noProof/>
                <w:szCs w:val="20"/>
              </w:rPr>
              <w:t> </w:t>
            </w:r>
            <w:r w:rsidR="00351CA8">
              <w:rPr>
                <w:rFonts w:cs="Arial"/>
                <w:szCs w:val="20"/>
              </w:rPr>
              <w:fldChar w:fldCharType="end"/>
            </w:r>
          </w:p>
        </w:tc>
      </w:tr>
      <w:tr w:rsidR="00B16893" w:rsidRPr="00F701DD" w14:paraId="2AEE0371" w14:textId="77777777" w:rsidTr="00563363">
        <w:trPr>
          <w:trHeight w:val="340"/>
        </w:trPr>
        <w:tc>
          <w:tcPr>
            <w:tcW w:w="1935" w:type="pct"/>
            <w:vAlign w:val="center"/>
          </w:tcPr>
          <w:p w14:paraId="2A90D8C1" w14:textId="77777777" w:rsidR="00B16893" w:rsidRPr="008D7AEB" w:rsidRDefault="00B16893" w:rsidP="00563363">
            <w:pPr>
              <w:rPr>
                <w:rFonts w:cs="Arial"/>
                <w:b/>
                <w:sz w:val="18"/>
                <w:szCs w:val="18"/>
              </w:rPr>
            </w:pPr>
            <w:r w:rsidRPr="008D7AEB">
              <w:rPr>
                <w:rFonts w:cs="Arial"/>
                <w:b/>
                <w:sz w:val="18"/>
                <w:szCs w:val="18"/>
              </w:rPr>
              <w:t>List maintenance checks for plant &amp; equipment:</w:t>
            </w:r>
          </w:p>
        </w:tc>
        <w:tc>
          <w:tcPr>
            <w:tcW w:w="3065" w:type="pct"/>
            <w:gridSpan w:val="2"/>
            <w:vAlign w:val="center"/>
          </w:tcPr>
          <w:p w14:paraId="11D81D70" w14:textId="77777777" w:rsidR="00B16893" w:rsidRPr="008D7AEB" w:rsidRDefault="00B16893" w:rsidP="00563363">
            <w:pPr>
              <w:rPr>
                <w:rFonts w:cs="Arial"/>
                <w:sz w:val="18"/>
                <w:szCs w:val="18"/>
              </w:rPr>
            </w:pPr>
            <w:r>
              <w:rPr>
                <w:rFonts w:cs="Arial"/>
                <w:sz w:val="18"/>
                <w:szCs w:val="18"/>
              </w:rPr>
              <w:t>Daily pre-start checks, maintenance as per manufacturers guidelines</w:t>
            </w:r>
          </w:p>
        </w:tc>
      </w:tr>
      <w:tr w:rsidR="00B16893" w:rsidRPr="00F701DD" w14:paraId="02871281" w14:textId="77777777" w:rsidTr="00563363">
        <w:trPr>
          <w:trHeight w:val="340"/>
        </w:trPr>
        <w:tc>
          <w:tcPr>
            <w:tcW w:w="1935" w:type="pct"/>
            <w:vAlign w:val="center"/>
          </w:tcPr>
          <w:p w14:paraId="0806D0E8" w14:textId="77777777" w:rsidR="00B16893" w:rsidRPr="008D7AEB" w:rsidRDefault="00B16893" w:rsidP="00563363">
            <w:pPr>
              <w:rPr>
                <w:rFonts w:cs="Arial"/>
                <w:b/>
                <w:sz w:val="18"/>
                <w:szCs w:val="18"/>
              </w:rPr>
            </w:pPr>
            <w:r w:rsidRPr="008D7AEB">
              <w:rPr>
                <w:rFonts w:cs="Arial"/>
                <w:b/>
                <w:sz w:val="18"/>
                <w:szCs w:val="18"/>
              </w:rPr>
              <w:t>Frequency of site/workplace inspections:</w:t>
            </w:r>
          </w:p>
          <w:p w14:paraId="0889195E" w14:textId="77777777" w:rsidR="00B16893" w:rsidRPr="008D7AEB" w:rsidRDefault="00B16893" w:rsidP="00563363">
            <w:pPr>
              <w:rPr>
                <w:rFonts w:cs="Arial"/>
                <w:b/>
                <w:sz w:val="18"/>
                <w:szCs w:val="18"/>
              </w:rPr>
            </w:pPr>
            <w:r w:rsidRPr="008D7AEB">
              <w:rPr>
                <w:rFonts w:cs="Arial"/>
                <w:b/>
                <w:sz w:val="18"/>
                <w:szCs w:val="18"/>
              </w:rPr>
              <w:t>Site Inspections will be completed by:</w:t>
            </w:r>
          </w:p>
        </w:tc>
        <w:tc>
          <w:tcPr>
            <w:tcW w:w="3065" w:type="pct"/>
            <w:gridSpan w:val="2"/>
            <w:vAlign w:val="center"/>
          </w:tcPr>
          <w:p w14:paraId="0E9EF0C3" w14:textId="77777777" w:rsidR="00B16893" w:rsidRPr="008D7AEB" w:rsidRDefault="00B16893" w:rsidP="00563363">
            <w:pPr>
              <w:rPr>
                <w:rFonts w:cs="Arial"/>
                <w:sz w:val="18"/>
                <w:szCs w:val="18"/>
              </w:rPr>
            </w:pPr>
            <w:r w:rsidRPr="008D7AEB">
              <w:rPr>
                <w:rFonts w:cs="Arial"/>
                <w:sz w:val="18"/>
                <w:szCs w:val="18"/>
              </w:rPr>
              <w:t>Daily site inspections</w:t>
            </w:r>
            <w:r>
              <w:rPr>
                <w:rFonts w:cs="Arial"/>
                <w:sz w:val="18"/>
                <w:szCs w:val="18"/>
              </w:rPr>
              <w:t xml:space="preserve"> &amp; job completion inspections</w:t>
            </w:r>
            <w:r w:rsidRPr="008D7AEB">
              <w:rPr>
                <w:rFonts w:cs="Arial"/>
                <w:sz w:val="18"/>
                <w:szCs w:val="18"/>
              </w:rPr>
              <w:t xml:space="preserve"> to be completed by Site Supervisor</w:t>
            </w:r>
            <w:r>
              <w:rPr>
                <w:rFonts w:cs="Arial"/>
                <w:sz w:val="18"/>
                <w:szCs w:val="18"/>
              </w:rPr>
              <w:t>.</w:t>
            </w:r>
          </w:p>
        </w:tc>
      </w:tr>
      <w:tr w:rsidR="00B16893" w:rsidRPr="00F701DD" w14:paraId="63A61D9F" w14:textId="77777777" w:rsidTr="00563363">
        <w:trPr>
          <w:trHeight w:val="340"/>
        </w:trPr>
        <w:tc>
          <w:tcPr>
            <w:tcW w:w="1935" w:type="pct"/>
            <w:vAlign w:val="center"/>
          </w:tcPr>
          <w:p w14:paraId="12DD920B" w14:textId="77777777" w:rsidR="00B16893" w:rsidRPr="008D7AEB" w:rsidRDefault="00B16893" w:rsidP="00563363">
            <w:pPr>
              <w:rPr>
                <w:rFonts w:cs="Arial"/>
                <w:b/>
                <w:sz w:val="18"/>
                <w:szCs w:val="18"/>
              </w:rPr>
            </w:pPr>
            <w:r w:rsidRPr="008D7AEB">
              <w:rPr>
                <w:rFonts w:cs="Arial"/>
                <w:b/>
                <w:sz w:val="18"/>
                <w:szCs w:val="18"/>
              </w:rPr>
              <w:t>Hazardous Substances:</w:t>
            </w:r>
          </w:p>
        </w:tc>
        <w:tc>
          <w:tcPr>
            <w:tcW w:w="3065" w:type="pct"/>
            <w:gridSpan w:val="2"/>
            <w:vAlign w:val="center"/>
          </w:tcPr>
          <w:p w14:paraId="593865CC" w14:textId="0F1727D5" w:rsidR="00B16893" w:rsidRPr="008D7AEB" w:rsidRDefault="00B16893" w:rsidP="00563363">
            <w:pPr>
              <w:rPr>
                <w:rFonts w:cs="Arial"/>
                <w:sz w:val="18"/>
                <w:szCs w:val="18"/>
              </w:rPr>
            </w:pPr>
            <w:r w:rsidRPr="00AB2FCD">
              <w:rPr>
                <w:rFonts w:cs="Arial"/>
                <w:sz w:val="18"/>
                <w:szCs w:val="18"/>
              </w:rPr>
              <w:t xml:space="preserve">Chemicals and glues </w:t>
            </w:r>
            <w:r w:rsidR="00565419">
              <w:rPr>
                <w:rFonts w:cs="Arial"/>
                <w:sz w:val="18"/>
                <w:szCs w:val="18"/>
              </w:rPr>
              <w:t>for installing cladding</w:t>
            </w:r>
          </w:p>
        </w:tc>
      </w:tr>
    </w:tbl>
    <w:p w14:paraId="1BF99D2C" w14:textId="77777777" w:rsidR="002574E9" w:rsidRPr="00563363" w:rsidRDefault="002574E9" w:rsidP="002574E9">
      <w:pPr>
        <w:rPr>
          <w:szCs w:val="20"/>
        </w:rPr>
      </w:pPr>
    </w:p>
    <w:p w14:paraId="76CB46C8" w14:textId="2E23517B" w:rsidR="00B16893" w:rsidRPr="00563363" w:rsidRDefault="00B16893" w:rsidP="00B16893">
      <w:pPr>
        <w:jc w:val="center"/>
        <w:outlineLvl w:val="0"/>
        <w:rPr>
          <w:rFonts w:cs="Arial"/>
          <w:b/>
          <w:szCs w:val="20"/>
        </w:rPr>
      </w:pPr>
      <w:r w:rsidRPr="00563363">
        <w:rPr>
          <w:rFonts w:cs="Arial"/>
          <w:b/>
          <w:szCs w:val="20"/>
          <w:u w:val="single"/>
        </w:rPr>
        <w:t>Sign Off and Approvals</w:t>
      </w:r>
    </w:p>
    <w:p w14:paraId="6F6767AE" w14:textId="77777777" w:rsidR="00B16893" w:rsidRPr="00563363" w:rsidRDefault="00B16893" w:rsidP="00B16893">
      <w:pPr>
        <w:rPr>
          <w:rFonts w:cs="Arial"/>
          <w:b/>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997"/>
        <w:gridCol w:w="6997"/>
      </w:tblGrid>
      <w:tr w:rsidR="00B16893" w:rsidRPr="006E1DCC" w14:paraId="6C250838" w14:textId="77777777" w:rsidTr="00C3477D">
        <w:tc>
          <w:tcPr>
            <w:tcW w:w="5000" w:type="pct"/>
            <w:gridSpan w:val="2"/>
          </w:tcPr>
          <w:p w14:paraId="6D017652" w14:textId="77777777" w:rsidR="00B16893" w:rsidRPr="006E1DCC" w:rsidRDefault="00B16893" w:rsidP="00C3477D">
            <w:pPr>
              <w:pStyle w:val="BodyText3"/>
              <w:spacing w:before="60" w:after="60"/>
              <w:rPr>
                <w:rFonts w:ascii="Arial" w:hAnsi="Arial" w:cs="Arial"/>
                <w:sz w:val="18"/>
              </w:rPr>
            </w:pPr>
            <w:r w:rsidRPr="006E1DCC">
              <w:rPr>
                <w:rFonts w:ascii="Arial" w:hAnsi="Arial" w:cs="Arial"/>
                <w:sz w:val="18"/>
              </w:rPr>
              <w:t>Person responsible for site supervision of the work, inspecting and approving work areas, approval of and compliance with SWMS, protective measures, plant, equipment:</w:t>
            </w:r>
          </w:p>
        </w:tc>
      </w:tr>
      <w:tr w:rsidR="00B16893" w:rsidRPr="006E1DCC" w14:paraId="5063E759" w14:textId="77777777" w:rsidTr="00C3477D">
        <w:trPr>
          <w:trHeight w:val="473"/>
        </w:trPr>
        <w:tc>
          <w:tcPr>
            <w:tcW w:w="2500" w:type="pct"/>
            <w:vAlign w:val="center"/>
          </w:tcPr>
          <w:p w14:paraId="63B943DA" w14:textId="26BD9CAB" w:rsidR="00B16893" w:rsidRPr="006E1DCC" w:rsidRDefault="00B16893" w:rsidP="00C3477D">
            <w:pPr>
              <w:pStyle w:val="BodyText3"/>
              <w:spacing w:before="60" w:after="60"/>
              <w:rPr>
                <w:rFonts w:ascii="Arial" w:hAnsi="Arial" w:cs="Arial"/>
                <w:b/>
                <w:sz w:val="18"/>
              </w:rPr>
            </w:pPr>
            <w:r w:rsidRPr="006E1DCC">
              <w:rPr>
                <w:rFonts w:ascii="Arial" w:hAnsi="Arial" w:cs="Arial"/>
                <w:b/>
                <w:sz w:val="18"/>
              </w:rPr>
              <w:t>Name and position:</w:t>
            </w:r>
            <w:r>
              <w:rPr>
                <w:rFonts w:ascii="Arial" w:hAnsi="Arial" w:cs="Arial"/>
                <w:b/>
                <w:sz w:val="18"/>
              </w:rPr>
              <w:t xml:space="preserve"> </w:t>
            </w:r>
            <w:ins w:id="322" w:author="Alan Richardson" w:date="2026-02-09T16:54:00Z" w16du:dateUtc="2026-02-09T05:54:00Z">
              <w:r w:rsidR="00AA73D9" w:rsidRPr="00AA73D9">
                <w:rPr>
                  <w:rFonts w:ascii="Arial" w:hAnsi="Arial" w:cs="Arial"/>
                  <w:sz w:val="18"/>
                </w:rPr>
                <w:t>Paul (</w:t>
              </w:r>
              <w:proofErr w:type="spellStart"/>
              <w:r w:rsidR="00AA73D9" w:rsidRPr="00AA73D9">
                <w:rPr>
                  <w:rFonts w:ascii="Arial" w:hAnsi="Arial" w:cs="Arial"/>
                  <w:sz w:val="18"/>
                </w:rPr>
                <w:t>Killark</w:t>
              </w:r>
              <w:proofErr w:type="spellEnd"/>
              <w:r w:rsidR="00AA73D9" w:rsidRPr="00AA73D9">
                <w:rPr>
                  <w:rFonts w:ascii="Arial" w:hAnsi="Arial" w:cs="Arial"/>
                  <w:sz w:val="18"/>
                </w:rPr>
                <w:t xml:space="preserve"> Supervisor)</w:t>
              </w:r>
            </w:ins>
            <w:del w:id="323" w:author="Alan Richardson" w:date="2026-02-09T16:54:00Z" w16du:dateUtc="2026-02-09T05:54:00Z">
              <w:r w:rsidDel="00AA73D9">
                <w:rPr>
                  <w:rFonts w:ascii="Arial" w:hAnsi="Arial" w:cs="Arial"/>
                  <w:sz w:val="18"/>
                </w:rPr>
                <w:fldChar w:fldCharType="begin">
                  <w:ffData>
                    <w:name w:val="Text54"/>
                    <w:enabled/>
                    <w:calcOnExit w:val="0"/>
                    <w:textInput/>
                  </w:ffData>
                </w:fldChar>
              </w:r>
              <w:bookmarkStart w:id="324" w:name="Text54"/>
              <w:r w:rsidDel="00AA73D9">
                <w:rPr>
                  <w:rFonts w:ascii="Arial" w:hAnsi="Arial" w:cs="Arial"/>
                  <w:sz w:val="18"/>
                </w:rPr>
                <w:delInstrText xml:space="preserve"> FORMTEXT </w:delInstrText>
              </w:r>
              <w:r w:rsidDel="00AA73D9">
                <w:rPr>
                  <w:rFonts w:ascii="Arial" w:hAnsi="Arial" w:cs="Arial"/>
                  <w:sz w:val="18"/>
                </w:rPr>
              </w:r>
              <w:r w:rsidDel="00AA73D9">
                <w:rPr>
                  <w:rFonts w:ascii="Arial" w:hAnsi="Arial" w:cs="Arial"/>
                  <w:sz w:val="18"/>
                </w:rPr>
                <w:fldChar w:fldCharType="separate"/>
              </w:r>
              <w:r w:rsidR="001231EB" w:rsidDel="00AA73D9">
                <w:rPr>
                  <w:rFonts w:ascii="Arial" w:hAnsi="Arial" w:cs="Arial"/>
                  <w:noProof/>
                  <w:sz w:val="18"/>
                </w:rPr>
                <w:delText> </w:delText>
              </w:r>
              <w:r w:rsidR="001231EB" w:rsidDel="00AA73D9">
                <w:rPr>
                  <w:rFonts w:ascii="Arial" w:hAnsi="Arial" w:cs="Arial"/>
                  <w:noProof/>
                  <w:sz w:val="18"/>
                </w:rPr>
                <w:delText> </w:delText>
              </w:r>
              <w:r w:rsidR="001231EB" w:rsidDel="00AA73D9">
                <w:rPr>
                  <w:rFonts w:ascii="Arial" w:hAnsi="Arial" w:cs="Arial"/>
                  <w:noProof/>
                  <w:sz w:val="18"/>
                </w:rPr>
                <w:delText> </w:delText>
              </w:r>
              <w:r w:rsidR="001231EB" w:rsidDel="00AA73D9">
                <w:rPr>
                  <w:rFonts w:ascii="Arial" w:hAnsi="Arial" w:cs="Arial"/>
                  <w:noProof/>
                  <w:sz w:val="18"/>
                </w:rPr>
                <w:delText> </w:delText>
              </w:r>
              <w:r w:rsidR="001231EB" w:rsidDel="00AA73D9">
                <w:rPr>
                  <w:rFonts w:ascii="Arial" w:hAnsi="Arial" w:cs="Arial"/>
                  <w:noProof/>
                  <w:sz w:val="18"/>
                </w:rPr>
                <w:delText> </w:delText>
              </w:r>
              <w:r w:rsidDel="00AA73D9">
                <w:rPr>
                  <w:rFonts w:ascii="Arial" w:hAnsi="Arial" w:cs="Arial"/>
                  <w:sz w:val="18"/>
                </w:rPr>
                <w:fldChar w:fldCharType="end"/>
              </w:r>
            </w:del>
            <w:bookmarkEnd w:id="324"/>
          </w:p>
        </w:tc>
        <w:tc>
          <w:tcPr>
            <w:tcW w:w="2500" w:type="pct"/>
            <w:vAlign w:val="center"/>
          </w:tcPr>
          <w:p w14:paraId="556CF79B" w14:textId="77777777" w:rsidR="00B16893" w:rsidRPr="006E1DCC" w:rsidRDefault="00B16893" w:rsidP="00C3477D">
            <w:pPr>
              <w:pStyle w:val="BodyText3"/>
              <w:spacing w:before="60" w:after="60"/>
              <w:rPr>
                <w:rFonts w:ascii="Arial" w:hAnsi="Arial" w:cs="Arial"/>
                <w:b/>
                <w:sz w:val="18"/>
              </w:rPr>
            </w:pPr>
            <w:r w:rsidRPr="006E1DCC">
              <w:rPr>
                <w:rFonts w:ascii="Arial" w:hAnsi="Arial" w:cs="Arial"/>
                <w:b/>
                <w:sz w:val="18"/>
              </w:rPr>
              <w:t>Signature:</w:t>
            </w:r>
          </w:p>
        </w:tc>
      </w:tr>
      <w:tr w:rsidR="00B16893" w:rsidRPr="006E1DCC" w14:paraId="0F9128D7" w14:textId="77777777" w:rsidTr="00C3477D">
        <w:trPr>
          <w:trHeight w:val="67"/>
        </w:trPr>
        <w:tc>
          <w:tcPr>
            <w:tcW w:w="2500" w:type="pct"/>
            <w:vAlign w:val="center"/>
          </w:tcPr>
          <w:p w14:paraId="23AF2CB5" w14:textId="77777777" w:rsidR="00B16893" w:rsidRPr="006E1DCC" w:rsidRDefault="00B16893" w:rsidP="00C3477D">
            <w:pPr>
              <w:pStyle w:val="BodyText3"/>
              <w:spacing w:before="60" w:after="60"/>
              <w:rPr>
                <w:rFonts w:ascii="Arial" w:hAnsi="Arial" w:cs="Arial"/>
                <w:sz w:val="18"/>
              </w:rPr>
            </w:pPr>
            <w:r w:rsidRPr="006E1DCC">
              <w:rPr>
                <w:rFonts w:ascii="Arial" w:hAnsi="Arial" w:cs="Arial"/>
                <w:b/>
                <w:sz w:val="18"/>
                <w:szCs w:val="20"/>
              </w:rPr>
              <w:t xml:space="preserve">SWMS Prepared by: </w:t>
            </w:r>
            <w:r w:rsidRPr="006E1DCC">
              <w:rPr>
                <w:rFonts w:ascii="Arial" w:hAnsi="Arial" w:cs="Arial"/>
                <w:sz w:val="18"/>
                <w:szCs w:val="20"/>
              </w:rPr>
              <w:t>Ben Knox – Compliance OH&amp;S</w:t>
            </w:r>
          </w:p>
        </w:tc>
        <w:tc>
          <w:tcPr>
            <w:tcW w:w="2500" w:type="pct"/>
            <w:vAlign w:val="center"/>
          </w:tcPr>
          <w:p w14:paraId="1252DA66" w14:textId="77777777" w:rsidR="00B16893" w:rsidRPr="006E1DCC" w:rsidRDefault="00B16893" w:rsidP="00C3477D">
            <w:pPr>
              <w:pStyle w:val="BodyText3"/>
              <w:spacing w:before="60" w:after="60"/>
              <w:rPr>
                <w:rFonts w:ascii="Arial" w:hAnsi="Arial" w:cs="Arial"/>
                <w:sz w:val="18"/>
              </w:rPr>
            </w:pPr>
            <w:r>
              <w:rPr>
                <w:rFonts w:ascii="Arial" w:hAnsi="Arial" w:cs="Arial"/>
                <w:b/>
                <w:sz w:val="18"/>
              </w:rPr>
              <w:t>S</w:t>
            </w:r>
            <w:r w:rsidRPr="006E1DCC">
              <w:rPr>
                <w:rFonts w:ascii="Arial" w:hAnsi="Arial" w:cs="Arial"/>
                <w:b/>
                <w:sz w:val="18"/>
              </w:rPr>
              <w:t>ignature:</w:t>
            </w:r>
            <w:r>
              <w:rPr>
                <w:rFonts w:ascii="Arial" w:hAnsi="Arial" w:cs="Arial"/>
                <w:b/>
                <w:sz w:val="18"/>
              </w:rPr>
              <w:t xml:space="preserve">        </w:t>
            </w:r>
            <w:r>
              <w:rPr>
                <w:noProof/>
                <w:lang w:val="en-GB" w:eastAsia="en-GB"/>
              </w:rPr>
              <w:drawing>
                <wp:inline distT="0" distB="0" distL="0" distR="0" wp14:anchorId="75781E0B" wp14:editId="1C2583CF">
                  <wp:extent cx="671597" cy="271006"/>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94306" cy="280170"/>
                          </a:xfrm>
                          <a:prstGeom prst="rect">
                            <a:avLst/>
                          </a:prstGeom>
                          <a:noFill/>
                          <a:ln>
                            <a:noFill/>
                          </a:ln>
                        </pic:spPr>
                      </pic:pic>
                    </a:graphicData>
                  </a:graphic>
                </wp:inline>
              </w:drawing>
            </w:r>
          </w:p>
        </w:tc>
      </w:tr>
    </w:tbl>
    <w:p w14:paraId="4ED872E8" w14:textId="77777777" w:rsidR="00B16893" w:rsidRDefault="00B16893" w:rsidP="00B16893"/>
    <w:p w14:paraId="08C9002D" w14:textId="22187978" w:rsidR="002574E9" w:rsidRDefault="002574E9" w:rsidP="00B16893"/>
    <w:p w14:paraId="1FF8B023" w14:textId="77777777" w:rsidR="002574E9" w:rsidRPr="00C90BFA" w:rsidRDefault="002574E9" w:rsidP="00B16893"/>
    <w:tbl>
      <w:tblPr>
        <w:tblW w:w="499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12"/>
        <w:gridCol w:w="6059"/>
        <w:gridCol w:w="1427"/>
        <w:gridCol w:w="1401"/>
        <w:gridCol w:w="1466"/>
        <w:gridCol w:w="1323"/>
      </w:tblGrid>
      <w:tr w:rsidR="00250448" w:rsidRPr="00F33724" w14:paraId="2666CC8C" w14:textId="77777777" w:rsidTr="00466984">
        <w:trPr>
          <w:trHeight w:val="309"/>
        </w:trPr>
        <w:tc>
          <w:tcPr>
            <w:tcW w:w="829" w:type="pct"/>
            <w:vMerge w:val="restart"/>
            <w:shd w:val="clear" w:color="auto" w:fill="A0A0A0"/>
            <w:vAlign w:val="center"/>
          </w:tcPr>
          <w:p w14:paraId="7EE9608D" w14:textId="77777777" w:rsidR="00250448" w:rsidRPr="00F33724" w:rsidRDefault="00250448" w:rsidP="00466984">
            <w:pPr>
              <w:spacing w:before="40" w:after="40"/>
              <w:ind w:right="-62"/>
              <w:jc w:val="center"/>
              <w:rPr>
                <w:rFonts w:cs="Arial"/>
                <w:b/>
                <w:szCs w:val="20"/>
              </w:rPr>
            </w:pPr>
            <w:r w:rsidRPr="00F33724">
              <w:rPr>
                <w:rFonts w:cs="Arial"/>
                <w:b/>
                <w:szCs w:val="20"/>
              </w:rPr>
              <w:t>Risk Level</w:t>
            </w:r>
          </w:p>
        </w:tc>
        <w:tc>
          <w:tcPr>
            <w:tcW w:w="2168" w:type="pct"/>
            <w:vMerge w:val="restart"/>
            <w:shd w:val="clear" w:color="auto" w:fill="A0A0A0"/>
            <w:vAlign w:val="center"/>
          </w:tcPr>
          <w:p w14:paraId="5A2A0A44" w14:textId="77777777" w:rsidR="00250448" w:rsidRPr="00F33724" w:rsidRDefault="00250448" w:rsidP="00466984">
            <w:pPr>
              <w:spacing w:before="40" w:after="40"/>
              <w:jc w:val="center"/>
              <w:rPr>
                <w:rFonts w:cs="Arial"/>
                <w:b/>
                <w:szCs w:val="20"/>
              </w:rPr>
            </w:pPr>
            <w:r w:rsidRPr="00F33724">
              <w:rPr>
                <w:rFonts w:cs="Arial"/>
                <w:b/>
                <w:szCs w:val="20"/>
              </w:rPr>
              <w:t>Description of consequence or impact</w:t>
            </w:r>
          </w:p>
        </w:tc>
        <w:tc>
          <w:tcPr>
            <w:tcW w:w="499" w:type="pct"/>
            <w:vMerge w:val="restart"/>
            <w:shd w:val="clear" w:color="auto" w:fill="A0A0A0"/>
            <w:vAlign w:val="center"/>
          </w:tcPr>
          <w:p w14:paraId="19D8B516" w14:textId="77777777" w:rsidR="00250448" w:rsidRPr="00F33724" w:rsidRDefault="00250448" w:rsidP="00466984">
            <w:pPr>
              <w:spacing w:before="40" w:after="40"/>
              <w:ind w:left="-101" w:right="-67"/>
              <w:jc w:val="center"/>
              <w:rPr>
                <w:rFonts w:cs="Arial"/>
                <w:b/>
                <w:szCs w:val="20"/>
              </w:rPr>
            </w:pPr>
            <w:r w:rsidRPr="00F33724">
              <w:rPr>
                <w:rFonts w:cs="Arial"/>
                <w:b/>
                <w:szCs w:val="20"/>
              </w:rPr>
              <w:t>Consequence</w:t>
            </w:r>
          </w:p>
        </w:tc>
        <w:tc>
          <w:tcPr>
            <w:tcW w:w="1504" w:type="pct"/>
            <w:gridSpan w:val="3"/>
            <w:tcBorders>
              <w:bottom w:val="single" w:sz="4" w:space="0" w:color="auto"/>
            </w:tcBorders>
            <w:shd w:val="clear" w:color="auto" w:fill="A0A0A0"/>
            <w:vAlign w:val="center"/>
          </w:tcPr>
          <w:p w14:paraId="29A7D36D" w14:textId="77777777" w:rsidR="00250448" w:rsidRPr="00F33724" w:rsidRDefault="00250448" w:rsidP="00466984">
            <w:pPr>
              <w:spacing w:before="40" w:after="40"/>
              <w:jc w:val="center"/>
              <w:rPr>
                <w:rFonts w:cs="Arial"/>
                <w:b/>
                <w:szCs w:val="20"/>
              </w:rPr>
            </w:pPr>
            <w:r w:rsidRPr="00F33724">
              <w:rPr>
                <w:rFonts w:cs="Arial"/>
                <w:b/>
                <w:szCs w:val="20"/>
              </w:rPr>
              <w:t>Likelihood/Probability</w:t>
            </w:r>
          </w:p>
        </w:tc>
      </w:tr>
      <w:tr w:rsidR="00250448" w:rsidRPr="00F33724" w14:paraId="307CEA7C" w14:textId="77777777" w:rsidTr="00466984">
        <w:trPr>
          <w:trHeight w:val="283"/>
        </w:trPr>
        <w:tc>
          <w:tcPr>
            <w:tcW w:w="829" w:type="pct"/>
            <w:vMerge/>
            <w:vAlign w:val="center"/>
          </w:tcPr>
          <w:p w14:paraId="50C1E96E" w14:textId="77777777" w:rsidR="00250448" w:rsidRPr="00F33724" w:rsidRDefault="00250448" w:rsidP="00466984">
            <w:pPr>
              <w:spacing w:before="40" w:after="40"/>
              <w:ind w:right="-62"/>
              <w:jc w:val="center"/>
              <w:rPr>
                <w:rFonts w:cs="Arial"/>
                <w:b/>
                <w:szCs w:val="20"/>
              </w:rPr>
            </w:pPr>
          </w:p>
        </w:tc>
        <w:tc>
          <w:tcPr>
            <w:tcW w:w="2168" w:type="pct"/>
            <w:vMerge/>
            <w:vAlign w:val="center"/>
          </w:tcPr>
          <w:p w14:paraId="3A25013F" w14:textId="77777777" w:rsidR="00250448" w:rsidRPr="00F33724" w:rsidRDefault="00250448" w:rsidP="00466984">
            <w:pPr>
              <w:spacing w:before="40" w:after="40"/>
              <w:jc w:val="center"/>
              <w:rPr>
                <w:rFonts w:cs="Arial"/>
                <w:b/>
                <w:szCs w:val="20"/>
              </w:rPr>
            </w:pPr>
          </w:p>
        </w:tc>
        <w:tc>
          <w:tcPr>
            <w:tcW w:w="499" w:type="pct"/>
            <w:vMerge/>
            <w:vAlign w:val="center"/>
          </w:tcPr>
          <w:p w14:paraId="38AD9106" w14:textId="77777777" w:rsidR="00250448" w:rsidRPr="00F33724" w:rsidRDefault="00250448" w:rsidP="00466984">
            <w:pPr>
              <w:spacing w:before="40" w:after="40"/>
              <w:ind w:left="-101" w:right="-67"/>
              <w:jc w:val="center"/>
              <w:rPr>
                <w:rFonts w:cs="Arial"/>
                <w:b/>
                <w:szCs w:val="20"/>
              </w:rPr>
            </w:pPr>
          </w:p>
        </w:tc>
        <w:tc>
          <w:tcPr>
            <w:tcW w:w="503" w:type="pct"/>
            <w:tcBorders>
              <w:bottom w:val="single" w:sz="4" w:space="0" w:color="auto"/>
            </w:tcBorders>
            <w:shd w:val="clear" w:color="auto" w:fill="A0A0A0"/>
            <w:vAlign w:val="center"/>
          </w:tcPr>
          <w:p w14:paraId="75A1636D" w14:textId="77777777" w:rsidR="00250448" w:rsidRPr="00F33724" w:rsidRDefault="00250448" w:rsidP="00466984">
            <w:pPr>
              <w:spacing w:before="40" w:after="40"/>
              <w:jc w:val="center"/>
              <w:rPr>
                <w:rFonts w:cs="Arial"/>
                <w:b/>
                <w:szCs w:val="20"/>
              </w:rPr>
            </w:pPr>
            <w:r w:rsidRPr="00F33724">
              <w:rPr>
                <w:rFonts w:cs="Arial"/>
                <w:szCs w:val="20"/>
              </w:rPr>
              <w:t>Unlikely (1)</w:t>
            </w:r>
          </w:p>
        </w:tc>
        <w:tc>
          <w:tcPr>
            <w:tcW w:w="526" w:type="pct"/>
            <w:tcBorders>
              <w:bottom w:val="single" w:sz="4" w:space="0" w:color="auto"/>
            </w:tcBorders>
            <w:shd w:val="clear" w:color="auto" w:fill="A0A0A0"/>
            <w:vAlign w:val="center"/>
          </w:tcPr>
          <w:p w14:paraId="4B703B0B" w14:textId="77777777" w:rsidR="00250448" w:rsidRPr="00F33724" w:rsidRDefault="00250448" w:rsidP="00466984">
            <w:pPr>
              <w:spacing w:before="40" w:after="40"/>
              <w:jc w:val="center"/>
              <w:rPr>
                <w:rFonts w:cs="Arial"/>
                <w:szCs w:val="20"/>
              </w:rPr>
            </w:pPr>
            <w:r w:rsidRPr="00F33724">
              <w:rPr>
                <w:rFonts w:cs="Arial"/>
                <w:szCs w:val="20"/>
              </w:rPr>
              <w:t>Possible (2)</w:t>
            </w:r>
          </w:p>
        </w:tc>
        <w:tc>
          <w:tcPr>
            <w:tcW w:w="475" w:type="pct"/>
            <w:tcBorders>
              <w:bottom w:val="single" w:sz="4" w:space="0" w:color="auto"/>
            </w:tcBorders>
            <w:shd w:val="clear" w:color="auto" w:fill="A0A0A0"/>
            <w:vAlign w:val="center"/>
          </w:tcPr>
          <w:p w14:paraId="2B95E4F2" w14:textId="77777777" w:rsidR="00250448" w:rsidRPr="00F33724" w:rsidRDefault="00250448" w:rsidP="00466984">
            <w:pPr>
              <w:spacing w:before="40" w:after="40"/>
              <w:jc w:val="center"/>
              <w:rPr>
                <w:rFonts w:cs="Arial"/>
                <w:szCs w:val="20"/>
              </w:rPr>
            </w:pPr>
            <w:r w:rsidRPr="00F33724">
              <w:rPr>
                <w:rFonts w:cs="Arial"/>
                <w:szCs w:val="20"/>
              </w:rPr>
              <w:t>Almost Certain (3)</w:t>
            </w:r>
          </w:p>
        </w:tc>
      </w:tr>
      <w:tr w:rsidR="00250448" w:rsidRPr="00F33724" w14:paraId="5B94356E" w14:textId="77777777" w:rsidTr="00466984">
        <w:trPr>
          <w:trHeight w:val="348"/>
        </w:trPr>
        <w:tc>
          <w:tcPr>
            <w:tcW w:w="829" w:type="pct"/>
            <w:vAlign w:val="center"/>
          </w:tcPr>
          <w:p w14:paraId="433C7754" w14:textId="77777777" w:rsidR="00250448" w:rsidRPr="00F33724" w:rsidRDefault="00250448" w:rsidP="00466984">
            <w:pPr>
              <w:spacing w:before="40" w:after="40"/>
              <w:ind w:right="-62"/>
              <w:jc w:val="center"/>
              <w:rPr>
                <w:rFonts w:cs="Arial"/>
                <w:b/>
                <w:szCs w:val="20"/>
              </w:rPr>
            </w:pPr>
            <w:r w:rsidRPr="00F33724">
              <w:rPr>
                <w:rFonts w:cs="Arial"/>
                <w:b/>
                <w:szCs w:val="20"/>
              </w:rPr>
              <w:t>High</w:t>
            </w:r>
          </w:p>
          <w:p w14:paraId="01BABB05" w14:textId="77777777" w:rsidR="00250448" w:rsidRPr="00F33724" w:rsidRDefault="00250448" w:rsidP="00466984">
            <w:pPr>
              <w:spacing w:before="40" w:after="40"/>
              <w:ind w:right="-62"/>
              <w:jc w:val="center"/>
              <w:rPr>
                <w:rFonts w:cs="Arial"/>
                <w:szCs w:val="20"/>
              </w:rPr>
            </w:pPr>
            <w:r w:rsidRPr="00F33724">
              <w:rPr>
                <w:rFonts w:cs="Arial"/>
                <w:szCs w:val="20"/>
              </w:rPr>
              <w:t>Level of harm</w:t>
            </w:r>
            <w:r w:rsidRPr="00F33724">
              <w:rPr>
                <w:rFonts w:cs="Arial"/>
                <w:b/>
                <w:szCs w:val="20"/>
              </w:rPr>
              <w:t xml:space="preserve"> </w:t>
            </w:r>
          </w:p>
        </w:tc>
        <w:tc>
          <w:tcPr>
            <w:tcW w:w="2168" w:type="pct"/>
            <w:vAlign w:val="center"/>
          </w:tcPr>
          <w:p w14:paraId="73A558B3" w14:textId="77777777" w:rsidR="00250448" w:rsidRPr="00F33724" w:rsidRDefault="00250448" w:rsidP="00466984">
            <w:pPr>
              <w:spacing w:before="40" w:after="40"/>
              <w:rPr>
                <w:rFonts w:cs="Arial"/>
                <w:szCs w:val="20"/>
              </w:rPr>
            </w:pPr>
            <w:r w:rsidRPr="00F33724">
              <w:rPr>
                <w:rFonts w:cs="Arial"/>
                <w:szCs w:val="20"/>
              </w:rPr>
              <w:t>Actual/Potential fatality, disability or irreversible damage. Major structural failure/damage. Off-site environmental discharge/release not contained and significant long-term environmental harm.</w:t>
            </w:r>
          </w:p>
        </w:tc>
        <w:tc>
          <w:tcPr>
            <w:tcW w:w="499" w:type="pct"/>
            <w:vAlign w:val="center"/>
          </w:tcPr>
          <w:p w14:paraId="2948B97A" w14:textId="77777777" w:rsidR="00250448" w:rsidRPr="00F33724" w:rsidRDefault="00250448" w:rsidP="00466984">
            <w:pPr>
              <w:spacing w:before="40" w:after="40"/>
              <w:ind w:left="-101" w:right="-67"/>
              <w:jc w:val="center"/>
              <w:rPr>
                <w:rFonts w:cs="Arial"/>
                <w:szCs w:val="20"/>
              </w:rPr>
            </w:pPr>
            <w:r w:rsidRPr="00F33724">
              <w:rPr>
                <w:rFonts w:cs="Arial"/>
                <w:szCs w:val="20"/>
              </w:rPr>
              <w:t>Major (3)</w:t>
            </w:r>
          </w:p>
        </w:tc>
        <w:tc>
          <w:tcPr>
            <w:tcW w:w="503" w:type="pct"/>
            <w:shd w:val="clear" w:color="auto" w:fill="FFFF00"/>
            <w:vAlign w:val="center"/>
          </w:tcPr>
          <w:p w14:paraId="66003DD5" w14:textId="77777777" w:rsidR="00250448" w:rsidRPr="00F33724" w:rsidRDefault="00250448" w:rsidP="00466984">
            <w:pPr>
              <w:spacing w:before="40" w:after="40"/>
              <w:jc w:val="center"/>
              <w:rPr>
                <w:rFonts w:cs="Arial"/>
                <w:szCs w:val="20"/>
              </w:rPr>
            </w:pPr>
            <w:r w:rsidRPr="00F33724">
              <w:rPr>
                <w:rFonts w:cs="Arial"/>
                <w:szCs w:val="20"/>
              </w:rPr>
              <w:t>Medium</w:t>
            </w:r>
          </w:p>
          <w:p w14:paraId="3250FD48" w14:textId="77777777" w:rsidR="00250448" w:rsidRPr="00F33724" w:rsidRDefault="00250448" w:rsidP="00466984">
            <w:pPr>
              <w:spacing w:before="40" w:after="40"/>
              <w:jc w:val="center"/>
              <w:rPr>
                <w:rFonts w:cs="Arial"/>
                <w:szCs w:val="20"/>
              </w:rPr>
            </w:pPr>
            <w:r w:rsidRPr="00F33724">
              <w:rPr>
                <w:rFonts w:cs="Arial"/>
                <w:szCs w:val="20"/>
              </w:rPr>
              <w:t>(3)</w:t>
            </w:r>
          </w:p>
        </w:tc>
        <w:tc>
          <w:tcPr>
            <w:tcW w:w="526" w:type="pct"/>
            <w:tcBorders>
              <w:bottom w:val="single" w:sz="4" w:space="0" w:color="auto"/>
            </w:tcBorders>
            <w:shd w:val="clear" w:color="auto" w:fill="FF0000"/>
            <w:vAlign w:val="center"/>
          </w:tcPr>
          <w:p w14:paraId="68117205" w14:textId="77777777" w:rsidR="00250448" w:rsidRPr="00F33724" w:rsidRDefault="00250448" w:rsidP="00466984">
            <w:pPr>
              <w:spacing w:before="40" w:after="40"/>
              <w:jc w:val="center"/>
              <w:rPr>
                <w:rFonts w:cs="Arial"/>
                <w:szCs w:val="20"/>
              </w:rPr>
            </w:pPr>
            <w:r w:rsidRPr="00F33724">
              <w:rPr>
                <w:rFonts w:cs="Arial"/>
                <w:szCs w:val="20"/>
              </w:rPr>
              <w:t>High</w:t>
            </w:r>
          </w:p>
          <w:p w14:paraId="005012DF" w14:textId="77777777" w:rsidR="00250448" w:rsidRPr="00F33724" w:rsidRDefault="00250448" w:rsidP="00466984">
            <w:pPr>
              <w:spacing w:before="40" w:after="40"/>
              <w:jc w:val="center"/>
              <w:rPr>
                <w:rFonts w:cs="Arial"/>
                <w:szCs w:val="20"/>
              </w:rPr>
            </w:pPr>
            <w:r w:rsidRPr="00F33724">
              <w:rPr>
                <w:rFonts w:cs="Arial"/>
                <w:szCs w:val="20"/>
              </w:rPr>
              <w:t>(6)</w:t>
            </w:r>
          </w:p>
        </w:tc>
        <w:tc>
          <w:tcPr>
            <w:tcW w:w="475" w:type="pct"/>
            <w:tcBorders>
              <w:bottom w:val="single" w:sz="4" w:space="0" w:color="auto"/>
            </w:tcBorders>
            <w:shd w:val="clear" w:color="auto" w:fill="FF0000"/>
            <w:vAlign w:val="center"/>
          </w:tcPr>
          <w:p w14:paraId="1AF09B74" w14:textId="77777777" w:rsidR="00250448" w:rsidRPr="00F33724" w:rsidRDefault="00250448" w:rsidP="00466984">
            <w:pPr>
              <w:spacing w:before="40" w:after="40"/>
              <w:jc w:val="center"/>
              <w:rPr>
                <w:rFonts w:cs="Arial"/>
                <w:szCs w:val="20"/>
              </w:rPr>
            </w:pPr>
            <w:r w:rsidRPr="00F33724">
              <w:rPr>
                <w:rFonts w:cs="Arial"/>
                <w:szCs w:val="20"/>
              </w:rPr>
              <w:t>High</w:t>
            </w:r>
          </w:p>
          <w:p w14:paraId="1B886B97" w14:textId="77777777" w:rsidR="00250448" w:rsidRPr="00F33724" w:rsidRDefault="00250448" w:rsidP="00466984">
            <w:pPr>
              <w:spacing w:before="40" w:after="40"/>
              <w:jc w:val="center"/>
              <w:rPr>
                <w:rFonts w:cs="Arial"/>
                <w:szCs w:val="20"/>
              </w:rPr>
            </w:pPr>
            <w:r w:rsidRPr="00F33724">
              <w:rPr>
                <w:rFonts w:cs="Arial"/>
                <w:szCs w:val="20"/>
              </w:rPr>
              <w:t>(9)</w:t>
            </w:r>
          </w:p>
        </w:tc>
      </w:tr>
      <w:tr w:rsidR="00250448" w:rsidRPr="00F33724" w14:paraId="2FD62298" w14:textId="77777777" w:rsidTr="00466984">
        <w:tc>
          <w:tcPr>
            <w:tcW w:w="829" w:type="pct"/>
            <w:vAlign w:val="center"/>
          </w:tcPr>
          <w:p w14:paraId="5FD291EE" w14:textId="77777777" w:rsidR="00250448" w:rsidRPr="00F33724" w:rsidRDefault="00250448" w:rsidP="00466984">
            <w:pPr>
              <w:spacing w:before="40" w:after="40"/>
              <w:ind w:right="-62"/>
              <w:jc w:val="center"/>
              <w:rPr>
                <w:rFonts w:cs="Arial"/>
                <w:b/>
                <w:szCs w:val="20"/>
              </w:rPr>
            </w:pPr>
            <w:r w:rsidRPr="00F33724">
              <w:rPr>
                <w:rFonts w:cs="Arial"/>
                <w:b/>
                <w:szCs w:val="20"/>
              </w:rPr>
              <w:t>Medium</w:t>
            </w:r>
          </w:p>
          <w:p w14:paraId="2C35308D" w14:textId="77777777" w:rsidR="00250448" w:rsidRPr="00F33724" w:rsidRDefault="00250448" w:rsidP="00466984">
            <w:pPr>
              <w:spacing w:before="40" w:after="40"/>
              <w:ind w:right="-62"/>
              <w:jc w:val="center"/>
              <w:rPr>
                <w:rFonts w:cs="Arial"/>
                <w:szCs w:val="20"/>
              </w:rPr>
            </w:pPr>
            <w:r w:rsidRPr="00F33724">
              <w:rPr>
                <w:rFonts w:cs="Arial"/>
                <w:szCs w:val="20"/>
              </w:rPr>
              <w:t>Level of harm</w:t>
            </w:r>
          </w:p>
        </w:tc>
        <w:tc>
          <w:tcPr>
            <w:tcW w:w="2168" w:type="pct"/>
            <w:vAlign w:val="center"/>
          </w:tcPr>
          <w:p w14:paraId="0F9469F1" w14:textId="77777777" w:rsidR="00250448" w:rsidRPr="00F33724" w:rsidRDefault="00250448" w:rsidP="00466984">
            <w:pPr>
              <w:spacing w:before="40" w:after="40"/>
              <w:rPr>
                <w:rFonts w:cs="Arial"/>
                <w:szCs w:val="20"/>
              </w:rPr>
            </w:pPr>
            <w:r w:rsidRPr="00F33724">
              <w:rPr>
                <w:rFonts w:cs="Arial"/>
                <w:szCs w:val="20"/>
              </w:rPr>
              <w:t>Actual/Potential temporary disability, MTI or LTI. Structural failure/damage, &gt;1-day outage. On-site environmental discharge/release contained, minor remediation, short-term environmental harm.</w:t>
            </w:r>
          </w:p>
        </w:tc>
        <w:tc>
          <w:tcPr>
            <w:tcW w:w="499" w:type="pct"/>
            <w:vAlign w:val="center"/>
          </w:tcPr>
          <w:p w14:paraId="4BB0F86D" w14:textId="77777777" w:rsidR="00250448" w:rsidRPr="00F33724" w:rsidRDefault="00250448" w:rsidP="00466984">
            <w:pPr>
              <w:spacing w:before="40" w:after="40"/>
              <w:ind w:left="-101" w:right="-67"/>
              <w:jc w:val="center"/>
              <w:rPr>
                <w:rFonts w:cs="Arial"/>
                <w:szCs w:val="20"/>
              </w:rPr>
            </w:pPr>
            <w:r w:rsidRPr="00F33724">
              <w:rPr>
                <w:rFonts w:cs="Arial"/>
                <w:szCs w:val="20"/>
              </w:rPr>
              <w:t>Moderate (2)</w:t>
            </w:r>
          </w:p>
        </w:tc>
        <w:tc>
          <w:tcPr>
            <w:tcW w:w="503" w:type="pct"/>
            <w:tcBorders>
              <w:bottom w:val="single" w:sz="4" w:space="0" w:color="auto"/>
            </w:tcBorders>
            <w:shd w:val="clear" w:color="auto" w:fill="00FA00"/>
            <w:vAlign w:val="center"/>
          </w:tcPr>
          <w:p w14:paraId="5F373813" w14:textId="77777777" w:rsidR="00250448" w:rsidRPr="00F33724" w:rsidRDefault="00250448" w:rsidP="00466984">
            <w:pPr>
              <w:spacing w:before="40" w:after="40"/>
              <w:jc w:val="center"/>
              <w:rPr>
                <w:rFonts w:cs="Arial"/>
                <w:szCs w:val="20"/>
              </w:rPr>
            </w:pPr>
            <w:r w:rsidRPr="00F33724">
              <w:rPr>
                <w:rFonts w:cs="Arial"/>
                <w:szCs w:val="20"/>
              </w:rPr>
              <w:t>Low</w:t>
            </w:r>
          </w:p>
          <w:p w14:paraId="646F1FDF" w14:textId="77777777" w:rsidR="00250448" w:rsidRPr="00F33724" w:rsidRDefault="00250448" w:rsidP="00466984">
            <w:pPr>
              <w:spacing w:before="40" w:after="40"/>
              <w:jc w:val="center"/>
              <w:rPr>
                <w:rFonts w:cs="Arial"/>
                <w:szCs w:val="20"/>
              </w:rPr>
            </w:pPr>
            <w:r w:rsidRPr="00F33724">
              <w:rPr>
                <w:rFonts w:cs="Arial"/>
                <w:szCs w:val="20"/>
              </w:rPr>
              <w:t>(2)</w:t>
            </w:r>
          </w:p>
        </w:tc>
        <w:tc>
          <w:tcPr>
            <w:tcW w:w="526" w:type="pct"/>
            <w:tcBorders>
              <w:bottom w:val="single" w:sz="4" w:space="0" w:color="auto"/>
            </w:tcBorders>
            <w:shd w:val="clear" w:color="auto" w:fill="FFFF00"/>
            <w:vAlign w:val="center"/>
          </w:tcPr>
          <w:p w14:paraId="1626883A" w14:textId="77777777" w:rsidR="00250448" w:rsidRPr="00F33724" w:rsidRDefault="00250448" w:rsidP="00466984">
            <w:pPr>
              <w:spacing w:before="40" w:after="40"/>
              <w:jc w:val="center"/>
              <w:rPr>
                <w:rFonts w:cs="Arial"/>
                <w:szCs w:val="20"/>
              </w:rPr>
            </w:pPr>
            <w:r w:rsidRPr="00F33724">
              <w:rPr>
                <w:rFonts w:cs="Arial"/>
                <w:szCs w:val="20"/>
              </w:rPr>
              <w:t>Medium</w:t>
            </w:r>
          </w:p>
          <w:p w14:paraId="5F44E738" w14:textId="77777777" w:rsidR="00250448" w:rsidRPr="00F33724" w:rsidRDefault="00250448" w:rsidP="00466984">
            <w:pPr>
              <w:spacing w:before="40" w:after="40"/>
              <w:jc w:val="center"/>
              <w:rPr>
                <w:rFonts w:cs="Arial"/>
                <w:szCs w:val="20"/>
              </w:rPr>
            </w:pPr>
            <w:r w:rsidRPr="00F33724">
              <w:rPr>
                <w:rFonts w:cs="Arial"/>
                <w:szCs w:val="20"/>
              </w:rPr>
              <w:t>(4)</w:t>
            </w:r>
          </w:p>
        </w:tc>
        <w:tc>
          <w:tcPr>
            <w:tcW w:w="475" w:type="pct"/>
            <w:shd w:val="clear" w:color="auto" w:fill="FF0000"/>
            <w:vAlign w:val="center"/>
          </w:tcPr>
          <w:p w14:paraId="71673A7D" w14:textId="77777777" w:rsidR="00250448" w:rsidRPr="00F33724" w:rsidRDefault="00250448" w:rsidP="00466984">
            <w:pPr>
              <w:spacing w:before="40" w:after="40"/>
              <w:jc w:val="center"/>
              <w:rPr>
                <w:rFonts w:cs="Arial"/>
                <w:szCs w:val="20"/>
              </w:rPr>
            </w:pPr>
            <w:r w:rsidRPr="00F33724">
              <w:rPr>
                <w:rFonts w:cs="Arial"/>
                <w:szCs w:val="20"/>
              </w:rPr>
              <w:t>High</w:t>
            </w:r>
          </w:p>
          <w:p w14:paraId="203BC3E0" w14:textId="77777777" w:rsidR="00250448" w:rsidRPr="00F33724" w:rsidRDefault="00250448" w:rsidP="00466984">
            <w:pPr>
              <w:spacing w:before="40" w:after="40"/>
              <w:jc w:val="center"/>
              <w:rPr>
                <w:rFonts w:cs="Arial"/>
                <w:szCs w:val="20"/>
              </w:rPr>
            </w:pPr>
            <w:r w:rsidRPr="00F33724">
              <w:rPr>
                <w:rFonts w:cs="Arial"/>
                <w:szCs w:val="20"/>
              </w:rPr>
              <w:t>(6)</w:t>
            </w:r>
          </w:p>
        </w:tc>
      </w:tr>
      <w:tr w:rsidR="00250448" w:rsidRPr="00F33724" w14:paraId="43DB0543" w14:textId="77777777" w:rsidTr="00466984">
        <w:tc>
          <w:tcPr>
            <w:tcW w:w="829" w:type="pct"/>
            <w:tcBorders>
              <w:bottom w:val="single" w:sz="4" w:space="0" w:color="auto"/>
            </w:tcBorders>
            <w:vAlign w:val="center"/>
          </w:tcPr>
          <w:p w14:paraId="44FA003A" w14:textId="77777777" w:rsidR="00250448" w:rsidRPr="00F33724" w:rsidRDefault="00250448" w:rsidP="00466984">
            <w:pPr>
              <w:spacing w:before="40" w:after="40"/>
              <w:ind w:right="-62"/>
              <w:jc w:val="center"/>
              <w:rPr>
                <w:rFonts w:cs="Arial"/>
                <w:b/>
                <w:szCs w:val="20"/>
              </w:rPr>
            </w:pPr>
            <w:r w:rsidRPr="00F33724">
              <w:rPr>
                <w:rFonts w:cs="Arial"/>
                <w:b/>
                <w:szCs w:val="20"/>
              </w:rPr>
              <w:t>Low</w:t>
            </w:r>
          </w:p>
          <w:p w14:paraId="45E79733" w14:textId="77777777" w:rsidR="00250448" w:rsidRPr="00F33724" w:rsidRDefault="00250448" w:rsidP="00466984">
            <w:pPr>
              <w:spacing w:before="40" w:after="40"/>
              <w:ind w:right="-62"/>
              <w:jc w:val="center"/>
              <w:rPr>
                <w:rFonts w:cs="Arial"/>
                <w:szCs w:val="20"/>
              </w:rPr>
            </w:pPr>
            <w:r w:rsidRPr="00F33724">
              <w:rPr>
                <w:rFonts w:cs="Arial"/>
                <w:szCs w:val="20"/>
              </w:rPr>
              <w:t>Level of harm</w:t>
            </w:r>
          </w:p>
        </w:tc>
        <w:tc>
          <w:tcPr>
            <w:tcW w:w="2168" w:type="pct"/>
            <w:tcBorders>
              <w:bottom w:val="single" w:sz="4" w:space="0" w:color="auto"/>
            </w:tcBorders>
            <w:vAlign w:val="center"/>
          </w:tcPr>
          <w:p w14:paraId="60A0491B" w14:textId="77777777" w:rsidR="00250448" w:rsidRPr="00F33724" w:rsidRDefault="00250448" w:rsidP="00466984">
            <w:pPr>
              <w:spacing w:before="40" w:after="40"/>
              <w:rPr>
                <w:rFonts w:cs="Arial"/>
                <w:szCs w:val="20"/>
              </w:rPr>
            </w:pPr>
            <w:r w:rsidRPr="00F33724">
              <w:rPr>
                <w:rFonts w:cs="Arial"/>
                <w:szCs w:val="20"/>
              </w:rPr>
              <w:t xml:space="preserve">Incident that has the potential to cause persons to require first aid. Environmental discharge/release immediately contained, minor level clean-up with no </w:t>
            </w:r>
            <w:proofErr w:type="gramStart"/>
            <w:r w:rsidRPr="00F33724">
              <w:rPr>
                <w:rFonts w:cs="Arial"/>
                <w:szCs w:val="20"/>
              </w:rPr>
              <w:t>short term</w:t>
            </w:r>
            <w:proofErr w:type="gramEnd"/>
            <w:r w:rsidRPr="00F33724">
              <w:rPr>
                <w:rFonts w:cs="Arial"/>
                <w:szCs w:val="20"/>
              </w:rPr>
              <w:t xml:space="preserve"> environmental harm.</w:t>
            </w:r>
          </w:p>
        </w:tc>
        <w:tc>
          <w:tcPr>
            <w:tcW w:w="499" w:type="pct"/>
            <w:tcBorders>
              <w:bottom w:val="single" w:sz="4" w:space="0" w:color="auto"/>
            </w:tcBorders>
            <w:vAlign w:val="center"/>
          </w:tcPr>
          <w:p w14:paraId="002178E3" w14:textId="77777777" w:rsidR="00250448" w:rsidRPr="00F33724" w:rsidRDefault="00250448" w:rsidP="00466984">
            <w:pPr>
              <w:spacing w:before="40" w:after="40"/>
              <w:ind w:left="-101" w:right="-67"/>
              <w:jc w:val="center"/>
              <w:rPr>
                <w:rFonts w:cs="Arial"/>
                <w:szCs w:val="20"/>
              </w:rPr>
            </w:pPr>
            <w:r w:rsidRPr="00F33724">
              <w:rPr>
                <w:rFonts w:cs="Arial"/>
                <w:szCs w:val="20"/>
              </w:rPr>
              <w:t>Minor (1)</w:t>
            </w:r>
          </w:p>
        </w:tc>
        <w:tc>
          <w:tcPr>
            <w:tcW w:w="503" w:type="pct"/>
            <w:tcBorders>
              <w:bottom w:val="single" w:sz="4" w:space="0" w:color="auto"/>
            </w:tcBorders>
            <w:shd w:val="clear" w:color="auto" w:fill="00FF00"/>
            <w:vAlign w:val="center"/>
          </w:tcPr>
          <w:p w14:paraId="1F275B68" w14:textId="77777777" w:rsidR="00250448" w:rsidRPr="00F33724" w:rsidRDefault="00250448" w:rsidP="00466984">
            <w:pPr>
              <w:spacing w:before="40" w:after="40"/>
              <w:jc w:val="center"/>
              <w:rPr>
                <w:rFonts w:cs="Arial"/>
                <w:szCs w:val="20"/>
              </w:rPr>
            </w:pPr>
            <w:r w:rsidRPr="00F33724">
              <w:rPr>
                <w:rFonts w:cs="Arial"/>
                <w:szCs w:val="20"/>
              </w:rPr>
              <w:t>Low</w:t>
            </w:r>
          </w:p>
          <w:p w14:paraId="43EA6E70" w14:textId="77777777" w:rsidR="00250448" w:rsidRPr="00F33724" w:rsidRDefault="00250448" w:rsidP="00466984">
            <w:pPr>
              <w:spacing w:before="40" w:after="40"/>
              <w:jc w:val="center"/>
              <w:rPr>
                <w:rFonts w:cs="Arial"/>
                <w:szCs w:val="20"/>
              </w:rPr>
            </w:pPr>
            <w:r w:rsidRPr="00F33724">
              <w:rPr>
                <w:rFonts w:cs="Arial"/>
                <w:szCs w:val="20"/>
                <w:shd w:val="clear" w:color="auto" w:fill="00FA00"/>
              </w:rPr>
              <w:t>(1)</w:t>
            </w:r>
          </w:p>
        </w:tc>
        <w:tc>
          <w:tcPr>
            <w:tcW w:w="526" w:type="pct"/>
            <w:tcBorders>
              <w:bottom w:val="single" w:sz="4" w:space="0" w:color="auto"/>
            </w:tcBorders>
            <w:shd w:val="clear" w:color="auto" w:fill="00FF00"/>
            <w:vAlign w:val="center"/>
          </w:tcPr>
          <w:p w14:paraId="139B95C2" w14:textId="77777777" w:rsidR="00250448" w:rsidRPr="00F33724" w:rsidRDefault="00250448" w:rsidP="00466984">
            <w:pPr>
              <w:spacing w:before="40" w:after="40"/>
              <w:jc w:val="center"/>
              <w:rPr>
                <w:rFonts w:cs="Arial"/>
                <w:szCs w:val="20"/>
              </w:rPr>
            </w:pPr>
            <w:r w:rsidRPr="00F33724">
              <w:rPr>
                <w:rFonts w:cs="Arial"/>
                <w:szCs w:val="20"/>
              </w:rPr>
              <w:t>Low</w:t>
            </w:r>
          </w:p>
          <w:p w14:paraId="52CCE980" w14:textId="77777777" w:rsidR="00250448" w:rsidRPr="00F33724" w:rsidRDefault="00250448" w:rsidP="00466984">
            <w:pPr>
              <w:spacing w:before="40" w:after="40"/>
              <w:jc w:val="center"/>
              <w:rPr>
                <w:rFonts w:cs="Arial"/>
                <w:szCs w:val="20"/>
              </w:rPr>
            </w:pPr>
            <w:r w:rsidRPr="00F33724">
              <w:rPr>
                <w:rFonts w:cs="Arial"/>
                <w:szCs w:val="20"/>
              </w:rPr>
              <w:t>(2)</w:t>
            </w:r>
          </w:p>
        </w:tc>
        <w:tc>
          <w:tcPr>
            <w:tcW w:w="475" w:type="pct"/>
            <w:tcBorders>
              <w:bottom w:val="single" w:sz="4" w:space="0" w:color="auto"/>
            </w:tcBorders>
            <w:shd w:val="clear" w:color="auto" w:fill="FFFF00"/>
            <w:vAlign w:val="center"/>
          </w:tcPr>
          <w:p w14:paraId="1A26ABEB" w14:textId="77777777" w:rsidR="00250448" w:rsidRPr="00F33724" w:rsidRDefault="00250448" w:rsidP="00466984">
            <w:pPr>
              <w:spacing w:before="40" w:after="40"/>
              <w:jc w:val="center"/>
              <w:rPr>
                <w:rFonts w:cs="Arial"/>
                <w:szCs w:val="20"/>
              </w:rPr>
            </w:pPr>
            <w:r w:rsidRPr="00F33724">
              <w:rPr>
                <w:rFonts w:cs="Arial"/>
                <w:szCs w:val="20"/>
              </w:rPr>
              <w:t>Medium</w:t>
            </w:r>
          </w:p>
          <w:p w14:paraId="589E16BC" w14:textId="77777777" w:rsidR="00250448" w:rsidRPr="00F33724" w:rsidRDefault="00250448" w:rsidP="00466984">
            <w:pPr>
              <w:spacing w:before="40" w:after="40"/>
              <w:jc w:val="center"/>
              <w:rPr>
                <w:rFonts w:cs="Arial"/>
                <w:szCs w:val="20"/>
              </w:rPr>
            </w:pPr>
            <w:r w:rsidRPr="00F33724">
              <w:rPr>
                <w:rFonts w:cs="Arial"/>
                <w:szCs w:val="20"/>
              </w:rPr>
              <w:t>(3)</w:t>
            </w:r>
          </w:p>
        </w:tc>
      </w:tr>
      <w:tr w:rsidR="00250448" w:rsidRPr="00F33724" w14:paraId="03015B54" w14:textId="77777777" w:rsidTr="00466984">
        <w:trPr>
          <w:trHeight w:val="298"/>
        </w:trPr>
        <w:tc>
          <w:tcPr>
            <w:tcW w:w="829" w:type="pct"/>
            <w:shd w:val="clear" w:color="auto" w:fill="A0A0A0"/>
          </w:tcPr>
          <w:p w14:paraId="4465A272" w14:textId="77777777" w:rsidR="00250448" w:rsidRPr="00F33724" w:rsidRDefault="00250448" w:rsidP="00466984">
            <w:pPr>
              <w:spacing w:before="40" w:after="40"/>
              <w:ind w:right="-62"/>
              <w:jc w:val="center"/>
              <w:rPr>
                <w:rFonts w:cs="Arial"/>
                <w:szCs w:val="20"/>
              </w:rPr>
            </w:pPr>
            <w:r w:rsidRPr="00F33724">
              <w:rPr>
                <w:rFonts w:cs="Arial"/>
                <w:b/>
                <w:szCs w:val="20"/>
              </w:rPr>
              <w:t>Level</w:t>
            </w:r>
          </w:p>
        </w:tc>
        <w:tc>
          <w:tcPr>
            <w:tcW w:w="4171" w:type="pct"/>
            <w:gridSpan w:val="5"/>
            <w:shd w:val="clear" w:color="auto" w:fill="A0A0A0"/>
          </w:tcPr>
          <w:p w14:paraId="0A15D7B8" w14:textId="77777777" w:rsidR="00250448" w:rsidRPr="00F33724" w:rsidRDefault="00250448" w:rsidP="00466984">
            <w:pPr>
              <w:spacing w:before="40" w:after="40"/>
              <w:rPr>
                <w:rFonts w:cs="Arial"/>
                <w:b/>
                <w:szCs w:val="20"/>
              </w:rPr>
            </w:pPr>
            <w:r w:rsidRPr="00F33724">
              <w:rPr>
                <w:rFonts w:cs="Arial"/>
                <w:b/>
                <w:szCs w:val="20"/>
              </w:rPr>
              <w:t>Likelihood/Probability</w:t>
            </w:r>
          </w:p>
        </w:tc>
      </w:tr>
      <w:tr w:rsidR="00250448" w:rsidRPr="00F33724" w14:paraId="7FF938FB" w14:textId="77777777" w:rsidTr="00466984">
        <w:tc>
          <w:tcPr>
            <w:tcW w:w="829" w:type="pct"/>
            <w:vAlign w:val="center"/>
          </w:tcPr>
          <w:p w14:paraId="661962CE" w14:textId="77777777" w:rsidR="00250448" w:rsidRPr="00F33724" w:rsidRDefault="00250448" w:rsidP="00466984">
            <w:pPr>
              <w:spacing w:before="40" w:after="40"/>
              <w:ind w:right="-62"/>
              <w:jc w:val="center"/>
              <w:rPr>
                <w:rFonts w:cs="Arial"/>
                <w:szCs w:val="20"/>
              </w:rPr>
            </w:pPr>
            <w:r w:rsidRPr="00F33724">
              <w:rPr>
                <w:rFonts w:cs="Arial"/>
                <w:szCs w:val="20"/>
              </w:rPr>
              <w:t>Almost Certain</w:t>
            </w:r>
          </w:p>
        </w:tc>
        <w:tc>
          <w:tcPr>
            <w:tcW w:w="4171" w:type="pct"/>
            <w:gridSpan w:val="5"/>
          </w:tcPr>
          <w:p w14:paraId="76F06901" w14:textId="77777777" w:rsidR="00250448" w:rsidRPr="00F33724" w:rsidRDefault="00250448" w:rsidP="00466984">
            <w:pPr>
              <w:spacing w:before="40" w:after="40"/>
              <w:rPr>
                <w:rFonts w:cs="Arial"/>
                <w:szCs w:val="20"/>
              </w:rPr>
            </w:pPr>
            <w:r w:rsidRPr="00F33724">
              <w:rPr>
                <w:rFonts w:cs="Arial"/>
                <w:szCs w:val="20"/>
              </w:rPr>
              <w:t>Occurs frequently; &gt;66% chance of occurring</w:t>
            </w:r>
          </w:p>
        </w:tc>
      </w:tr>
      <w:tr w:rsidR="00250448" w:rsidRPr="00F33724" w14:paraId="69F394E8" w14:textId="77777777" w:rsidTr="00466984">
        <w:tc>
          <w:tcPr>
            <w:tcW w:w="829" w:type="pct"/>
            <w:vAlign w:val="center"/>
          </w:tcPr>
          <w:p w14:paraId="170BEB80" w14:textId="77777777" w:rsidR="00250448" w:rsidRPr="00F33724" w:rsidRDefault="00250448" w:rsidP="00466984">
            <w:pPr>
              <w:spacing w:before="40" w:after="40"/>
              <w:ind w:right="-62"/>
              <w:jc w:val="center"/>
              <w:rPr>
                <w:rFonts w:cs="Arial"/>
                <w:szCs w:val="20"/>
              </w:rPr>
            </w:pPr>
            <w:r w:rsidRPr="00F33724">
              <w:rPr>
                <w:rFonts w:cs="Arial"/>
                <w:szCs w:val="20"/>
              </w:rPr>
              <w:t>Possible</w:t>
            </w:r>
          </w:p>
        </w:tc>
        <w:tc>
          <w:tcPr>
            <w:tcW w:w="4171" w:type="pct"/>
            <w:gridSpan w:val="5"/>
          </w:tcPr>
          <w:p w14:paraId="3F5639C8" w14:textId="77777777" w:rsidR="00250448" w:rsidRPr="00F33724" w:rsidRDefault="00250448" w:rsidP="00466984">
            <w:pPr>
              <w:spacing w:before="40" w:after="40"/>
              <w:rPr>
                <w:rFonts w:cs="Arial"/>
                <w:szCs w:val="20"/>
              </w:rPr>
            </w:pPr>
            <w:r w:rsidRPr="00F33724">
              <w:rPr>
                <w:rFonts w:cs="Arial"/>
                <w:szCs w:val="20"/>
              </w:rPr>
              <w:t>Could happen occasionally; &gt;33% but &lt;66% chance of occurring</w:t>
            </w:r>
          </w:p>
        </w:tc>
      </w:tr>
      <w:tr w:rsidR="00250448" w:rsidRPr="00F33724" w14:paraId="19D32D61" w14:textId="77777777" w:rsidTr="00466984">
        <w:trPr>
          <w:trHeight w:val="70"/>
        </w:trPr>
        <w:tc>
          <w:tcPr>
            <w:tcW w:w="829" w:type="pct"/>
            <w:tcBorders>
              <w:bottom w:val="single" w:sz="4" w:space="0" w:color="auto"/>
            </w:tcBorders>
            <w:vAlign w:val="center"/>
          </w:tcPr>
          <w:p w14:paraId="40A46DA9" w14:textId="77777777" w:rsidR="00250448" w:rsidRPr="00F33724" w:rsidRDefault="00250448" w:rsidP="00466984">
            <w:pPr>
              <w:spacing w:before="40" w:after="40"/>
              <w:ind w:right="-62"/>
              <w:jc w:val="center"/>
              <w:rPr>
                <w:rFonts w:cs="Arial"/>
                <w:szCs w:val="20"/>
              </w:rPr>
            </w:pPr>
            <w:r w:rsidRPr="00F33724">
              <w:rPr>
                <w:rFonts w:cs="Arial"/>
                <w:szCs w:val="20"/>
              </w:rPr>
              <w:t>Unlikely</w:t>
            </w:r>
          </w:p>
        </w:tc>
        <w:tc>
          <w:tcPr>
            <w:tcW w:w="4171" w:type="pct"/>
            <w:gridSpan w:val="5"/>
            <w:tcBorders>
              <w:bottom w:val="single" w:sz="4" w:space="0" w:color="auto"/>
            </w:tcBorders>
          </w:tcPr>
          <w:p w14:paraId="7F0FBD04" w14:textId="77777777" w:rsidR="00250448" w:rsidRPr="00F33724" w:rsidRDefault="00250448" w:rsidP="00466984">
            <w:pPr>
              <w:spacing w:before="40" w:after="40"/>
              <w:rPr>
                <w:rFonts w:cs="Arial"/>
                <w:szCs w:val="20"/>
              </w:rPr>
            </w:pPr>
            <w:r w:rsidRPr="00F33724">
              <w:rPr>
                <w:rFonts w:cs="Arial"/>
                <w:szCs w:val="20"/>
              </w:rPr>
              <w:t>May occur only in exceptional circumstances; &lt;33% chance of occurring</w:t>
            </w:r>
          </w:p>
        </w:tc>
      </w:tr>
      <w:tr w:rsidR="00250448" w:rsidRPr="00F33724" w14:paraId="7976392F" w14:textId="77777777" w:rsidTr="00466984">
        <w:tc>
          <w:tcPr>
            <w:tcW w:w="829" w:type="pct"/>
            <w:shd w:val="clear" w:color="auto" w:fill="A0A0A0"/>
          </w:tcPr>
          <w:p w14:paraId="55809D81" w14:textId="77777777" w:rsidR="00250448" w:rsidRPr="00F33724" w:rsidRDefault="00250448" w:rsidP="00466984">
            <w:pPr>
              <w:spacing w:before="40" w:after="40"/>
              <w:ind w:right="-62"/>
              <w:jc w:val="center"/>
              <w:rPr>
                <w:rFonts w:cs="Arial"/>
                <w:b/>
                <w:szCs w:val="20"/>
              </w:rPr>
            </w:pPr>
            <w:r w:rsidRPr="00F33724">
              <w:rPr>
                <w:rFonts w:cs="Arial"/>
                <w:b/>
                <w:szCs w:val="20"/>
              </w:rPr>
              <w:t>Class/Ranking</w:t>
            </w:r>
          </w:p>
        </w:tc>
        <w:tc>
          <w:tcPr>
            <w:tcW w:w="4171" w:type="pct"/>
            <w:gridSpan w:val="5"/>
            <w:shd w:val="clear" w:color="auto" w:fill="A0A0A0"/>
          </w:tcPr>
          <w:p w14:paraId="422751B4" w14:textId="77777777" w:rsidR="00250448" w:rsidRPr="00F33724" w:rsidRDefault="00250448" w:rsidP="00466984">
            <w:pPr>
              <w:spacing w:before="40" w:after="40"/>
              <w:rPr>
                <w:rFonts w:cs="Arial"/>
                <w:b/>
                <w:szCs w:val="20"/>
              </w:rPr>
            </w:pPr>
            <w:r w:rsidRPr="00F33724">
              <w:rPr>
                <w:rFonts w:cs="Arial"/>
                <w:b/>
                <w:szCs w:val="20"/>
              </w:rPr>
              <w:t>Description/Requirements</w:t>
            </w:r>
          </w:p>
        </w:tc>
      </w:tr>
      <w:tr w:rsidR="00250448" w:rsidRPr="00F33724" w14:paraId="164621B2" w14:textId="77777777" w:rsidTr="00466984">
        <w:tc>
          <w:tcPr>
            <w:tcW w:w="829" w:type="pct"/>
            <w:vAlign w:val="center"/>
          </w:tcPr>
          <w:p w14:paraId="477CB543" w14:textId="77777777" w:rsidR="00250448" w:rsidRPr="00F33724" w:rsidRDefault="00250448" w:rsidP="00466984">
            <w:pPr>
              <w:spacing w:before="40" w:after="40"/>
              <w:ind w:right="-62"/>
              <w:jc w:val="center"/>
              <w:rPr>
                <w:rFonts w:cs="Arial"/>
                <w:szCs w:val="20"/>
              </w:rPr>
            </w:pPr>
            <w:r w:rsidRPr="00F33724">
              <w:rPr>
                <w:rFonts w:cs="Arial"/>
                <w:szCs w:val="20"/>
              </w:rPr>
              <w:t>High 6, 9</w:t>
            </w:r>
          </w:p>
        </w:tc>
        <w:tc>
          <w:tcPr>
            <w:tcW w:w="4171" w:type="pct"/>
            <w:gridSpan w:val="5"/>
          </w:tcPr>
          <w:p w14:paraId="1642A87B" w14:textId="77777777" w:rsidR="00250448" w:rsidRPr="00F33724" w:rsidRDefault="00250448" w:rsidP="00466984">
            <w:pPr>
              <w:spacing w:before="40" w:after="40"/>
              <w:rPr>
                <w:rFonts w:cs="Arial"/>
                <w:szCs w:val="20"/>
              </w:rPr>
            </w:pPr>
            <w:r w:rsidRPr="00F33724">
              <w:rPr>
                <w:rFonts w:cs="Arial"/>
                <w:szCs w:val="20"/>
              </w:rPr>
              <w:t>Will require localised control measures.</w:t>
            </w:r>
          </w:p>
        </w:tc>
      </w:tr>
      <w:tr w:rsidR="00250448" w:rsidRPr="00F33724" w14:paraId="4D97AF7D" w14:textId="77777777" w:rsidTr="00466984">
        <w:tc>
          <w:tcPr>
            <w:tcW w:w="829" w:type="pct"/>
            <w:vAlign w:val="center"/>
          </w:tcPr>
          <w:p w14:paraId="1B87672F" w14:textId="77777777" w:rsidR="00250448" w:rsidRPr="00F33724" w:rsidRDefault="00250448" w:rsidP="00466984">
            <w:pPr>
              <w:spacing w:before="40" w:after="40"/>
              <w:ind w:right="-62"/>
              <w:jc w:val="center"/>
              <w:rPr>
                <w:rFonts w:cs="Arial"/>
                <w:szCs w:val="20"/>
              </w:rPr>
            </w:pPr>
            <w:r w:rsidRPr="00F33724">
              <w:rPr>
                <w:rFonts w:cs="Arial"/>
                <w:szCs w:val="20"/>
              </w:rPr>
              <w:t>Medium 3, 4</w:t>
            </w:r>
          </w:p>
        </w:tc>
        <w:tc>
          <w:tcPr>
            <w:tcW w:w="4171" w:type="pct"/>
            <w:gridSpan w:val="5"/>
          </w:tcPr>
          <w:p w14:paraId="348E2E6C" w14:textId="77777777" w:rsidR="00250448" w:rsidRPr="00F33724" w:rsidRDefault="00250448" w:rsidP="00466984">
            <w:pPr>
              <w:spacing w:before="40" w:after="40"/>
              <w:rPr>
                <w:rFonts w:cs="Arial"/>
                <w:szCs w:val="20"/>
              </w:rPr>
            </w:pPr>
            <w:r w:rsidRPr="00F33724">
              <w:rPr>
                <w:rFonts w:cs="Arial"/>
                <w:szCs w:val="20"/>
              </w:rPr>
              <w:t>Will require operational planning. Actions will be recorded on SWMS.</w:t>
            </w:r>
          </w:p>
        </w:tc>
      </w:tr>
      <w:tr w:rsidR="00250448" w:rsidRPr="00F33724" w14:paraId="1A12A4CC" w14:textId="77777777" w:rsidTr="00466984">
        <w:tc>
          <w:tcPr>
            <w:tcW w:w="829" w:type="pct"/>
            <w:vAlign w:val="center"/>
          </w:tcPr>
          <w:p w14:paraId="4F342879" w14:textId="77777777" w:rsidR="00250448" w:rsidRPr="00F33724" w:rsidRDefault="00250448" w:rsidP="00466984">
            <w:pPr>
              <w:spacing w:before="40" w:after="40"/>
              <w:ind w:right="-62"/>
              <w:jc w:val="center"/>
              <w:rPr>
                <w:rFonts w:cs="Arial"/>
                <w:szCs w:val="20"/>
              </w:rPr>
            </w:pPr>
            <w:r w:rsidRPr="00F33724">
              <w:rPr>
                <w:rFonts w:cs="Arial"/>
                <w:szCs w:val="20"/>
              </w:rPr>
              <w:t>Low 1, 2</w:t>
            </w:r>
          </w:p>
        </w:tc>
        <w:tc>
          <w:tcPr>
            <w:tcW w:w="4171" w:type="pct"/>
            <w:gridSpan w:val="5"/>
          </w:tcPr>
          <w:p w14:paraId="1F019089" w14:textId="77777777" w:rsidR="00250448" w:rsidRPr="00F33724" w:rsidRDefault="00250448" w:rsidP="00466984">
            <w:pPr>
              <w:spacing w:before="40" w:after="40"/>
              <w:rPr>
                <w:rFonts w:cs="Arial"/>
                <w:szCs w:val="20"/>
              </w:rPr>
            </w:pPr>
            <w:r w:rsidRPr="00F33724">
              <w:rPr>
                <w:rFonts w:cs="Arial"/>
                <w:szCs w:val="20"/>
              </w:rPr>
              <w:t>Stop immediately. Implement permanent preventative controls. Will require detailed pre-planning. Actions will be recorded on a SWMS.</w:t>
            </w:r>
          </w:p>
        </w:tc>
      </w:tr>
    </w:tbl>
    <w:p w14:paraId="0BEBFCD3" w14:textId="77777777" w:rsidR="00250448" w:rsidRDefault="00250448" w:rsidP="00563363"/>
    <w:p w14:paraId="67A58E1C" w14:textId="24A292F1" w:rsidR="00B16893" w:rsidRPr="00563363" w:rsidRDefault="00B16893" w:rsidP="00250448">
      <w:pPr>
        <w:ind w:left="-113"/>
      </w:pPr>
      <w:r w:rsidRPr="00563363">
        <w:t>SWMS has been developed using the hierarchy of controls to reduce the risk and likelihood of an incident occurring.</w:t>
      </w:r>
      <w:r w:rsidR="000548B6" w:rsidRPr="00563363">
        <w:t xml:space="preserve"> </w:t>
      </w:r>
      <w:r w:rsidRPr="00563363">
        <w:t>The use of Elimination, Substitution, Isolation, Engineering, Administration and PPE measures will be used in the above order of preference wherever practicable.</w:t>
      </w:r>
    </w:p>
    <w:p w14:paraId="5549C2D4" w14:textId="77777777" w:rsidR="00B16893" w:rsidRPr="00563363" w:rsidRDefault="00B16893" w:rsidP="00563363"/>
    <w:p w14:paraId="09C4261F" w14:textId="77777777" w:rsidR="00B16893" w:rsidRPr="00563363" w:rsidRDefault="00B16893" w:rsidP="00563363">
      <w:pPr>
        <w:sectPr w:rsidR="00B16893" w:rsidRPr="00563363" w:rsidSect="00250448">
          <w:pgSz w:w="16840" w:h="11900" w:orient="landscape" w:code="9"/>
          <w:pgMar w:top="1418" w:right="1418" w:bottom="1418" w:left="1418" w:header="709" w:footer="454" w:gutter="0"/>
          <w:pgBorders w:offsetFrom="page">
            <w:top w:val="single" w:sz="4" w:space="31" w:color="auto"/>
            <w:left w:val="single" w:sz="4" w:space="31" w:color="auto"/>
            <w:bottom w:val="single" w:sz="4" w:space="31" w:color="auto"/>
            <w:right w:val="single" w:sz="4" w:space="31" w:color="auto"/>
          </w:pgBorders>
          <w:cols w:space="708"/>
          <w:docGrid w:linePitch="360"/>
        </w:sectPr>
      </w:pPr>
    </w:p>
    <w:p w14:paraId="44F72457" w14:textId="5E97FC77" w:rsidR="00B16893" w:rsidRPr="00563363" w:rsidRDefault="00B16893" w:rsidP="00250448">
      <w:pPr>
        <w:ind w:left="-113"/>
        <w:rPr>
          <w:b/>
          <w:bCs/>
          <w:u w:val="single"/>
        </w:rPr>
      </w:pPr>
      <w:r w:rsidRPr="00563363">
        <w:rPr>
          <w:b/>
          <w:bCs/>
          <w:u w:val="single"/>
        </w:rPr>
        <w:lastRenderedPageBreak/>
        <w:t>Induction confirmation:</w:t>
      </w:r>
    </w:p>
    <w:p w14:paraId="5839F678" w14:textId="77777777" w:rsidR="00B16893" w:rsidRPr="00563363" w:rsidRDefault="00B16893" w:rsidP="00563363"/>
    <w:p w14:paraId="42B143C4" w14:textId="77777777" w:rsidR="00B16893" w:rsidRPr="00563363" w:rsidRDefault="00B16893" w:rsidP="00250448">
      <w:pPr>
        <w:ind w:left="-113"/>
      </w:pPr>
      <w:r w:rsidRPr="00563363">
        <w:t>This SWMS has been developed in consultation with the workers and has been read and signed by all workers involved in this activity. I note that I have read and understood the above safe work method statement and will ensure work is completed accordingly.</w:t>
      </w:r>
    </w:p>
    <w:p w14:paraId="25819ECE" w14:textId="77777777" w:rsidR="00B16893" w:rsidRPr="00563363" w:rsidRDefault="00B16893" w:rsidP="00563363"/>
    <w:tbl>
      <w:tblPr>
        <w:tblW w:w="5000" w:type="pct"/>
        <w:tblLook w:val="01E0" w:firstRow="1" w:lastRow="1" w:firstColumn="1" w:lastColumn="1" w:noHBand="0" w:noVBand="0"/>
      </w:tblPr>
      <w:tblGrid>
        <w:gridCol w:w="1335"/>
        <w:gridCol w:w="6085"/>
        <w:gridCol w:w="6574"/>
      </w:tblGrid>
      <w:tr w:rsidR="00B16893" w:rsidRPr="00563363" w14:paraId="08BAD031" w14:textId="77777777" w:rsidTr="00563363">
        <w:trPr>
          <w:trHeight w:val="567"/>
          <w:tblHeader/>
        </w:trPr>
        <w:tc>
          <w:tcPr>
            <w:tcW w:w="477" w:type="pct"/>
            <w:tcBorders>
              <w:top w:val="single" w:sz="4" w:space="0" w:color="auto"/>
              <w:left w:val="single" w:sz="4" w:space="0" w:color="auto"/>
              <w:bottom w:val="single" w:sz="4" w:space="0" w:color="auto"/>
              <w:right w:val="single" w:sz="4" w:space="0" w:color="auto"/>
            </w:tcBorders>
            <w:vAlign w:val="center"/>
          </w:tcPr>
          <w:p w14:paraId="78B60E30" w14:textId="77777777" w:rsidR="00B16893" w:rsidRPr="00563363" w:rsidRDefault="00B16893" w:rsidP="00563363">
            <w:pPr>
              <w:rPr>
                <w:b/>
                <w:bCs/>
              </w:rPr>
            </w:pPr>
            <w:r w:rsidRPr="00563363">
              <w:rPr>
                <w:b/>
                <w:bCs/>
              </w:rPr>
              <w:t xml:space="preserve">Date: </w:t>
            </w:r>
          </w:p>
        </w:tc>
        <w:tc>
          <w:tcPr>
            <w:tcW w:w="2174" w:type="pct"/>
            <w:tcBorders>
              <w:top w:val="single" w:sz="4" w:space="0" w:color="auto"/>
              <w:left w:val="single" w:sz="4" w:space="0" w:color="auto"/>
              <w:bottom w:val="single" w:sz="4" w:space="0" w:color="auto"/>
              <w:right w:val="single" w:sz="4" w:space="0" w:color="auto"/>
            </w:tcBorders>
            <w:vAlign w:val="center"/>
          </w:tcPr>
          <w:p w14:paraId="7B4B40F8" w14:textId="77777777" w:rsidR="00B16893" w:rsidRPr="00563363" w:rsidRDefault="00B16893" w:rsidP="00563363">
            <w:pPr>
              <w:rPr>
                <w:b/>
                <w:bCs/>
              </w:rPr>
            </w:pPr>
            <w:r w:rsidRPr="00563363">
              <w:rPr>
                <w:b/>
                <w:bCs/>
              </w:rPr>
              <w:t>Name:</w:t>
            </w:r>
          </w:p>
        </w:tc>
        <w:tc>
          <w:tcPr>
            <w:tcW w:w="2349" w:type="pct"/>
            <w:tcBorders>
              <w:top w:val="single" w:sz="4" w:space="0" w:color="auto"/>
              <w:left w:val="single" w:sz="4" w:space="0" w:color="auto"/>
              <w:bottom w:val="single" w:sz="4" w:space="0" w:color="auto"/>
              <w:right w:val="single" w:sz="4" w:space="0" w:color="auto"/>
            </w:tcBorders>
            <w:vAlign w:val="center"/>
          </w:tcPr>
          <w:p w14:paraId="11085BEA" w14:textId="77777777" w:rsidR="00B16893" w:rsidRPr="00563363" w:rsidRDefault="00B16893" w:rsidP="00563363">
            <w:pPr>
              <w:rPr>
                <w:b/>
                <w:bCs/>
              </w:rPr>
            </w:pPr>
            <w:r w:rsidRPr="00563363">
              <w:rPr>
                <w:b/>
                <w:bCs/>
              </w:rPr>
              <w:t>Signature:</w:t>
            </w:r>
          </w:p>
        </w:tc>
      </w:tr>
      <w:tr w:rsidR="00141A50" w:rsidRPr="00563363" w14:paraId="15CCEDB4" w14:textId="77777777" w:rsidTr="00563363">
        <w:trPr>
          <w:trHeight w:val="567"/>
        </w:trPr>
        <w:tc>
          <w:tcPr>
            <w:tcW w:w="477" w:type="pct"/>
            <w:tcBorders>
              <w:top w:val="single" w:sz="4" w:space="0" w:color="auto"/>
              <w:left w:val="single" w:sz="4" w:space="0" w:color="auto"/>
              <w:bottom w:val="single" w:sz="4" w:space="0" w:color="auto"/>
              <w:right w:val="single" w:sz="4" w:space="0" w:color="auto"/>
            </w:tcBorders>
            <w:vAlign w:val="center"/>
          </w:tcPr>
          <w:p w14:paraId="01D1936A" w14:textId="4F9C7275" w:rsidR="00141A50" w:rsidRPr="00563363" w:rsidRDefault="00141A50" w:rsidP="00141A50">
            <w:r>
              <w:rPr>
                <w:rFonts w:cs="Arial"/>
                <w:szCs w:val="20"/>
              </w:rPr>
              <w:fldChar w:fldCharType="begin">
                <w:ffData>
                  <w:name w:val="Text74"/>
                  <w:enabled/>
                  <w:calcOnExit w:val="0"/>
                  <w:textInput/>
                </w:ffData>
              </w:fldChar>
            </w:r>
            <w:r>
              <w:rPr>
                <w:rFonts w:cs="Arial"/>
                <w:szCs w:val="20"/>
              </w:rPr>
              <w:instrText xml:space="preserve"> FORMTEXT </w:instrText>
            </w:r>
            <w:r>
              <w:rPr>
                <w:rFonts w:cs="Arial"/>
                <w:szCs w:val="20"/>
              </w:rPr>
            </w:r>
            <w:r>
              <w:rPr>
                <w:rFonts w:cs="Arial"/>
                <w:szCs w:val="20"/>
              </w:rPr>
              <w:fldChar w:fldCharType="separate"/>
            </w:r>
            <w:r w:rsidR="001231EB">
              <w:rPr>
                <w:rFonts w:cs="Arial"/>
                <w:noProof/>
                <w:szCs w:val="20"/>
              </w:rPr>
              <w:t> </w:t>
            </w:r>
            <w:r w:rsidR="001231EB">
              <w:rPr>
                <w:rFonts w:cs="Arial"/>
                <w:noProof/>
                <w:szCs w:val="20"/>
              </w:rPr>
              <w:t> </w:t>
            </w:r>
            <w:r w:rsidR="001231EB">
              <w:rPr>
                <w:rFonts w:cs="Arial"/>
                <w:noProof/>
                <w:szCs w:val="20"/>
              </w:rPr>
              <w:t> </w:t>
            </w:r>
            <w:r w:rsidR="001231EB">
              <w:rPr>
                <w:rFonts w:cs="Arial"/>
                <w:noProof/>
                <w:szCs w:val="20"/>
              </w:rPr>
              <w:t> </w:t>
            </w:r>
            <w:r w:rsidR="001231EB">
              <w:rPr>
                <w:rFonts w:cs="Arial"/>
                <w:noProof/>
                <w:szCs w:val="20"/>
              </w:rPr>
              <w:t> </w:t>
            </w:r>
            <w:r>
              <w:rPr>
                <w:rFonts w:cs="Arial"/>
                <w:szCs w:val="20"/>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6010F20B" w14:textId="08D45074" w:rsidR="00141A50" w:rsidRPr="00563363" w:rsidRDefault="00141A50" w:rsidP="00141A50">
            <w:r>
              <w:rPr>
                <w:rFonts w:cs="Arial"/>
                <w:szCs w:val="20"/>
              </w:rPr>
              <w:fldChar w:fldCharType="begin">
                <w:ffData>
                  <w:name w:val="Text73"/>
                  <w:enabled/>
                  <w:calcOnExit w:val="0"/>
                  <w:textInput/>
                </w:ffData>
              </w:fldChar>
            </w:r>
            <w:r>
              <w:rPr>
                <w:rFonts w:cs="Arial"/>
                <w:szCs w:val="20"/>
              </w:rPr>
              <w:instrText xml:space="preserve"> FORMTEXT </w:instrText>
            </w:r>
            <w:r>
              <w:rPr>
                <w:rFonts w:cs="Arial"/>
                <w:szCs w:val="20"/>
              </w:rPr>
            </w:r>
            <w:r>
              <w:rPr>
                <w:rFonts w:cs="Arial"/>
                <w:szCs w:val="20"/>
              </w:rPr>
              <w:fldChar w:fldCharType="separate"/>
            </w:r>
            <w:r w:rsidR="001231EB">
              <w:rPr>
                <w:rFonts w:cs="Arial"/>
                <w:noProof/>
                <w:szCs w:val="20"/>
              </w:rPr>
              <w:t> </w:t>
            </w:r>
            <w:r w:rsidR="001231EB">
              <w:rPr>
                <w:rFonts w:cs="Arial"/>
                <w:noProof/>
                <w:szCs w:val="20"/>
              </w:rPr>
              <w:t> </w:t>
            </w:r>
            <w:r w:rsidR="001231EB">
              <w:rPr>
                <w:rFonts w:cs="Arial"/>
                <w:noProof/>
                <w:szCs w:val="20"/>
              </w:rPr>
              <w:t> </w:t>
            </w:r>
            <w:r w:rsidR="001231EB">
              <w:rPr>
                <w:rFonts w:cs="Arial"/>
                <w:noProof/>
                <w:szCs w:val="20"/>
              </w:rPr>
              <w:t> </w:t>
            </w:r>
            <w:r w:rsidR="001231EB">
              <w:rPr>
                <w:rFonts w:cs="Arial"/>
                <w:noProof/>
                <w:szCs w:val="20"/>
              </w:rPr>
              <w:t> </w:t>
            </w:r>
            <w:r>
              <w:rPr>
                <w:rFonts w:cs="Arial"/>
                <w:szCs w:val="20"/>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0522741B" w14:textId="4A20EE00" w:rsidR="00141A50" w:rsidRPr="00563363" w:rsidRDefault="00141A50" w:rsidP="00141A50">
            <w:r>
              <w:rPr>
                <w:rFonts w:cs="Arial"/>
                <w:szCs w:val="20"/>
              </w:rPr>
              <w:fldChar w:fldCharType="begin">
                <w:ffData>
                  <w:name w:val="Text75"/>
                  <w:enabled/>
                  <w:calcOnExit w:val="0"/>
                  <w:textInput/>
                </w:ffData>
              </w:fldChar>
            </w:r>
            <w:r>
              <w:rPr>
                <w:rFonts w:cs="Arial"/>
                <w:szCs w:val="20"/>
              </w:rPr>
              <w:instrText xml:space="preserve"> FORMTEXT </w:instrText>
            </w:r>
            <w:r>
              <w:rPr>
                <w:rFonts w:cs="Arial"/>
                <w:szCs w:val="20"/>
              </w:rPr>
            </w:r>
            <w:r>
              <w:rPr>
                <w:rFonts w:cs="Arial"/>
                <w:szCs w:val="20"/>
              </w:rPr>
              <w:fldChar w:fldCharType="separate"/>
            </w:r>
            <w:r w:rsidR="001231EB">
              <w:rPr>
                <w:rFonts w:cs="Arial"/>
                <w:noProof/>
                <w:szCs w:val="20"/>
              </w:rPr>
              <w:t> </w:t>
            </w:r>
            <w:r w:rsidR="001231EB">
              <w:rPr>
                <w:rFonts w:cs="Arial"/>
                <w:noProof/>
                <w:szCs w:val="20"/>
              </w:rPr>
              <w:t> </w:t>
            </w:r>
            <w:r w:rsidR="001231EB">
              <w:rPr>
                <w:rFonts w:cs="Arial"/>
                <w:noProof/>
                <w:szCs w:val="20"/>
              </w:rPr>
              <w:t> </w:t>
            </w:r>
            <w:r w:rsidR="001231EB">
              <w:rPr>
                <w:rFonts w:cs="Arial"/>
                <w:noProof/>
                <w:szCs w:val="20"/>
              </w:rPr>
              <w:t> </w:t>
            </w:r>
            <w:r w:rsidR="001231EB">
              <w:rPr>
                <w:rFonts w:cs="Arial"/>
                <w:noProof/>
                <w:szCs w:val="20"/>
              </w:rPr>
              <w:t> </w:t>
            </w:r>
            <w:r>
              <w:rPr>
                <w:rFonts w:cs="Arial"/>
                <w:szCs w:val="20"/>
              </w:rPr>
              <w:fldChar w:fldCharType="end"/>
            </w:r>
          </w:p>
        </w:tc>
      </w:tr>
      <w:tr w:rsidR="00141A50" w:rsidRPr="00563363" w14:paraId="5B012C96" w14:textId="77777777" w:rsidTr="00563363">
        <w:trPr>
          <w:trHeight w:val="567"/>
        </w:trPr>
        <w:tc>
          <w:tcPr>
            <w:tcW w:w="477" w:type="pct"/>
            <w:tcBorders>
              <w:top w:val="single" w:sz="4" w:space="0" w:color="auto"/>
              <w:left w:val="single" w:sz="4" w:space="0" w:color="auto"/>
              <w:bottom w:val="single" w:sz="4" w:space="0" w:color="auto"/>
              <w:right w:val="single" w:sz="4" w:space="0" w:color="auto"/>
            </w:tcBorders>
            <w:vAlign w:val="center"/>
          </w:tcPr>
          <w:p w14:paraId="71C7C736" w14:textId="6E2B6AEE" w:rsidR="00141A50" w:rsidRPr="00563363" w:rsidRDefault="00141A50" w:rsidP="00141A50">
            <w:r>
              <w:rPr>
                <w:rFonts w:cs="Arial"/>
                <w:szCs w:val="20"/>
              </w:rPr>
              <w:fldChar w:fldCharType="begin">
                <w:ffData>
                  <w:name w:val="Text74"/>
                  <w:enabled/>
                  <w:calcOnExit w:val="0"/>
                  <w:textInput/>
                </w:ffData>
              </w:fldChar>
            </w:r>
            <w:r>
              <w:rPr>
                <w:rFonts w:cs="Arial"/>
                <w:szCs w:val="20"/>
              </w:rPr>
              <w:instrText xml:space="preserve"> FORMTEXT </w:instrText>
            </w:r>
            <w:r>
              <w:rPr>
                <w:rFonts w:cs="Arial"/>
                <w:szCs w:val="20"/>
              </w:rPr>
            </w:r>
            <w:r>
              <w:rPr>
                <w:rFonts w:cs="Arial"/>
                <w:szCs w:val="20"/>
              </w:rPr>
              <w:fldChar w:fldCharType="separate"/>
            </w:r>
            <w:r w:rsidR="001231EB">
              <w:rPr>
                <w:rFonts w:cs="Arial"/>
                <w:noProof/>
                <w:szCs w:val="20"/>
              </w:rPr>
              <w:t> </w:t>
            </w:r>
            <w:r w:rsidR="001231EB">
              <w:rPr>
                <w:rFonts w:cs="Arial"/>
                <w:noProof/>
                <w:szCs w:val="20"/>
              </w:rPr>
              <w:t> </w:t>
            </w:r>
            <w:r w:rsidR="001231EB">
              <w:rPr>
                <w:rFonts w:cs="Arial"/>
                <w:noProof/>
                <w:szCs w:val="20"/>
              </w:rPr>
              <w:t> </w:t>
            </w:r>
            <w:r w:rsidR="001231EB">
              <w:rPr>
                <w:rFonts w:cs="Arial"/>
                <w:noProof/>
                <w:szCs w:val="20"/>
              </w:rPr>
              <w:t> </w:t>
            </w:r>
            <w:r w:rsidR="001231EB">
              <w:rPr>
                <w:rFonts w:cs="Arial"/>
                <w:noProof/>
                <w:szCs w:val="20"/>
              </w:rPr>
              <w:t> </w:t>
            </w:r>
            <w:r>
              <w:rPr>
                <w:rFonts w:cs="Arial"/>
                <w:szCs w:val="20"/>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183264FF" w14:textId="5399FEDB" w:rsidR="00141A50" w:rsidRPr="00563363" w:rsidRDefault="00141A50" w:rsidP="00141A50">
            <w:r>
              <w:rPr>
                <w:rFonts w:cs="Arial"/>
                <w:szCs w:val="20"/>
              </w:rPr>
              <w:fldChar w:fldCharType="begin">
                <w:ffData>
                  <w:name w:val="Text73"/>
                  <w:enabled/>
                  <w:calcOnExit w:val="0"/>
                  <w:textInput/>
                </w:ffData>
              </w:fldChar>
            </w:r>
            <w:r>
              <w:rPr>
                <w:rFonts w:cs="Arial"/>
                <w:szCs w:val="20"/>
              </w:rPr>
              <w:instrText xml:space="preserve"> FORMTEXT </w:instrText>
            </w:r>
            <w:r>
              <w:rPr>
                <w:rFonts w:cs="Arial"/>
                <w:szCs w:val="20"/>
              </w:rPr>
            </w:r>
            <w:r>
              <w:rPr>
                <w:rFonts w:cs="Arial"/>
                <w:szCs w:val="20"/>
              </w:rPr>
              <w:fldChar w:fldCharType="separate"/>
            </w:r>
            <w:r w:rsidR="001231EB">
              <w:rPr>
                <w:rFonts w:cs="Arial"/>
                <w:noProof/>
                <w:szCs w:val="20"/>
              </w:rPr>
              <w:t> </w:t>
            </w:r>
            <w:r w:rsidR="001231EB">
              <w:rPr>
                <w:rFonts w:cs="Arial"/>
                <w:noProof/>
                <w:szCs w:val="20"/>
              </w:rPr>
              <w:t> </w:t>
            </w:r>
            <w:r w:rsidR="001231EB">
              <w:rPr>
                <w:rFonts w:cs="Arial"/>
                <w:noProof/>
                <w:szCs w:val="20"/>
              </w:rPr>
              <w:t> </w:t>
            </w:r>
            <w:r w:rsidR="001231EB">
              <w:rPr>
                <w:rFonts w:cs="Arial"/>
                <w:noProof/>
                <w:szCs w:val="20"/>
              </w:rPr>
              <w:t> </w:t>
            </w:r>
            <w:r w:rsidR="001231EB">
              <w:rPr>
                <w:rFonts w:cs="Arial"/>
                <w:noProof/>
                <w:szCs w:val="20"/>
              </w:rPr>
              <w:t> </w:t>
            </w:r>
            <w:r>
              <w:rPr>
                <w:rFonts w:cs="Arial"/>
                <w:szCs w:val="20"/>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60594035" w14:textId="195B3E08" w:rsidR="00141A50" w:rsidRPr="00563363" w:rsidRDefault="00141A50" w:rsidP="00141A50">
            <w:r>
              <w:rPr>
                <w:rFonts w:cs="Arial"/>
                <w:szCs w:val="20"/>
              </w:rPr>
              <w:fldChar w:fldCharType="begin">
                <w:ffData>
                  <w:name w:val="Text75"/>
                  <w:enabled/>
                  <w:calcOnExit w:val="0"/>
                  <w:textInput/>
                </w:ffData>
              </w:fldChar>
            </w:r>
            <w:r>
              <w:rPr>
                <w:rFonts w:cs="Arial"/>
                <w:szCs w:val="20"/>
              </w:rPr>
              <w:instrText xml:space="preserve"> FORMTEXT </w:instrText>
            </w:r>
            <w:r>
              <w:rPr>
                <w:rFonts w:cs="Arial"/>
                <w:szCs w:val="20"/>
              </w:rPr>
            </w:r>
            <w:r>
              <w:rPr>
                <w:rFonts w:cs="Arial"/>
                <w:szCs w:val="20"/>
              </w:rPr>
              <w:fldChar w:fldCharType="separate"/>
            </w:r>
            <w:r w:rsidR="001231EB">
              <w:rPr>
                <w:rFonts w:cs="Arial"/>
                <w:noProof/>
                <w:szCs w:val="20"/>
              </w:rPr>
              <w:t> </w:t>
            </w:r>
            <w:r w:rsidR="001231EB">
              <w:rPr>
                <w:rFonts w:cs="Arial"/>
                <w:noProof/>
                <w:szCs w:val="20"/>
              </w:rPr>
              <w:t> </w:t>
            </w:r>
            <w:r w:rsidR="001231EB">
              <w:rPr>
                <w:rFonts w:cs="Arial"/>
                <w:noProof/>
                <w:szCs w:val="20"/>
              </w:rPr>
              <w:t> </w:t>
            </w:r>
            <w:r w:rsidR="001231EB">
              <w:rPr>
                <w:rFonts w:cs="Arial"/>
                <w:noProof/>
                <w:szCs w:val="20"/>
              </w:rPr>
              <w:t> </w:t>
            </w:r>
            <w:r w:rsidR="001231EB">
              <w:rPr>
                <w:rFonts w:cs="Arial"/>
                <w:noProof/>
                <w:szCs w:val="20"/>
              </w:rPr>
              <w:t> </w:t>
            </w:r>
            <w:r>
              <w:rPr>
                <w:rFonts w:cs="Arial"/>
                <w:szCs w:val="20"/>
              </w:rPr>
              <w:fldChar w:fldCharType="end"/>
            </w:r>
          </w:p>
        </w:tc>
      </w:tr>
      <w:tr w:rsidR="00141A50" w:rsidRPr="00563363" w14:paraId="197D133C" w14:textId="77777777" w:rsidTr="00563363">
        <w:trPr>
          <w:trHeight w:val="567"/>
        </w:trPr>
        <w:tc>
          <w:tcPr>
            <w:tcW w:w="477" w:type="pct"/>
            <w:tcBorders>
              <w:top w:val="single" w:sz="4" w:space="0" w:color="auto"/>
              <w:left w:val="single" w:sz="4" w:space="0" w:color="auto"/>
              <w:bottom w:val="single" w:sz="4" w:space="0" w:color="auto"/>
              <w:right w:val="single" w:sz="4" w:space="0" w:color="auto"/>
            </w:tcBorders>
            <w:vAlign w:val="center"/>
          </w:tcPr>
          <w:p w14:paraId="57184F95" w14:textId="065121CE" w:rsidR="00141A50" w:rsidRPr="00563363" w:rsidRDefault="00141A50" w:rsidP="00141A50">
            <w:r>
              <w:rPr>
                <w:rFonts w:cs="Arial"/>
                <w:szCs w:val="20"/>
              </w:rPr>
              <w:fldChar w:fldCharType="begin">
                <w:ffData>
                  <w:name w:val="Text74"/>
                  <w:enabled/>
                  <w:calcOnExit w:val="0"/>
                  <w:textInput/>
                </w:ffData>
              </w:fldChar>
            </w:r>
            <w:r>
              <w:rPr>
                <w:rFonts w:cs="Arial"/>
                <w:szCs w:val="20"/>
              </w:rPr>
              <w:instrText xml:space="preserve"> FORMTEXT </w:instrText>
            </w:r>
            <w:r>
              <w:rPr>
                <w:rFonts w:cs="Arial"/>
                <w:szCs w:val="20"/>
              </w:rPr>
            </w:r>
            <w:r>
              <w:rPr>
                <w:rFonts w:cs="Arial"/>
                <w:szCs w:val="20"/>
              </w:rPr>
              <w:fldChar w:fldCharType="separate"/>
            </w:r>
            <w:r w:rsidR="001231EB">
              <w:rPr>
                <w:rFonts w:cs="Arial"/>
                <w:noProof/>
                <w:szCs w:val="20"/>
              </w:rPr>
              <w:t> </w:t>
            </w:r>
            <w:r w:rsidR="001231EB">
              <w:rPr>
                <w:rFonts w:cs="Arial"/>
                <w:noProof/>
                <w:szCs w:val="20"/>
              </w:rPr>
              <w:t> </w:t>
            </w:r>
            <w:r w:rsidR="001231EB">
              <w:rPr>
                <w:rFonts w:cs="Arial"/>
                <w:noProof/>
                <w:szCs w:val="20"/>
              </w:rPr>
              <w:t> </w:t>
            </w:r>
            <w:r w:rsidR="001231EB">
              <w:rPr>
                <w:rFonts w:cs="Arial"/>
                <w:noProof/>
                <w:szCs w:val="20"/>
              </w:rPr>
              <w:t> </w:t>
            </w:r>
            <w:r w:rsidR="001231EB">
              <w:rPr>
                <w:rFonts w:cs="Arial"/>
                <w:noProof/>
                <w:szCs w:val="20"/>
              </w:rPr>
              <w:t> </w:t>
            </w:r>
            <w:r>
              <w:rPr>
                <w:rFonts w:cs="Arial"/>
                <w:szCs w:val="20"/>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5AB1DFD8" w14:textId="6A35F26A" w:rsidR="00141A50" w:rsidRPr="00563363" w:rsidRDefault="00141A50" w:rsidP="00141A50">
            <w:r>
              <w:rPr>
                <w:rFonts w:cs="Arial"/>
                <w:szCs w:val="20"/>
              </w:rPr>
              <w:fldChar w:fldCharType="begin">
                <w:ffData>
                  <w:name w:val="Text73"/>
                  <w:enabled/>
                  <w:calcOnExit w:val="0"/>
                  <w:textInput/>
                </w:ffData>
              </w:fldChar>
            </w:r>
            <w:r>
              <w:rPr>
                <w:rFonts w:cs="Arial"/>
                <w:szCs w:val="20"/>
              </w:rPr>
              <w:instrText xml:space="preserve"> FORMTEXT </w:instrText>
            </w:r>
            <w:r>
              <w:rPr>
                <w:rFonts w:cs="Arial"/>
                <w:szCs w:val="20"/>
              </w:rPr>
            </w:r>
            <w:r>
              <w:rPr>
                <w:rFonts w:cs="Arial"/>
                <w:szCs w:val="20"/>
              </w:rPr>
              <w:fldChar w:fldCharType="separate"/>
            </w:r>
            <w:r w:rsidR="001231EB">
              <w:rPr>
                <w:rFonts w:cs="Arial"/>
                <w:noProof/>
                <w:szCs w:val="20"/>
              </w:rPr>
              <w:t> </w:t>
            </w:r>
            <w:r w:rsidR="001231EB">
              <w:rPr>
                <w:rFonts w:cs="Arial"/>
                <w:noProof/>
                <w:szCs w:val="20"/>
              </w:rPr>
              <w:t> </w:t>
            </w:r>
            <w:r w:rsidR="001231EB">
              <w:rPr>
                <w:rFonts w:cs="Arial"/>
                <w:noProof/>
                <w:szCs w:val="20"/>
              </w:rPr>
              <w:t> </w:t>
            </w:r>
            <w:r w:rsidR="001231EB">
              <w:rPr>
                <w:rFonts w:cs="Arial"/>
                <w:noProof/>
                <w:szCs w:val="20"/>
              </w:rPr>
              <w:t> </w:t>
            </w:r>
            <w:r w:rsidR="001231EB">
              <w:rPr>
                <w:rFonts w:cs="Arial"/>
                <w:noProof/>
                <w:szCs w:val="20"/>
              </w:rPr>
              <w:t> </w:t>
            </w:r>
            <w:r>
              <w:rPr>
                <w:rFonts w:cs="Arial"/>
                <w:szCs w:val="20"/>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74E53DB4" w14:textId="0356FDE1" w:rsidR="00141A50" w:rsidRPr="00563363" w:rsidRDefault="00141A50" w:rsidP="00141A50">
            <w:r>
              <w:rPr>
                <w:rFonts w:cs="Arial"/>
                <w:szCs w:val="20"/>
              </w:rPr>
              <w:fldChar w:fldCharType="begin">
                <w:ffData>
                  <w:name w:val="Text75"/>
                  <w:enabled/>
                  <w:calcOnExit w:val="0"/>
                  <w:textInput/>
                </w:ffData>
              </w:fldChar>
            </w:r>
            <w:r>
              <w:rPr>
                <w:rFonts w:cs="Arial"/>
                <w:szCs w:val="20"/>
              </w:rPr>
              <w:instrText xml:space="preserve"> FORMTEXT </w:instrText>
            </w:r>
            <w:r>
              <w:rPr>
                <w:rFonts w:cs="Arial"/>
                <w:szCs w:val="20"/>
              </w:rPr>
            </w:r>
            <w:r>
              <w:rPr>
                <w:rFonts w:cs="Arial"/>
                <w:szCs w:val="20"/>
              </w:rPr>
              <w:fldChar w:fldCharType="separate"/>
            </w:r>
            <w:r w:rsidR="001231EB">
              <w:rPr>
                <w:rFonts w:cs="Arial"/>
                <w:noProof/>
                <w:szCs w:val="20"/>
              </w:rPr>
              <w:t> </w:t>
            </w:r>
            <w:r w:rsidR="001231EB">
              <w:rPr>
                <w:rFonts w:cs="Arial"/>
                <w:noProof/>
                <w:szCs w:val="20"/>
              </w:rPr>
              <w:t> </w:t>
            </w:r>
            <w:r w:rsidR="001231EB">
              <w:rPr>
                <w:rFonts w:cs="Arial"/>
                <w:noProof/>
                <w:szCs w:val="20"/>
              </w:rPr>
              <w:t> </w:t>
            </w:r>
            <w:r w:rsidR="001231EB">
              <w:rPr>
                <w:rFonts w:cs="Arial"/>
                <w:noProof/>
                <w:szCs w:val="20"/>
              </w:rPr>
              <w:t> </w:t>
            </w:r>
            <w:r w:rsidR="001231EB">
              <w:rPr>
                <w:rFonts w:cs="Arial"/>
                <w:noProof/>
                <w:szCs w:val="20"/>
              </w:rPr>
              <w:t> </w:t>
            </w:r>
            <w:r>
              <w:rPr>
                <w:rFonts w:cs="Arial"/>
                <w:szCs w:val="20"/>
              </w:rPr>
              <w:fldChar w:fldCharType="end"/>
            </w:r>
          </w:p>
        </w:tc>
      </w:tr>
      <w:tr w:rsidR="00141A50" w:rsidRPr="00563363" w14:paraId="5F3A9E4B" w14:textId="77777777" w:rsidTr="00563363">
        <w:trPr>
          <w:trHeight w:val="567"/>
        </w:trPr>
        <w:tc>
          <w:tcPr>
            <w:tcW w:w="477" w:type="pct"/>
            <w:tcBorders>
              <w:top w:val="single" w:sz="4" w:space="0" w:color="auto"/>
              <w:left w:val="single" w:sz="4" w:space="0" w:color="auto"/>
              <w:bottom w:val="single" w:sz="4" w:space="0" w:color="auto"/>
              <w:right w:val="single" w:sz="4" w:space="0" w:color="auto"/>
            </w:tcBorders>
            <w:vAlign w:val="center"/>
          </w:tcPr>
          <w:p w14:paraId="6E57AD8D" w14:textId="7C05FB56" w:rsidR="00141A50" w:rsidRPr="00563363" w:rsidRDefault="00141A50" w:rsidP="00141A50">
            <w:r>
              <w:rPr>
                <w:rFonts w:cs="Arial"/>
                <w:szCs w:val="20"/>
              </w:rPr>
              <w:fldChar w:fldCharType="begin">
                <w:ffData>
                  <w:name w:val="Text74"/>
                  <w:enabled/>
                  <w:calcOnExit w:val="0"/>
                  <w:textInput/>
                </w:ffData>
              </w:fldChar>
            </w:r>
            <w:r>
              <w:rPr>
                <w:rFonts w:cs="Arial"/>
                <w:szCs w:val="20"/>
              </w:rPr>
              <w:instrText xml:space="preserve"> FORMTEXT </w:instrText>
            </w:r>
            <w:r>
              <w:rPr>
                <w:rFonts w:cs="Arial"/>
                <w:szCs w:val="20"/>
              </w:rPr>
            </w:r>
            <w:r>
              <w:rPr>
                <w:rFonts w:cs="Arial"/>
                <w:szCs w:val="20"/>
              </w:rPr>
              <w:fldChar w:fldCharType="separate"/>
            </w:r>
            <w:r w:rsidR="001231EB">
              <w:rPr>
                <w:rFonts w:cs="Arial"/>
                <w:noProof/>
                <w:szCs w:val="20"/>
              </w:rPr>
              <w:t> </w:t>
            </w:r>
            <w:r w:rsidR="001231EB">
              <w:rPr>
                <w:rFonts w:cs="Arial"/>
                <w:noProof/>
                <w:szCs w:val="20"/>
              </w:rPr>
              <w:t> </w:t>
            </w:r>
            <w:r w:rsidR="001231EB">
              <w:rPr>
                <w:rFonts w:cs="Arial"/>
                <w:noProof/>
                <w:szCs w:val="20"/>
              </w:rPr>
              <w:t> </w:t>
            </w:r>
            <w:r w:rsidR="001231EB">
              <w:rPr>
                <w:rFonts w:cs="Arial"/>
                <w:noProof/>
                <w:szCs w:val="20"/>
              </w:rPr>
              <w:t> </w:t>
            </w:r>
            <w:r w:rsidR="001231EB">
              <w:rPr>
                <w:rFonts w:cs="Arial"/>
                <w:noProof/>
                <w:szCs w:val="20"/>
              </w:rPr>
              <w:t> </w:t>
            </w:r>
            <w:r>
              <w:rPr>
                <w:rFonts w:cs="Arial"/>
                <w:szCs w:val="20"/>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34A9E260" w14:textId="5A07BEDE" w:rsidR="00141A50" w:rsidRPr="00563363" w:rsidRDefault="00141A50" w:rsidP="00141A50">
            <w:r>
              <w:rPr>
                <w:rFonts w:cs="Arial"/>
                <w:szCs w:val="20"/>
              </w:rPr>
              <w:fldChar w:fldCharType="begin">
                <w:ffData>
                  <w:name w:val="Text73"/>
                  <w:enabled/>
                  <w:calcOnExit w:val="0"/>
                  <w:textInput/>
                </w:ffData>
              </w:fldChar>
            </w:r>
            <w:r>
              <w:rPr>
                <w:rFonts w:cs="Arial"/>
                <w:szCs w:val="20"/>
              </w:rPr>
              <w:instrText xml:space="preserve"> FORMTEXT </w:instrText>
            </w:r>
            <w:r>
              <w:rPr>
                <w:rFonts w:cs="Arial"/>
                <w:szCs w:val="20"/>
              </w:rPr>
            </w:r>
            <w:r>
              <w:rPr>
                <w:rFonts w:cs="Arial"/>
                <w:szCs w:val="20"/>
              </w:rPr>
              <w:fldChar w:fldCharType="separate"/>
            </w:r>
            <w:r w:rsidR="001231EB">
              <w:rPr>
                <w:rFonts w:cs="Arial"/>
                <w:noProof/>
                <w:szCs w:val="20"/>
              </w:rPr>
              <w:t> </w:t>
            </w:r>
            <w:r w:rsidR="001231EB">
              <w:rPr>
                <w:rFonts w:cs="Arial"/>
                <w:noProof/>
                <w:szCs w:val="20"/>
              </w:rPr>
              <w:t> </w:t>
            </w:r>
            <w:r w:rsidR="001231EB">
              <w:rPr>
                <w:rFonts w:cs="Arial"/>
                <w:noProof/>
                <w:szCs w:val="20"/>
              </w:rPr>
              <w:t> </w:t>
            </w:r>
            <w:r w:rsidR="001231EB">
              <w:rPr>
                <w:rFonts w:cs="Arial"/>
                <w:noProof/>
                <w:szCs w:val="20"/>
              </w:rPr>
              <w:t> </w:t>
            </w:r>
            <w:r w:rsidR="001231EB">
              <w:rPr>
                <w:rFonts w:cs="Arial"/>
                <w:noProof/>
                <w:szCs w:val="20"/>
              </w:rPr>
              <w:t> </w:t>
            </w:r>
            <w:r>
              <w:rPr>
                <w:rFonts w:cs="Arial"/>
                <w:szCs w:val="20"/>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745E42EE" w14:textId="7FE1DC38" w:rsidR="00141A50" w:rsidRPr="00563363" w:rsidRDefault="00141A50" w:rsidP="00141A50">
            <w:r>
              <w:rPr>
                <w:rFonts w:cs="Arial"/>
                <w:szCs w:val="20"/>
              </w:rPr>
              <w:fldChar w:fldCharType="begin">
                <w:ffData>
                  <w:name w:val="Text75"/>
                  <w:enabled/>
                  <w:calcOnExit w:val="0"/>
                  <w:textInput/>
                </w:ffData>
              </w:fldChar>
            </w:r>
            <w:r>
              <w:rPr>
                <w:rFonts w:cs="Arial"/>
                <w:szCs w:val="20"/>
              </w:rPr>
              <w:instrText xml:space="preserve"> FORMTEXT </w:instrText>
            </w:r>
            <w:r>
              <w:rPr>
                <w:rFonts w:cs="Arial"/>
                <w:szCs w:val="20"/>
              </w:rPr>
            </w:r>
            <w:r>
              <w:rPr>
                <w:rFonts w:cs="Arial"/>
                <w:szCs w:val="20"/>
              </w:rPr>
              <w:fldChar w:fldCharType="separate"/>
            </w:r>
            <w:r w:rsidR="001231EB">
              <w:rPr>
                <w:rFonts w:cs="Arial"/>
                <w:noProof/>
                <w:szCs w:val="20"/>
              </w:rPr>
              <w:t> </w:t>
            </w:r>
            <w:r w:rsidR="001231EB">
              <w:rPr>
                <w:rFonts w:cs="Arial"/>
                <w:noProof/>
                <w:szCs w:val="20"/>
              </w:rPr>
              <w:t> </w:t>
            </w:r>
            <w:r w:rsidR="001231EB">
              <w:rPr>
                <w:rFonts w:cs="Arial"/>
                <w:noProof/>
                <w:szCs w:val="20"/>
              </w:rPr>
              <w:t> </w:t>
            </w:r>
            <w:r w:rsidR="001231EB">
              <w:rPr>
                <w:rFonts w:cs="Arial"/>
                <w:noProof/>
                <w:szCs w:val="20"/>
              </w:rPr>
              <w:t> </w:t>
            </w:r>
            <w:r w:rsidR="001231EB">
              <w:rPr>
                <w:rFonts w:cs="Arial"/>
                <w:noProof/>
                <w:szCs w:val="20"/>
              </w:rPr>
              <w:t> </w:t>
            </w:r>
            <w:r>
              <w:rPr>
                <w:rFonts w:cs="Arial"/>
                <w:szCs w:val="20"/>
              </w:rPr>
              <w:fldChar w:fldCharType="end"/>
            </w:r>
          </w:p>
        </w:tc>
      </w:tr>
      <w:tr w:rsidR="00141A50" w:rsidRPr="00563363" w14:paraId="24E6419B" w14:textId="77777777" w:rsidTr="00563363">
        <w:trPr>
          <w:trHeight w:val="567"/>
        </w:trPr>
        <w:tc>
          <w:tcPr>
            <w:tcW w:w="477" w:type="pct"/>
            <w:tcBorders>
              <w:top w:val="single" w:sz="4" w:space="0" w:color="auto"/>
              <w:left w:val="single" w:sz="4" w:space="0" w:color="auto"/>
              <w:bottom w:val="single" w:sz="4" w:space="0" w:color="auto"/>
              <w:right w:val="single" w:sz="4" w:space="0" w:color="auto"/>
            </w:tcBorders>
            <w:vAlign w:val="center"/>
          </w:tcPr>
          <w:p w14:paraId="66D78A92" w14:textId="6CA8C3C6" w:rsidR="00141A50" w:rsidRPr="00563363" w:rsidRDefault="00141A50" w:rsidP="00141A50">
            <w:r>
              <w:rPr>
                <w:rFonts w:cs="Arial"/>
                <w:szCs w:val="20"/>
              </w:rPr>
              <w:fldChar w:fldCharType="begin">
                <w:ffData>
                  <w:name w:val="Text74"/>
                  <w:enabled/>
                  <w:calcOnExit w:val="0"/>
                  <w:textInput/>
                </w:ffData>
              </w:fldChar>
            </w:r>
            <w:r>
              <w:rPr>
                <w:rFonts w:cs="Arial"/>
                <w:szCs w:val="20"/>
              </w:rPr>
              <w:instrText xml:space="preserve"> FORMTEXT </w:instrText>
            </w:r>
            <w:r>
              <w:rPr>
                <w:rFonts w:cs="Arial"/>
                <w:szCs w:val="20"/>
              </w:rPr>
            </w:r>
            <w:r>
              <w:rPr>
                <w:rFonts w:cs="Arial"/>
                <w:szCs w:val="20"/>
              </w:rPr>
              <w:fldChar w:fldCharType="separate"/>
            </w:r>
            <w:r w:rsidR="001231EB">
              <w:rPr>
                <w:rFonts w:cs="Arial"/>
                <w:noProof/>
                <w:szCs w:val="20"/>
              </w:rPr>
              <w:t> </w:t>
            </w:r>
            <w:r w:rsidR="001231EB">
              <w:rPr>
                <w:rFonts w:cs="Arial"/>
                <w:noProof/>
                <w:szCs w:val="20"/>
              </w:rPr>
              <w:t> </w:t>
            </w:r>
            <w:r w:rsidR="001231EB">
              <w:rPr>
                <w:rFonts w:cs="Arial"/>
                <w:noProof/>
                <w:szCs w:val="20"/>
              </w:rPr>
              <w:t> </w:t>
            </w:r>
            <w:r w:rsidR="001231EB">
              <w:rPr>
                <w:rFonts w:cs="Arial"/>
                <w:noProof/>
                <w:szCs w:val="20"/>
              </w:rPr>
              <w:t> </w:t>
            </w:r>
            <w:r w:rsidR="001231EB">
              <w:rPr>
                <w:rFonts w:cs="Arial"/>
                <w:noProof/>
                <w:szCs w:val="20"/>
              </w:rPr>
              <w:t> </w:t>
            </w:r>
            <w:r>
              <w:rPr>
                <w:rFonts w:cs="Arial"/>
                <w:szCs w:val="20"/>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75EBEF62" w14:textId="31F4BF28" w:rsidR="00141A50" w:rsidRPr="00563363" w:rsidRDefault="00141A50" w:rsidP="00141A50">
            <w:r>
              <w:rPr>
                <w:rFonts w:cs="Arial"/>
                <w:szCs w:val="20"/>
              </w:rPr>
              <w:fldChar w:fldCharType="begin">
                <w:ffData>
                  <w:name w:val="Text73"/>
                  <w:enabled/>
                  <w:calcOnExit w:val="0"/>
                  <w:textInput/>
                </w:ffData>
              </w:fldChar>
            </w:r>
            <w:r>
              <w:rPr>
                <w:rFonts w:cs="Arial"/>
                <w:szCs w:val="20"/>
              </w:rPr>
              <w:instrText xml:space="preserve"> FORMTEXT </w:instrText>
            </w:r>
            <w:r>
              <w:rPr>
                <w:rFonts w:cs="Arial"/>
                <w:szCs w:val="20"/>
              </w:rPr>
            </w:r>
            <w:r>
              <w:rPr>
                <w:rFonts w:cs="Arial"/>
                <w:szCs w:val="20"/>
              </w:rPr>
              <w:fldChar w:fldCharType="separate"/>
            </w:r>
            <w:r w:rsidR="001231EB">
              <w:rPr>
                <w:rFonts w:cs="Arial"/>
                <w:noProof/>
                <w:szCs w:val="20"/>
              </w:rPr>
              <w:t> </w:t>
            </w:r>
            <w:r w:rsidR="001231EB">
              <w:rPr>
                <w:rFonts w:cs="Arial"/>
                <w:noProof/>
                <w:szCs w:val="20"/>
              </w:rPr>
              <w:t> </w:t>
            </w:r>
            <w:r w:rsidR="001231EB">
              <w:rPr>
                <w:rFonts w:cs="Arial"/>
                <w:noProof/>
                <w:szCs w:val="20"/>
              </w:rPr>
              <w:t> </w:t>
            </w:r>
            <w:r w:rsidR="001231EB">
              <w:rPr>
                <w:rFonts w:cs="Arial"/>
                <w:noProof/>
                <w:szCs w:val="20"/>
              </w:rPr>
              <w:t> </w:t>
            </w:r>
            <w:r w:rsidR="001231EB">
              <w:rPr>
                <w:rFonts w:cs="Arial"/>
                <w:noProof/>
                <w:szCs w:val="20"/>
              </w:rPr>
              <w:t> </w:t>
            </w:r>
            <w:r>
              <w:rPr>
                <w:rFonts w:cs="Arial"/>
                <w:szCs w:val="20"/>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774B7577" w14:textId="284A5C05" w:rsidR="00141A50" w:rsidRPr="00563363" w:rsidRDefault="00141A50" w:rsidP="00141A50">
            <w:r>
              <w:rPr>
                <w:rFonts w:cs="Arial"/>
                <w:szCs w:val="20"/>
              </w:rPr>
              <w:fldChar w:fldCharType="begin">
                <w:ffData>
                  <w:name w:val="Text75"/>
                  <w:enabled/>
                  <w:calcOnExit w:val="0"/>
                  <w:textInput/>
                </w:ffData>
              </w:fldChar>
            </w:r>
            <w:r>
              <w:rPr>
                <w:rFonts w:cs="Arial"/>
                <w:szCs w:val="20"/>
              </w:rPr>
              <w:instrText xml:space="preserve"> FORMTEXT </w:instrText>
            </w:r>
            <w:r>
              <w:rPr>
                <w:rFonts w:cs="Arial"/>
                <w:szCs w:val="20"/>
              </w:rPr>
            </w:r>
            <w:r>
              <w:rPr>
                <w:rFonts w:cs="Arial"/>
                <w:szCs w:val="20"/>
              </w:rPr>
              <w:fldChar w:fldCharType="separate"/>
            </w:r>
            <w:r w:rsidR="001231EB">
              <w:rPr>
                <w:rFonts w:cs="Arial"/>
                <w:noProof/>
                <w:szCs w:val="20"/>
              </w:rPr>
              <w:t> </w:t>
            </w:r>
            <w:r w:rsidR="001231EB">
              <w:rPr>
                <w:rFonts w:cs="Arial"/>
                <w:noProof/>
                <w:szCs w:val="20"/>
              </w:rPr>
              <w:t> </w:t>
            </w:r>
            <w:r w:rsidR="001231EB">
              <w:rPr>
                <w:rFonts w:cs="Arial"/>
                <w:noProof/>
                <w:szCs w:val="20"/>
              </w:rPr>
              <w:t> </w:t>
            </w:r>
            <w:r w:rsidR="001231EB">
              <w:rPr>
                <w:rFonts w:cs="Arial"/>
                <w:noProof/>
                <w:szCs w:val="20"/>
              </w:rPr>
              <w:t> </w:t>
            </w:r>
            <w:r w:rsidR="001231EB">
              <w:rPr>
                <w:rFonts w:cs="Arial"/>
                <w:noProof/>
                <w:szCs w:val="20"/>
              </w:rPr>
              <w:t> </w:t>
            </w:r>
            <w:r>
              <w:rPr>
                <w:rFonts w:cs="Arial"/>
                <w:szCs w:val="20"/>
              </w:rPr>
              <w:fldChar w:fldCharType="end"/>
            </w:r>
          </w:p>
        </w:tc>
      </w:tr>
      <w:tr w:rsidR="00141A50" w:rsidRPr="00563363" w14:paraId="2B29F7F1" w14:textId="77777777" w:rsidTr="00563363">
        <w:trPr>
          <w:trHeight w:val="567"/>
        </w:trPr>
        <w:tc>
          <w:tcPr>
            <w:tcW w:w="477" w:type="pct"/>
            <w:tcBorders>
              <w:top w:val="single" w:sz="4" w:space="0" w:color="auto"/>
              <w:left w:val="single" w:sz="4" w:space="0" w:color="auto"/>
              <w:bottom w:val="single" w:sz="4" w:space="0" w:color="auto"/>
              <w:right w:val="single" w:sz="4" w:space="0" w:color="auto"/>
            </w:tcBorders>
            <w:vAlign w:val="center"/>
          </w:tcPr>
          <w:p w14:paraId="306F9606" w14:textId="203A6E48" w:rsidR="00141A50" w:rsidRPr="00563363" w:rsidRDefault="00141A50" w:rsidP="00141A50">
            <w:r>
              <w:rPr>
                <w:rFonts w:cs="Arial"/>
                <w:szCs w:val="20"/>
              </w:rPr>
              <w:fldChar w:fldCharType="begin">
                <w:ffData>
                  <w:name w:val="Text74"/>
                  <w:enabled/>
                  <w:calcOnExit w:val="0"/>
                  <w:textInput/>
                </w:ffData>
              </w:fldChar>
            </w:r>
            <w:r>
              <w:rPr>
                <w:rFonts w:cs="Arial"/>
                <w:szCs w:val="20"/>
              </w:rPr>
              <w:instrText xml:space="preserve"> FORMTEXT </w:instrText>
            </w:r>
            <w:r>
              <w:rPr>
                <w:rFonts w:cs="Arial"/>
                <w:szCs w:val="20"/>
              </w:rPr>
            </w:r>
            <w:r>
              <w:rPr>
                <w:rFonts w:cs="Arial"/>
                <w:szCs w:val="20"/>
              </w:rPr>
              <w:fldChar w:fldCharType="separate"/>
            </w:r>
            <w:r w:rsidR="001231EB">
              <w:rPr>
                <w:rFonts w:cs="Arial"/>
                <w:noProof/>
                <w:szCs w:val="20"/>
              </w:rPr>
              <w:t> </w:t>
            </w:r>
            <w:r w:rsidR="001231EB">
              <w:rPr>
                <w:rFonts w:cs="Arial"/>
                <w:noProof/>
                <w:szCs w:val="20"/>
              </w:rPr>
              <w:t> </w:t>
            </w:r>
            <w:r w:rsidR="001231EB">
              <w:rPr>
                <w:rFonts w:cs="Arial"/>
                <w:noProof/>
                <w:szCs w:val="20"/>
              </w:rPr>
              <w:t> </w:t>
            </w:r>
            <w:r w:rsidR="001231EB">
              <w:rPr>
                <w:rFonts w:cs="Arial"/>
                <w:noProof/>
                <w:szCs w:val="20"/>
              </w:rPr>
              <w:t> </w:t>
            </w:r>
            <w:r w:rsidR="001231EB">
              <w:rPr>
                <w:rFonts w:cs="Arial"/>
                <w:noProof/>
                <w:szCs w:val="20"/>
              </w:rPr>
              <w:t> </w:t>
            </w:r>
            <w:r>
              <w:rPr>
                <w:rFonts w:cs="Arial"/>
                <w:szCs w:val="20"/>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43DB3F4B" w14:textId="76F50A1C" w:rsidR="00141A50" w:rsidRPr="00563363" w:rsidRDefault="00141A50" w:rsidP="00141A50">
            <w:r>
              <w:rPr>
                <w:rFonts w:cs="Arial"/>
                <w:szCs w:val="20"/>
              </w:rPr>
              <w:fldChar w:fldCharType="begin">
                <w:ffData>
                  <w:name w:val="Text73"/>
                  <w:enabled/>
                  <w:calcOnExit w:val="0"/>
                  <w:textInput/>
                </w:ffData>
              </w:fldChar>
            </w:r>
            <w:r>
              <w:rPr>
                <w:rFonts w:cs="Arial"/>
                <w:szCs w:val="20"/>
              </w:rPr>
              <w:instrText xml:space="preserve"> FORMTEXT </w:instrText>
            </w:r>
            <w:r>
              <w:rPr>
                <w:rFonts w:cs="Arial"/>
                <w:szCs w:val="20"/>
              </w:rPr>
            </w:r>
            <w:r>
              <w:rPr>
                <w:rFonts w:cs="Arial"/>
                <w:szCs w:val="20"/>
              </w:rPr>
              <w:fldChar w:fldCharType="separate"/>
            </w:r>
            <w:r w:rsidR="001231EB">
              <w:rPr>
                <w:rFonts w:cs="Arial"/>
                <w:noProof/>
                <w:szCs w:val="20"/>
              </w:rPr>
              <w:t> </w:t>
            </w:r>
            <w:r w:rsidR="001231EB">
              <w:rPr>
                <w:rFonts w:cs="Arial"/>
                <w:noProof/>
                <w:szCs w:val="20"/>
              </w:rPr>
              <w:t> </w:t>
            </w:r>
            <w:r w:rsidR="001231EB">
              <w:rPr>
                <w:rFonts w:cs="Arial"/>
                <w:noProof/>
                <w:szCs w:val="20"/>
              </w:rPr>
              <w:t> </w:t>
            </w:r>
            <w:r w:rsidR="001231EB">
              <w:rPr>
                <w:rFonts w:cs="Arial"/>
                <w:noProof/>
                <w:szCs w:val="20"/>
              </w:rPr>
              <w:t> </w:t>
            </w:r>
            <w:r w:rsidR="001231EB">
              <w:rPr>
                <w:rFonts w:cs="Arial"/>
                <w:noProof/>
                <w:szCs w:val="20"/>
              </w:rPr>
              <w:t> </w:t>
            </w:r>
            <w:r>
              <w:rPr>
                <w:rFonts w:cs="Arial"/>
                <w:szCs w:val="20"/>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4D17F54A" w14:textId="40655174" w:rsidR="00141A50" w:rsidRPr="00563363" w:rsidRDefault="00141A50" w:rsidP="00141A50">
            <w:r>
              <w:rPr>
                <w:rFonts w:cs="Arial"/>
                <w:szCs w:val="20"/>
              </w:rPr>
              <w:fldChar w:fldCharType="begin">
                <w:ffData>
                  <w:name w:val="Text75"/>
                  <w:enabled/>
                  <w:calcOnExit w:val="0"/>
                  <w:textInput/>
                </w:ffData>
              </w:fldChar>
            </w:r>
            <w:r>
              <w:rPr>
                <w:rFonts w:cs="Arial"/>
                <w:szCs w:val="20"/>
              </w:rPr>
              <w:instrText xml:space="preserve"> FORMTEXT </w:instrText>
            </w:r>
            <w:r>
              <w:rPr>
                <w:rFonts w:cs="Arial"/>
                <w:szCs w:val="20"/>
              </w:rPr>
            </w:r>
            <w:r>
              <w:rPr>
                <w:rFonts w:cs="Arial"/>
                <w:szCs w:val="20"/>
              </w:rPr>
              <w:fldChar w:fldCharType="separate"/>
            </w:r>
            <w:r w:rsidR="001231EB">
              <w:rPr>
                <w:rFonts w:cs="Arial"/>
                <w:noProof/>
                <w:szCs w:val="20"/>
              </w:rPr>
              <w:t> </w:t>
            </w:r>
            <w:r w:rsidR="001231EB">
              <w:rPr>
                <w:rFonts w:cs="Arial"/>
                <w:noProof/>
                <w:szCs w:val="20"/>
              </w:rPr>
              <w:t> </w:t>
            </w:r>
            <w:r w:rsidR="001231EB">
              <w:rPr>
                <w:rFonts w:cs="Arial"/>
                <w:noProof/>
                <w:szCs w:val="20"/>
              </w:rPr>
              <w:t> </w:t>
            </w:r>
            <w:r w:rsidR="001231EB">
              <w:rPr>
                <w:rFonts w:cs="Arial"/>
                <w:noProof/>
                <w:szCs w:val="20"/>
              </w:rPr>
              <w:t> </w:t>
            </w:r>
            <w:r w:rsidR="001231EB">
              <w:rPr>
                <w:rFonts w:cs="Arial"/>
                <w:noProof/>
                <w:szCs w:val="20"/>
              </w:rPr>
              <w:t> </w:t>
            </w:r>
            <w:r>
              <w:rPr>
                <w:rFonts w:cs="Arial"/>
                <w:szCs w:val="20"/>
              </w:rPr>
              <w:fldChar w:fldCharType="end"/>
            </w:r>
          </w:p>
        </w:tc>
      </w:tr>
      <w:tr w:rsidR="00141A50" w:rsidRPr="00563363" w14:paraId="4F99E95C" w14:textId="77777777" w:rsidTr="00563363">
        <w:trPr>
          <w:trHeight w:val="567"/>
        </w:trPr>
        <w:tc>
          <w:tcPr>
            <w:tcW w:w="477" w:type="pct"/>
            <w:tcBorders>
              <w:top w:val="single" w:sz="4" w:space="0" w:color="auto"/>
              <w:left w:val="single" w:sz="4" w:space="0" w:color="auto"/>
              <w:bottom w:val="single" w:sz="4" w:space="0" w:color="auto"/>
              <w:right w:val="single" w:sz="4" w:space="0" w:color="auto"/>
            </w:tcBorders>
            <w:vAlign w:val="center"/>
          </w:tcPr>
          <w:p w14:paraId="0419AD26" w14:textId="3C1BA46F" w:rsidR="00141A50" w:rsidRPr="00563363" w:rsidRDefault="00141A50" w:rsidP="00141A50">
            <w:r>
              <w:rPr>
                <w:rFonts w:cs="Arial"/>
                <w:szCs w:val="20"/>
              </w:rPr>
              <w:fldChar w:fldCharType="begin">
                <w:ffData>
                  <w:name w:val="Text74"/>
                  <w:enabled/>
                  <w:calcOnExit w:val="0"/>
                  <w:textInput/>
                </w:ffData>
              </w:fldChar>
            </w:r>
            <w:r>
              <w:rPr>
                <w:rFonts w:cs="Arial"/>
                <w:szCs w:val="20"/>
              </w:rPr>
              <w:instrText xml:space="preserve"> FORMTEXT </w:instrText>
            </w:r>
            <w:r>
              <w:rPr>
                <w:rFonts w:cs="Arial"/>
                <w:szCs w:val="20"/>
              </w:rPr>
            </w:r>
            <w:r>
              <w:rPr>
                <w:rFonts w:cs="Arial"/>
                <w:szCs w:val="20"/>
              </w:rPr>
              <w:fldChar w:fldCharType="separate"/>
            </w:r>
            <w:r w:rsidR="001231EB">
              <w:rPr>
                <w:rFonts w:cs="Arial"/>
                <w:noProof/>
                <w:szCs w:val="20"/>
              </w:rPr>
              <w:t> </w:t>
            </w:r>
            <w:r w:rsidR="001231EB">
              <w:rPr>
                <w:rFonts w:cs="Arial"/>
                <w:noProof/>
                <w:szCs w:val="20"/>
              </w:rPr>
              <w:t> </w:t>
            </w:r>
            <w:r w:rsidR="001231EB">
              <w:rPr>
                <w:rFonts w:cs="Arial"/>
                <w:noProof/>
                <w:szCs w:val="20"/>
              </w:rPr>
              <w:t> </w:t>
            </w:r>
            <w:r w:rsidR="001231EB">
              <w:rPr>
                <w:rFonts w:cs="Arial"/>
                <w:noProof/>
                <w:szCs w:val="20"/>
              </w:rPr>
              <w:t> </w:t>
            </w:r>
            <w:r w:rsidR="001231EB">
              <w:rPr>
                <w:rFonts w:cs="Arial"/>
                <w:noProof/>
                <w:szCs w:val="20"/>
              </w:rPr>
              <w:t> </w:t>
            </w:r>
            <w:r>
              <w:rPr>
                <w:rFonts w:cs="Arial"/>
                <w:szCs w:val="20"/>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6814410D" w14:textId="4C82BB36" w:rsidR="00141A50" w:rsidRPr="00563363" w:rsidRDefault="00141A50" w:rsidP="00141A50">
            <w:r>
              <w:rPr>
                <w:rFonts w:cs="Arial"/>
                <w:szCs w:val="20"/>
              </w:rPr>
              <w:fldChar w:fldCharType="begin">
                <w:ffData>
                  <w:name w:val="Text73"/>
                  <w:enabled/>
                  <w:calcOnExit w:val="0"/>
                  <w:textInput/>
                </w:ffData>
              </w:fldChar>
            </w:r>
            <w:r>
              <w:rPr>
                <w:rFonts w:cs="Arial"/>
                <w:szCs w:val="20"/>
              </w:rPr>
              <w:instrText xml:space="preserve"> FORMTEXT </w:instrText>
            </w:r>
            <w:r>
              <w:rPr>
                <w:rFonts w:cs="Arial"/>
                <w:szCs w:val="20"/>
              </w:rPr>
            </w:r>
            <w:r>
              <w:rPr>
                <w:rFonts w:cs="Arial"/>
                <w:szCs w:val="20"/>
              </w:rPr>
              <w:fldChar w:fldCharType="separate"/>
            </w:r>
            <w:r w:rsidR="001231EB">
              <w:rPr>
                <w:rFonts w:cs="Arial"/>
                <w:noProof/>
                <w:szCs w:val="20"/>
              </w:rPr>
              <w:t> </w:t>
            </w:r>
            <w:r w:rsidR="001231EB">
              <w:rPr>
                <w:rFonts w:cs="Arial"/>
                <w:noProof/>
                <w:szCs w:val="20"/>
              </w:rPr>
              <w:t> </w:t>
            </w:r>
            <w:r w:rsidR="001231EB">
              <w:rPr>
                <w:rFonts w:cs="Arial"/>
                <w:noProof/>
                <w:szCs w:val="20"/>
              </w:rPr>
              <w:t> </w:t>
            </w:r>
            <w:r w:rsidR="001231EB">
              <w:rPr>
                <w:rFonts w:cs="Arial"/>
                <w:noProof/>
                <w:szCs w:val="20"/>
              </w:rPr>
              <w:t> </w:t>
            </w:r>
            <w:r w:rsidR="001231EB">
              <w:rPr>
                <w:rFonts w:cs="Arial"/>
                <w:noProof/>
                <w:szCs w:val="20"/>
              </w:rPr>
              <w:t> </w:t>
            </w:r>
            <w:r>
              <w:rPr>
                <w:rFonts w:cs="Arial"/>
                <w:szCs w:val="20"/>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6C107D0A" w14:textId="2AC34833" w:rsidR="00141A50" w:rsidRPr="00563363" w:rsidRDefault="00141A50" w:rsidP="00141A50">
            <w:r>
              <w:rPr>
                <w:rFonts w:cs="Arial"/>
                <w:szCs w:val="20"/>
              </w:rPr>
              <w:fldChar w:fldCharType="begin">
                <w:ffData>
                  <w:name w:val="Text75"/>
                  <w:enabled/>
                  <w:calcOnExit w:val="0"/>
                  <w:textInput/>
                </w:ffData>
              </w:fldChar>
            </w:r>
            <w:r>
              <w:rPr>
                <w:rFonts w:cs="Arial"/>
                <w:szCs w:val="20"/>
              </w:rPr>
              <w:instrText xml:space="preserve"> FORMTEXT </w:instrText>
            </w:r>
            <w:r>
              <w:rPr>
                <w:rFonts w:cs="Arial"/>
                <w:szCs w:val="20"/>
              </w:rPr>
            </w:r>
            <w:r>
              <w:rPr>
                <w:rFonts w:cs="Arial"/>
                <w:szCs w:val="20"/>
              </w:rPr>
              <w:fldChar w:fldCharType="separate"/>
            </w:r>
            <w:r w:rsidR="001231EB">
              <w:rPr>
                <w:rFonts w:cs="Arial"/>
                <w:noProof/>
                <w:szCs w:val="20"/>
              </w:rPr>
              <w:t> </w:t>
            </w:r>
            <w:r w:rsidR="001231EB">
              <w:rPr>
                <w:rFonts w:cs="Arial"/>
                <w:noProof/>
                <w:szCs w:val="20"/>
              </w:rPr>
              <w:t> </w:t>
            </w:r>
            <w:r w:rsidR="001231EB">
              <w:rPr>
                <w:rFonts w:cs="Arial"/>
                <w:noProof/>
                <w:szCs w:val="20"/>
              </w:rPr>
              <w:t> </w:t>
            </w:r>
            <w:r w:rsidR="001231EB">
              <w:rPr>
                <w:rFonts w:cs="Arial"/>
                <w:noProof/>
                <w:szCs w:val="20"/>
              </w:rPr>
              <w:t> </w:t>
            </w:r>
            <w:r w:rsidR="001231EB">
              <w:rPr>
                <w:rFonts w:cs="Arial"/>
                <w:noProof/>
                <w:szCs w:val="20"/>
              </w:rPr>
              <w:t> </w:t>
            </w:r>
            <w:r>
              <w:rPr>
                <w:rFonts w:cs="Arial"/>
                <w:szCs w:val="20"/>
              </w:rPr>
              <w:fldChar w:fldCharType="end"/>
            </w:r>
          </w:p>
        </w:tc>
      </w:tr>
      <w:tr w:rsidR="00141A50" w:rsidRPr="00563363" w14:paraId="54680365" w14:textId="77777777" w:rsidTr="00563363">
        <w:trPr>
          <w:trHeight w:val="567"/>
        </w:trPr>
        <w:tc>
          <w:tcPr>
            <w:tcW w:w="477" w:type="pct"/>
            <w:tcBorders>
              <w:top w:val="single" w:sz="4" w:space="0" w:color="auto"/>
              <w:left w:val="single" w:sz="4" w:space="0" w:color="auto"/>
              <w:bottom w:val="single" w:sz="4" w:space="0" w:color="auto"/>
              <w:right w:val="single" w:sz="4" w:space="0" w:color="auto"/>
            </w:tcBorders>
            <w:vAlign w:val="center"/>
          </w:tcPr>
          <w:p w14:paraId="5E9A4AA8" w14:textId="740F9211" w:rsidR="00141A50" w:rsidRPr="00563363" w:rsidRDefault="00141A50" w:rsidP="00141A50">
            <w:r>
              <w:rPr>
                <w:rFonts w:cs="Arial"/>
                <w:szCs w:val="20"/>
              </w:rPr>
              <w:fldChar w:fldCharType="begin">
                <w:ffData>
                  <w:name w:val="Text74"/>
                  <w:enabled/>
                  <w:calcOnExit w:val="0"/>
                  <w:textInput/>
                </w:ffData>
              </w:fldChar>
            </w:r>
            <w:r>
              <w:rPr>
                <w:rFonts w:cs="Arial"/>
                <w:szCs w:val="20"/>
              </w:rPr>
              <w:instrText xml:space="preserve"> FORMTEXT </w:instrText>
            </w:r>
            <w:r>
              <w:rPr>
                <w:rFonts w:cs="Arial"/>
                <w:szCs w:val="20"/>
              </w:rPr>
            </w:r>
            <w:r>
              <w:rPr>
                <w:rFonts w:cs="Arial"/>
                <w:szCs w:val="20"/>
              </w:rPr>
              <w:fldChar w:fldCharType="separate"/>
            </w:r>
            <w:r w:rsidR="001231EB">
              <w:rPr>
                <w:rFonts w:cs="Arial"/>
                <w:noProof/>
                <w:szCs w:val="20"/>
              </w:rPr>
              <w:t> </w:t>
            </w:r>
            <w:r w:rsidR="001231EB">
              <w:rPr>
                <w:rFonts w:cs="Arial"/>
                <w:noProof/>
                <w:szCs w:val="20"/>
              </w:rPr>
              <w:t> </w:t>
            </w:r>
            <w:r w:rsidR="001231EB">
              <w:rPr>
                <w:rFonts w:cs="Arial"/>
                <w:noProof/>
                <w:szCs w:val="20"/>
              </w:rPr>
              <w:t> </w:t>
            </w:r>
            <w:r w:rsidR="001231EB">
              <w:rPr>
                <w:rFonts w:cs="Arial"/>
                <w:noProof/>
                <w:szCs w:val="20"/>
              </w:rPr>
              <w:t> </w:t>
            </w:r>
            <w:r w:rsidR="001231EB">
              <w:rPr>
                <w:rFonts w:cs="Arial"/>
                <w:noProof/>
                <w:szCs w:val="20"/>
              </w:rPr>
              <w:t> </w:t>
            </w:r>
            <w:r>
              <w:rPr>
                <w:rFonts w:cs="Arial"/>
                <w:szCs w:val="20"/>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602EFFDF" w14:textId="4AD20151" w:rsidR="00141A50" w:rsidRPr="00563363" w:rsidRDefault="00141A50" w:rsidP="00141A50">
            <w:r>
              <w:rPr>
                <w:rFonts w:cs="Arial"/>
                <w:szCs w:val="20"/>
              </w:rPr>
              <w:fldChar w:fldCharType="begin">
                <w:ffData>
                  <w:name w:val="Text73"/>
                  <w:enabled/>
                  <w:calcOnExit w:val="0"/>
                  <w:textInput/>
                </w:ffData>
              </w:fldChar>
            </w:r>
            <w:r>
              <w:rPr>
                <w:rFonts w:cs="Arial"/>
                <w:szCs w:val="20"/>
              </w:rPr>
              <w:instrText xml:space="preserve"> FORMTEXT </w:instrText>
            </w:r>
            <w:r>
              <w:rPr>
                <w:rFonts w:cs="Arial"/>
                <w:szCs w:val="20"/>
              </w:rPr>
            </w:r>
            <w:r>
              <w:rPr>
                <w:rFonts w:cs="Arial"/>
                <w:szCs w:val="20"/>
              </w:rPr>
              <w:fldChar w:fldCharType="separate"/>
            </w:r>
            <w:r w:rsidR="001231EB">
              <w:rPr>
                <w:rFonts w:cs="Arial"/>
                <w:noProof/>
                <w:szCs w:val="20"/>
              </w:rPr>
              <w:t> </w:t>
            </w:r>
            <w:r w:rsidR="001231EB">
              <w:rPr>
                <w:rFonts w:cs="Arial"/>
                <w:noProof/>
                <w:szCs w:val="20"/>
              </w:rPr>
              <w:t> </w:t>
            </w:r>
            <w:r w:rsidR="001231EB">
              <w:rPr>
                <w:rFonts w:cs="Arial"/>
                <w:noProof/>
                <w:szCs w:val="20"/>
              </w:rPr>
              <w:t> </w:t>
            </w:r>
            <w:r w:rsidR="001231EB">
              <w:rPr>
                <w:rFonts w:cs="Arial"/>
                <w:noProof/>
                <w:szCs w:val="20"/>
              </w:rPr>
              <w:t> </w:t>
            </w:r>
            <w:r w:rsidR="001231EB">
              <w:rPr>
                <w:rFonts w:cs="Arial"/>
                <w:noProof/>
                <w:szCs w:val="20"/>
              </w:rPr>
              <w:t> </w:t>
            </w:r>
            <w:r>
              <w:rPr>
                <w:rFonts w:cs="Arial"/>
                <w:szCs w:val="20"/>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061AFCFC" w14:textId="312D9651" w:rsidR="00141A50" w:rsidRPr="00563363" w:rsidRDefault="00141A50" w:rsidP="00141A50">
            <w:r>
              <w:rPr>
                <w:rFonts w:cs="Arial"/>
                <w:szCs w:val="20"/>
              </w:rPr>
              <w:fldChar w:fldCharType="begin">
                <w:ffData>
                  <w:name w:val="Text75"/>
                  <w:enabled/>
                  <w:calcOnExit w:val="0"/>
                  <w:textInput/>
                </w:ffData>
              </w:fldChar>
            </w:r>
            <w:r>
              <w:rPr>
                <w:rFonts w:cs="Arial"/>
                <w:szCs w:val="20"/>
              </w:rPr>
              <w:instrText xml:space="preserve"> FORMTEXT </w:instrText>
            </w:r>
            <w:r>
              <w:rPr>
                <w:rFonts w:cs="Arial"/>
                <w:szCs w:val="20"/>
              </w:rPr>
            </w:r>
            <w:r>
              <w:rPr>
                <w:rFonts w:cs="Arial"/>
                <w:szCs w:val="20"/>
              </w:rPr>
              <w:fldChar w:fldCharType="separate"/>
            </w:r>
            <w:r w:rsidR="001231EB">
              <w:rPr>
                <w:rFonts w:cs="Arial"/>
                <w:noProof/>
                <w:szCs w:val="20"/>
              </w:rPr>
              <w:t> </w:t>
            </w:r>
            <w:r w:rsidR="001231EB">
              <w:rPr>
                <w:rFonts w:cs="Arial"/>
                <w:noProof/>
                <w:szCs w:val="20"/>
              </w:rPr>
              <w:t> </w:t>
            </w:r>
            <w:r w:rsidR="001231EB">
              <w:rPr>
                <w:rFonts w:cs="Arial"/>
                <w:noProof/>
                <w:szCs w:val="20"/>
              </w:rPr>
              <w:t> </w:t>
            </w:r>
            <w:r w:rsidR="001231EB">
              <w:rPr>
                <w:rFonts w:cs="Arial"/>
                <w:noProof/>
                <w:szCs w:val="20"/>
              </w:rPr>
              <w:t> </w:t>
            </w:r>
            <w:r w:rsidR="001231EB">
              <w:rPr>
                <w:rFonts w:cs="Arial"/>
                <w:noProof/>
                <w:szCs w:val="20"/>
              </w:rPr>
              <w:t> </w:t>
            </w:r>
            <w:r>
              <w:rPr>
                <w:rFonts w:cs="Arial"/>
                <w:szCs w:val="20"/>
              </w:rPr>
              <w:fldChar w:fldCharType="end"/>
            </w:r>
          </w:p>
        </w:tc>
      </w:tr>
      <w:tr w:rsidR="00141A50" w:rsidRPr="00563363" w14:paraId="775A6583" w14:textId="77777777" w:rsidTr="00563363">
        <w:trPr>
          <w:trHeight w:val="567"/>
        </w:trPr>
        <w:tc>
          <w:tcPr>
            <w:tcW w:w="477" w:type="pct"/>
            <w:tcBorders>
              <w:top w:val="single" w:sz="4" w:space="0" w:color="auto"/>
              <w:left w:val="single" w:sz="4" w:space="0" w:color="auto"/>
              <w:bottom w:val="single" w:sz="4" w:space="0" w:color="auto"/>
              <w:right w:val="single" w:sz="4" w:space="0" w:color="auto"/>
            </w:tcBorders>
            <w:vAlign w:val="center"/>
          </w:tcPr>
          <w:p w14:paraId="35572E35" w14:textId="54F74BC2" w:rsidR="00141A50" w:rsidRPr="00563363" w:rsidRDefault="00141A50" w:rsidP="00141A50">
            <w:r>
              <w:rPr>
                <w:rFonts w:cs="Arial"/>
                <w:szCs w:val="20"/>
              </w:rPr>
              <w:fldChar w:fldCharType="begin">
                <w:ffData>
                  <w:name w:val="Text74"/>
                  <w:enabled/>
                  <w:calcOnExit w:val="0"/>
                  <w:textInput/>
                </w:ffData>
              </w:fldChar>
            </w:r>
            <w:r>
              <w:rPr>
                <w:rFonts w:cs="Arial"/>
                <w:szCs w:val="20"/>
              </w:rPr>
              <w:instrText xml:space="preserve"> FORMTEXT </w:instrText>
            </w:r>
            <w:r>
              <w:rPr>
                <w:rFonts w:cs="Arial"/>
                <w:szCs w:val="20"/>
              </w:rPr>
            </w:r>
            <w:r>
              <w:rPr>
                <w:rFonts w:cs="Arial"/>
                <w:szCs w:val="20"/>
              </w:rPr>
              <w:fldChar w:fldCharType="separate"/>
            </w:r>
            <w:r w:rsidR="001231EB">
              <w:rPr>
                <w:rFonts w:cs="Arial"/>
                <w:noProof/>
                <w:szCs w:val="20"/>
              </w:rPr>
              <w:t> </w:t>
            </w:r>
            <w:r w:rsidR="001231EB">
              <w:rPr>
                <w:rFonts w:cs="Arial"/>
                <w:noProof/>
                <w:szCs w:val="20"/>
              </w:rPr>
              <w:t> </w:t>
            </w:r>
            <w:r w:rsidR="001231EB">
              <w:rPr>
                <w:rFonts w:cs="Arial"/>
                <w:noProof/>
                <w:szCs w:val="20"/>
              </w:rPr>
              <w:t> </w:t>
            </w:r>
            <w:r w:rsidR="001231EB">
              <w:rPr>
                <w:rFonts w:cs="Arial"/>
                <w:noProof/>
                <w:szCs w:val="20"/>
              </w:rPr>
              <w:t> </w:t>
            </w:r>
            <w:r w:rsidR="001231EB">
              <w:rPr>
                <w:rFonts w:cs="Arial"/>
                <w:noProof/>
                <w:szCs w:val="20"/>
              </w:rPr>
              <w:t> </w:t>
            </w:r>
            <w:r>
              <w:rPr>
                <w:rFonts w:cs="Arial"/>
                <w:szCs w:val="20"/>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6C946C09" w14:textId="6F54DA90" w:rsidR="00141A50" w:rsidRPr="00563363" w:rsidRDefault="00141A50" w:rsidP="00141A50">
            <w:r>
              <w:rPr>
                <w:rFonts w:cs="Arial"/>
                <w:szCs w:val="20"/>
              </w:rPr>
              <w:fldChar w:fldCharType="begin">
                <w:ffData>
                  <w:name w:val="Text73"/>
                  <w:enabled/>
                  <w:calcOnExit w:val="0"/>
                  <w:textInput/>
                </w:ffData>
              </w:fldChar>
            </w:r>
            <w:r>
              <w:rPr>
                <w:rFonts w:cs="Arial"/>
                <w:szCs w:val="20"/>
              </w:rPr>
              <w:instrText xml:space="preserve"> FORMTEXT </w:instrText>
            </w:r>
            <w:r>
              <w:rPr>
                <w:rFonts w:cs="Arial"/>
                <w:szCs w:val="20"/>
              </w:rPr>
            </w:r>
            <w:r>
              <w:rPr>
                <w:rFonts w:cs="Arial"/>
                <w:szCs w:val="20"/>
              </w:rPr>
              <w:fldChar w:fldCharType="separate"/>
            </w:r>
            <w:r w:rsidR="001231EB">
              <w:rPr>
                <w:rFonts w:cs="Arial"/>
                <w:noProof/>
                <w:szCs w:val="20"/>
              </w:rPr>
              <w:t> </w:t>
            </w:r>
            <w:r w:rsidR="001231EB">
              <w:rPr>
                <w:rFonts w:cs="Arial"/>
                <w:noProof/>
                <w:szCs w:val="20"/>
              </w:rPr>
              <w:t> </w:t>
            </w:r>
            <w:r w:rsidR="001231EB">
              <w:rPr>
                <w:rFonts w:cs="Arial"/>
                <w:noProof/>
                <w:szCs w:val="20"/>
              </w:rPr>
              <w:t> </w:t>
            </w:r>
            <w:r w:rsidR="001231EB">
              <w:rPr>
                <w:rFonts w:cs="Arial"/>
                <w:noProof/>
                <w:szCs w:val="20"/>
              </w:rPr>
              <w:t> </w:t>
            </w:r>
            <w:r w:rsidR="001231EB">
              <w:rPr>
                <w:rFonts w:cs="Arial"/>
                <w:noProof/>
                <w:szCs w:val="20"/>
              </w:rPr>
              <w:t> </w:t>
            </w:r>
            <w:r>
              <w:rPr>
                <w:rFonts w:cs="Arial"/>
                <w:szCs w:val="20"/>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15018BBC" w14:textId="498AB21E" w:rsidR="00141A50" w:rsidRPr="00563363" w:rsidRDefault="00141A50" w:rsidP="00141A50">
            <w:r>
              <w:rPr>
                <w:rFonts w:cs="Arial"/>
                <w:szCs w:val="20"/>
              </w:rPr>
              <w:fldChar w:fldCharType="begin">
                <w:ffData>
                  <w:name w:val="Text75"/>
                  <w:enabled/>
                  <w:calcOnExit w:val="0"/>
                  <w:textInput/>
                </w:ffData>
              </w:fldChar>
            </w:r>
            <w:r>
              <w:rPr>
                <w:rFonts w:cs="Arial"/>
                <w:szCs w:val="20"/>
              </w:rPr>
              <w:instrText xml:space="preserve"> FORMTEXT </w:instrText>
            </w:r>
            <w:r>
              <w:rPr>
                <w:rFonts w:cs="Arial"/>
                <w:szCs w:val="20"/>
              </w:rPr>
            </w:r>
            <w:r>
              <w:rPr>
                <w:rFonts w:cs="Arial"/>
                <w:szCs w:val="20"/>
              </w:rPr>
              <w:fldChar w:fldCharType="separate"/>
            </w:r>
            <w:r w:rsidR="001231EB">
              <w:rPr>
                <w:rFonts w:cs="Arial"/>
                <w:noProof/>
                <w:szCs w:val="20"/>
              </w:rPr>
              <w:t> </w:t>
            </w:r>
            <w:r w:rsidR="001231EB">
              <w:rPr>
                <w:rFonts w:cs="Arial"/>
                <w:noProof/>
                <w:szCs w:val="20"/>
              </w:rPr>
              <w:t> </w:t>
            </w:r>
            <w:r w:rsidR="001231EB">
              <w:rPr>
                <w:rFonts w:cs="Arial"/>
                <w:noProof/>
                <w:szCs w:val="20"/>
              </w:rPr>
              <w:t> </w:t>
            </w:r>
            <w:r w:rsidR="001231EB">
              <w:rPr>
                <w:rFonts w:cs="Arial"/>
                <w:noProof/>
                <w:szCs w:val="20"/>
              </w:rPr>
              <w:t> </w:t>
            </w:r>
            <w:r w:rsidR="001231EB">
              <w:rPr>
                <w:rFonts w:cs="Arial"/>
                <w:noProof/>
                <w:szCs w:val="20"/>
              </w:rPr>
              <w:t> </w:t>
            </w:r>
            <w:r>
              <w:rPr>
                <w:rFonts w:cs="Arial"/>
                <w:szCs w:val="20"/>
              </w:rPr>
              <w:fldChar w:fldCharType="end"/>
            </w:r>
          </w:p>
        </w:tc>
      </w:tr>
      <w:tr w:rsidR="00141A50" w:rsidRPr="00563363" w14:paraId="0D890F8F" w14:textId="77777777" w:rsidTr="00563363">
        <w:trPr>
          <w:trHeight w:val="567"/>
        </w:trPr>
        <w:tc>
          <w:tcPr>
            <w:tcW w:w="477" w:type="pct"/>
            <w:tcBorders>
              <w:top w:val="single" w:sz="4" w:space="0" w:color="auto"/>
              <w:left w:val="single" w:sz="4" w:space="0" w:color="auto"/>
              <w:bottom w:val="single" w:sz="4" w:space="0" w:color="auto"/>
              <w:right w:val="single" w:sz="4" w:space="0" w:color="auto"/>
            </w:tcBorders>
            <w:vAlign w:val="center"/>
          </w:tcPr>
          <w:p w14:paraId="61F557F6" w14:textId="7728E38F" w:rsidR="00141A50" w:rsidRPr="00563363" w:rsidRDefault="00141A50" w:rsidP="00141A50">
            <w:r>
              <w:rPr>
                <w:rFonts w:cs="Arial"/>
                <w:szCs w:val="20"/>
              </w:rPr>
              <w:fldChar w:fldCharType="begin">
                <w:ffData>
                  <w:name w:val="Text74"/>
                  <w:enabled/>
                  <w:calcOnExit w:val="0"/>
                  <w:textInput/>
                </w:ffData>
              </w:fldChar>
            </w:r>
            <w:r>
              <w:rPr>
                <w:rFonts w:cs="Arial"/>
                <w:szCs w:val="20"/>
              </w:rPr>
              <w:instrText xml:space="preserve"> FORMTEXT </w:instrText>
            </w:r>
            <w:r>
              <w:rPr>
                <w:rFonts w:cs="Arial"/>
                <w:szCs w:val="20"/>
              </w:rPr>
            </w:r>
            <w:r>
              <w:rPr>
                <w:rFonts w:cs="Arial"/>
                <w:szCs w:val="20"/>
              </w:rPr>
              <w:fldChar w:fldCharType="separate"/>
            </w:r>
            <w:r w:rsidR="001231EB">
              <w:rPr>
                <w:rFonts w:cs="Arial"/>
                <w:noProof/>
                <w:szCs w:val="20"/>
              </w:rPr>
              <w:t> </w:t>
            </w:r>
            <w:r w:rsidR="001231EB">
              <w:rPr>
                <w:rFonts w:cs="Arial"/>
                <w:noProof/>
                <w:szCs w:val="20"/>
              </w:rPr>
              <w:t> </w:t>
            </w:r>
            <w:r w:rsidR="001231EB">
              <w:rPr>
                <w:rFonts w:cs="Arial"/>
                <w:noProof/>
                <w:szCs w:val="20"/>
              </w:rPr>
              <w:t> </w:t>
            </w:r>
            <w:r w:rsidR="001231EB">
              <w:rPr>
                <w:rFonts w:cs="Arial"/>
                <w:noProof/>
                <w:szCs w:val="20"/>
              </w:rPr>
              <w:t> </w:t>
            </w:r>
            <w:r w:rsidR="001231EB">
              <w:rPr>
                <w:rFonts w:cs="Arial"/>
                <w:noProof/>
                <w:szCs w:val="20"/>
              </w:rPr>
              <w:t> </w:t>
            </w:r>
            <w:r>
              <w:rPr>
                <w:rFonts w:cs="Arial"/>
                <w:szCs w:val="20"/>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1C3C5E7F" w14:textId="2D2CCB44" w:rsidR="00141A50" w:rsidRPr="00563363" w:rsidRDefault="00141A50" w:rsidP="00141A50">
            <w:r>
              <w:rPr>
                <w:rFonts w:cs="Arial"/>
                <w:szCs w:val="20"/>
              </w:rPr>
              <w:fldChar w:fldCharType="begin">
                <w:ffData>
                  <w:name w:val="Text73"/>
                  <w:enabled/>
                  <w:calcOnExit w:val="0"/>
                  <w:textInput/>
                </w:ffData>
              </w:fldChar>
            </w:r>
            <w:r>
              <w:rPr>
                <w:rFonts w:cs="Arial"/>
                <w:szCs w:val="20"/>
              </w:rPr>
              <w:instrText xml:space="preserve"> FORMTEXT </w:instrText>
            </w:r>
            <w:r>
              <w:rPr>
                <w:rFonts w:cs="Arial"/>
                <w:szCs w:val="20"/>
              </w:rPr>
            </w:r>
            <w:r>
              <w:rPr>
                <w:rFonts w:cs="Arial"/>
                <w:szCs w:val="20"/>
              </w:rPr>
              <w:fldChar w:fldCharType="separate"/>
            </w:r>
            <w:r w:rsidR="001231EB">
              <w:rPr>
                <w:rFonts w:cs="Arial"/>
                <w:noProof/>
                <w:szCs w:val="20"/>
              </w:rPr>
              <w:t> </w:t>
            </w:r>
            <w:r w:rsidR="001231EB">
              <w:rPr>
                <w:rFonts w:cs="Arial"/>
                <w:noProof/>
                <w:szCs w:val="20"/>
              </w:rPr>
              <w:t> </w:t>
            </w:r>
            <w:r w:rsidR="001231EB">
              <w:rPr>
                <w:rFonts w:cs="Arial"/>
                <w:noProof/>
                <w:szCs w:val="20"/>
              </w:rPr>
              <w:t> </w:t>
            </w:r>
            <w:r w:rsidR="001231EB">
              <w:rPr>
                <w:rFonts w:cs="Arial"/>
                <w:noProof/>
                <w:szCs w:val="20"/>
              </w:rPr>
              <w:t> </w:t>
            </w:r>
            <w:r w:rsidR="001231EB">
              <w:rPr>
                <w:rFonts w:cs="Arial"/>
                <w:noProof/>
                <w:szCs w:val="20"/>
              </w:rPr>
              <w:t> </w:t>
            </w:r>
            <w:r>
              <w:rPr>
                <w:rFonts w:cs="Arial"/>
                <w:szCs w:val="20"/>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5301F7B7" w14:textId="5AEA437B" w:rsidR="00141A50" w:rsidRPr="00563363" w:rsidRDefault="00141A50" w:rsidP="00141A50">
            <w:r>
              <w:rPr>
                <w:rFonts w:cs="Arial"/>
                <w:szCs w:val="20"/>
              </w:rPr>
              <w:fldChar w:fldCharType="begin">
                <w:ffData>
                  <w:name w:val="Text75"/>
                  <w:enabled/>
                  <w:calcOnExit w:val="0"/>
                  <w:textInput/>
                </w:ffData>
              </w:fldChar>
            </w:r>
            <w:r>
              <w:rPr>
                <w:rFonts w:cs="Arial"/>
                <w:szCs w:val="20"/>
              </w:rPr>
              <w:instrText xml:space="preserve"> FORMTEXT </w:instrText>
            </w:r>
            <w:r>
              <w:rPr>
                <w:rFonts w:cs="Arial"/>
                <w:szCs w:val="20"/>
              </w:rPr>
            </w:r>
            <w:r>
              <w:rPr>
                <w:rFonts w:cs="Arial"/>
                <w:szCs w:val="20"/>
              </w:rPr>
              <w:fldChar w:fldCharType="separate"/>
            </w:r>
            <w:r w:rsidR="001231EB">
              <w:rPr>
                <w:rFonts w:cs="Arial"/>
                <w:noProof/>
                <w:szCs w:val="20"/>
              </w:rPr>
              <w:t> </w:t>
            </w:r>
            <w:r w:rsidR="001231EB">
              <w:rPr>
                <w:rFonts w:cs="Arial"/>
                <w:noProof/>
                <w:szCs w:val="20"/>
              </w:rPr>
              <w:t> </w:t>
            </w:r>
            <w:r w:rsidR="001231EB">
              <w:rPr>
                <w:rFonts w:cs="Arial"/>
                <w:noProof/>
                <w:szCs w:val="20"/>
              </w:rPr>
              <w:t> </w:t>
            </w:r>
            <w:r w:rsidR="001231EB">
              <w:rPr>
                <w:rFonts w:cs="Arial"/>
                <w:noProof/>
                <w:szCs w:val="20"/>
              </w:rPr>
              <w:t> </w:t>
            </w:r>
            <w:r w:rsidR="001231EB">
              <w:rPr>
                <w:rFonts w:cs="Arial"/>
                <w:noProof/>
                <w:szCs w:val="20"/>
              </w:rPr>
              <w:t> </w:t>
            </w:r>
            <w:r>
              <w:rPr>
                <w:rFonts w:cs="Arial"/>
                <w:szCs w:val="20"/>
              </w:rPr>
              <w:fldChar w:fldCharType="end"/>
            </w:r>
          </w:p>
        </w:tc>
      </w:tr>
      <w:tr w:rsidR="00141A50" w:rsidRPr="00563363" w14:paraId="3B5638C1" w14:textId="77777777" w:rsidTr="00563363">
        <w:trPr>
          <w:trHeight w:val="567"/>
        </w:trPr>
        <w:tc>
          <w:tcPr>
            <w:tcW w:w="477" w:type="pct"/>
            <w:tcBorders>
              <w:top w:val="single" w:sz="4" w:space="0" w:color="auto"/>
              <w:left w:val="single" w:sz="4" w:space="0" w:color="auto"/>
              <w:bottom w:val="single" w:sz="4" w:space="0" w:color="auto"/>
              <w:right w:val="single" w:sz="4" w:space="0" w:color="auto"/>
            </w:tcBorders>
            <w:vAlign w:val="center"/>
          </w:tcPr>
          <w:p w14:paraId="5E269FE3" w14:textId="6DA1DD31" w:rsidR="00141A50" w:rsidRPr="00563363" w:rsidRDefault="00141A50" w:rsidP="00141A50">
            <w:r>
              <w:rPr>
                <w:rFonts w:cs="Arial"/>
                <w:szCs w:val="20"/>
              </w:rPr>
              <w:fldChar w:fldCharType="begin">
                <w:ffData>
                  <w:name w:val="Text74"/>
                  <w:enabled/>
                  <w:calcOnExit w:val="0"/>
                  <w:textInput/>
                </w:ffData>
              </w:fldChar>
            </w:r>
            <w:r>
              <w:rPr>
                <w:rFonts w:cs="Arial"/>
                <w:szCs w:val="20"/>
              </w:rPr>
              <w:instrText xml:space="preserve"> FORMTEXT </w:instrText>
            </w:r>
            <w:r>
              <w:rPr>
                <w:rFonts w:cs="Arial"/>
                <w:szCs w:val="20"/>
              </w:rPr>
            </w:r>
            <w:r>
              <w:rPr>
                <w:rFonts w:cs="Arial"/>
                <w:szCs w:val="20"/>
              </w:rPr>
              <w:fldChar w:fldCharType="separate"/>
            </w:r>
            <w:r w:rsidR="001231EB">
              <w:rPr>
                <w:rFonts w:cs="Arial"/>
                <w:noProof/>
                <w:szCs w:val="20"/>
              </w:rPr>
              <w:t> </w:t>
            </w:r>
            <w:r w:rsidR="001231EB">
              <w:rPr>
                <w:rFonts w:cs="Arial"/>
                <w:noProof/>
                <w:szCs w:val="20"/>
              </w:rPr>
              <w:t> </w:t>
            </w:r>
            <w:r w:rsidR="001231EB">
              <w:rPr>
                <w:rFonts w:cs="Arial"/>
                <w:noProof/>
                <w:szCs w:val="20"/>
              </w:rPr>
              <w:t> </w:t>
            </w:r>
            <w:r w:rsidR="001231EB">
              <w:rPr>
                <w:rFonts w:cs="Arial"/>
                <w:noProof/>
                <w:szCs w:val="20"/>
              </w:rPr>
              <w:t> </w:t>
            </w:r>
            <w:r w:rsidR="001231EB">
              <w:rPr>
                <w:rFonts w:cs="Arial"/>
                <w:noProof/>
                <w:szCs w:val="20"/>
              </w:rPr>
              <w:t> </w:t>
            </w:r>
            <w:r>
              <w:rPr>
                <w:rFonts w:cs="Arial"/>
                <w:szCs w:val="20"/>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0AD0B77C" w14:textId="6D1F7C5A" w:rsidR="00141A50" w:rsidRPr="00563363" w:rsidRDefault="00141A50" w:rsidP="00141A50">
            <w:r>
              <w:rPr>
                <w:rFonts w:cs="Arial"/>
                <w:szCs w:val="20"/>
              </w:rPr>
              <w:fldChar w:fldCharType="begin">
                <w:ffData>
                  <w:name w:val="Text73"/>
                  <w:enabled/>
                  <w:calcOnExit w:val="0"/>
                  <w:textInput/>
                </w:ffData>
              </w:fldChar>
            </w:r>
            <w:r>
              <w:rPr>
                <w:rFonts w:cs="Arial"/>
                <w:szCs w:val="20"/>
              </w:rPr>
              <w:instrText xml:space="preserve"> FORMTEXT </w:instrText>
            </w:r>
            <w:r>
              <w:rPr>
                <w:rFonts w:cs="Arial"/>
                <w:szCs w:val="20"/>
              </w:rPr>
            </w:r>
            <w:r>
              <w:rPr>
                <w:rFonts w:cs="Arial"/>
                <w:szCs w:val="20"/>
              </w:rPr>
              <w:fldChar w:fldCharType="separate"/>
            </w:r>
            <w:r w:rsidR="001231EB">
              <w:rPr>
                <w:rFonts w:cs="Arial"/>
                <w:noProof/>
                <w:szCs w:val="20"/>
              </w:rPr>
              <w:t> </w:t>
            </w:r>
            <w:r w:rsidR="001231EB">
              <w:rPr>
                <w:rFonts w:cs="Arial"/>
                <w:noProof/>
                <w:szCs w:val="20"/>
              </w:rPr>
              <w:t> </w:t>
            </w:r>
            <w:r w:rsidR="001231EB">
              <w:rPr>
                <w:rFonts w:cs="Arial"/>
                <w:noProof/>
                <w:szCs w:val="20"/>
              </w:rPr>
              <w:t> </w:t>
            </w:r>
            <w:r w:rsidR="001231EB">
              <w:rPr>
                <w:rFonts w:cs="Arial"/>
                <w:noProof/>
                <w:szCs w:val="20"/>
              </w:rPr>
              <w:t> </w:t>
            </w:r>
            <w:r w:rsidR="001231EB">
              <w:rPr>
                <w:rFonts w:cs="Arial"/>
                <w:noProof/>
                <w:szCs w:val="20"/>
              </w:rPr>
              <w:t> </w:t>
            </w:r>
            <w:r>
              <w:rPr>
                <w:rFonts w:cs="Arial"/>
                <w:szCs w:val="20"/>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041BD8BB" w14:textId="4DCEE71A" w:rsidR="00141A50" w:rsidRPr="00563363" w:rsidRDefault="00141A50" w:rsidP="00141A50">
            <w:r>
              <w:rPr>
                <w:rFonts w:cs="Arial"/>
                <w:szCs w:val="20"/>
              </w:rPr>
              <w:fldChar w:fldCharType="begin">
                <w:ffData>
                  <w:name w:val="Text75"/>
                  <w:enabled/>
                  <w:calcOnExit w:val="0"/>
                  <w:textInput/>
                </w:ffData>
              </w:fldChar>
            </w:r>
            <w:r>
              <w:rPr>
                <w:rFonts w:cs="Arial"/>
                <w:szCs w:val="20"/>
              </w:rPr>
              <w:instrText xml:space="preserve"> FORMTEXT </w:instrText>
            </w:r>
            <w:r>
              <w:rPr>
                <w:rFonts w:cs="Arial"/>
                <w:szCs w:val="20"/>
              </w:rPr>
            </w:r>
            <w:r>
              <w:rPr>
                <w:rFonts w:cs="Arial"/>
                <w:szCs w:val="20"/>
              </w:rPr>
              <w:fldChar w:fldCharType="separate"/>
            </w:r>
            <w:r w:rsidR="001231EB">
              <w:rPr>
                <w:rFonts w:cs="Arial"/>
                <w:noProof/>
                <w:szCs w:val="20"/>
              </w:rPr>
              <w:t> </w:t>
            </w:r>
            <w:r w:rsidR="001231EB">
              <w:rPr>
                <w:rFonts w:cs="Arial"/>
                <w:noProof/>
                <w:szCs w:val="20"/>
              </w:rPr>
              <w:t> </w:t>
            </w:r>
            <w:r w:rsidR="001231EB">
              <w:rPr>
                <w:rFonts w:cs="Arial"/>
                <w:noProof/>
                <w:szCs w:val="20"/>
              </w:rPr>
              <w:t> </w:t>
            </w:r>
            <w:r w:rsidR="001231EB">
              <w:rPr>
                <w:rFonts w:cs="Arial"/>
                <w:noProof/>
                <w:szCs w:val="20"/>
              </w:rPr>
              <w:t> </w:t>
            </w:r>
            <w:r w:rsidR="001231EB">
              <w:rPr>
                <w:rFonts w:cs="Arial"/>
                <w:noProof/>
                <w:szCs w:val="20"/>
              </w:rPr>
              <w:t> </w:t>
            </w:r>
            <w:r>
              <w:rPr>
                <w:rFonts w:cs="Arial"/>
                <w:szCs w:val="20"/>
              </w:rPr>
              <w:fldChar w:fldCharType="end"/>
            </w:r>
          </w:p>
        </w:tc>
      </w:tr>
      <w:tr w:rsidR="00141A50" w:rsidRPr="00563363" w14:paraId="02C93675" w14:textId="77777777" w:rsidTr="00563363">
        <w:trPr>
          <w:trHeight w:val="567"/>
        </w:trPr>
        <w:tc>
          <w:tcPr>
            <w:tcW w:w="477" w:type="pct"/>
            <w:tcBorders>
              <w:top w:val="single" w:sz="4" w:space="0" w:color="auto"/>
              <w:left w:val="single" w:sz="4" w:space="0" w:color="auto"/>
              <w:bottom w:val="single" w:sz="4" w:space="0" w:color="auto"/>
              <w:right w:val="single" w:sz="4" w:space="0" w:color="auto"/>
            </w:tcBorders>
            <w:vAlign w:val="center"/>
          </w:tcPr>
          <w:p w14:paraId="75CC0E24" w14:textId="1CB68D81" w:rsidR="00141A50" w:rsidRPr="00563363" w:rsidRDefault="00141A50" w:rsidP="00141A50">
            <w:r>
              <w:rPr>
                <w:rFonts w:cs="Arial"/>
                <w:szCs w:val="20"/>
              </w:rPr>
              <w:lastRenderedPageBreak/>
              <w:fldChar w:fldCharType="begin">
                <w:ffData>
                  <w:name w:val="Text74"/>
                  <w:enabled/>
                  <w:calcOnExit w:val="0"/>
                  <w:textInput/>
                </w:ffData>
              </w:fldChar>
            </w:r>
            <w:r>
              <w:rPr>
                <w:rFonts w:cs="Arial"/>
                <w:szCs w:val="20"/>
              </w:rPr>
              <w:instrText xml:space="preserve"> FORMTEXT </w:instrText>
            </w:r>
            <w:r>
              <w:rPr>
                <w:rFonts w:cs="Arial"/>
                <w:szCs w:val="20"/>
              </w:rPr>
            </w:r>
            <w:r>
              <w:rPr>
                <w:rFonts w:cs="Arial"/>
                <w:szCs w:val="20"/>
              </w:rPr>
              <w:fldChar w:fldCharType="separate"/>
            </w:r>
            <w:r w:rsidR="001231EB">
              <w:rPr>
                <w:rFonts w:cs="Arial"/>
                <w:noProof/>
                <w:szCs w:val="20"/>
              </w:rPr>
              <w:t> </w:t>
            </w:r>
            <w:r w:rsidR="001231EB">
              <w:rPr>
                <w:rFonts w:cs="Arial"/>
                <w:noProof/>
                <w:szCs w:val="20"/>
              </w:rPr>
              <w:t> </w:t>
            </w:r>
            <w:r w:rsidR="001231EB">
              <w:rPr>
                <w:rFonts w:cs="Arial"/>
                <w:noProof/>
                <w:szCs w:val="20"/>
              </w:rPr>
              <w:t> </w:t>
            </w:r>
            <w:r w:rsidR="001231EB">
              <w:rPr>
                <w:rFonts w:cs="Arial"/>
                <w:noProof/>
                <w:szCs w:val="20"/>
              </w:rPr>
              <w:t> </w:t>
            </w:r>
            <w:r w:rsidR="001231EB">
              <w:rPr>
                <w:rFonts w:cs="Arial"/>
                <w:noProof/>
                <w:szCs w:val="20"/>
              </w:rPr>
              <w:t> </w:t>
            </w:r>
            <w:r>
              <w:rPr>
                <w:rFonts w:cs="Arial"/>
                <w:szCs w:val="20"/>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3047669A" w14:textId="3F82086D" w:rsidR="00141A50" w:rsidRPr="00563363" w:rsidRDefault="00141A50" w:rsidP="00141A50">
            <w:r>
              <w:rPr>
                <w:rFonts w:cs="Arial"/>
                <w:szCs w:val="20"/>
              </w:rPr>
              <w:fldChar w:fldCharType="begin">
                <w:ffData>
                  <w:name w:val="Text73"/>
                  <w:enabled/>
                  <w:calcOnExit w:val="0"/>
                  <w:textInput/>
                </w:ffData>
              </w:fldChar>
            </w:r>
            <w:r>
              <w:rPr>
                <w:rFonts w:cs="Arial"/>
                <w:szCs w:val="20"/>
              </w:rPr>
              <w:instrText xml:space="preserve"> FORMTEXT </w:instrText>
            </w:r>
            <w:r>
              <w:rPr>
                <w:rFonts w:cs="Arial"/>
                <w:szCs w:val="20"/>
              </w:rPr>
            </w:r>
            <w:r>
              <w:rPr>
                <w:rFonts w:cs="Arial"/>
                <w:szCs w:val="20"/>
              </w:rPr>
              <w:fldChar w:fldCharType="separate"/>
            </w:r>
            <w:r w:rsidR="001231EB">
              <w:rPr>
                <w:rFonts w:cs="Arial"/>
                <w:noProof/>
                <w:szCs w:val="20"/>
              </w:rPr>
              <w:t> </w:t>
            </w:r>
            <w:r w:rsidR="001231EB">
              <w:rPr>
                <w:rFonts w:cs="Arial"/>
                <w:noProof/>
                <w:szCs w:val="20"/>
              </w:rPr>
              <w:t> </w:t>
            </w:r>
            <w:r w:rsidR="001231EB">
              <w:rPr>
                <w:rFonts w:cs="Arial"/>
                <w:noProof/>
                <w:szCs w:val="20"/>
              </w:rPr>
              <w:t> </w:t>
            </w:r>
            <w:r w:rsidR="001231EB">
              <w:rPr>
                <w:rFonts w:cs="Arial"/>
                <w:noProof/>
                <w:szCs w:val="20"/>
              </w:rPr>
              <w:t> </w:t>
            </w:r>
            <w:r w:rsidR="001231EB">
              <w:rPr>
                <w:rFonts w:cs="Arial"/>
                <w:noProof/>
                <w:szCs w:val="20"/>
              </w:rPr>
              <w:t> </w:t>
            </w:r>
            <w:r>
              <w:rPr>
                <w:rFonts w:cs="Arial"/>
                <w:szCs w:val="20"/>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3E37EE99" w14:textId="20166553" w:rsidR="00141A50" w:rsidRPr="00563363" w:rsidRDefault="00141A50" w:rsidP="00141A50">
            <w:r>
              <w:rPr>
                <w:rFonts w:cs="Arial"/>
                <w:szCs w:val="20"/>
              </w:rPr>
              <w:fldChar w:fldCharType="begin">
                <w:ffData>
                  <w:name w:val="Text75"/>
                  <w:enabled/>
                  <w:calcOnExit w:val="0"/>
                  <w:textInput/>
                </w:ffData>
              </w:fldChar>
            </w:r>
            <w:r>
              <w:rPr>
                <w:rFonts w:cs="Arial"/>
                <w:szCs w:val="20"/>
              </w:rPr>
              <w:instrText xml:space="preserve"> FORMTEXT </w:instrText>
            </w:r>
            <w:r>
              <w:rPr>
                <w:rFonts w:cs="Arial"/>
                <w:szCs w:val="20"/>
              </w:rPr>
            </w:r>
            <w:r>
              <w:rPr>
                <w:rFonts w:cs="Arial"/>
                <w:szCs w:val="20"/>
              </w:rPr>
              <w:fldChar w:fldCharType="separate"/>
            </w:r>
            <w:r w:rsidR="001231EB">
              <w:rPr>
                <w:rFonts w:cs="Arial"/>
                <w:noProof/>
                <w:szCs w:val="20"/>
              </w:rPr>
              <w:t> </w:t>
            </w:r>
            <w:r w:rsidR="001231EB">
              <w:rPr>
                <w:rFonts w:cs="Arial"/>
                <w:noProof/>
                <w:szCs w:val="20"/>
              </w:rPr>
              <w:t> </w:t>
            </w:r>
            <w:r w:rsidR="001231EB">
              <w:rPr>
                <w:rFonts w:cs="Arial"/>
                <w:noProof/>
                <w:szCs w:val="20"/>
              </w:rPr>
              <w:t> </w:t>
            </w:r>
            <w:r w:rsidR="001231EB">
              <w:rPr>
                <w:rFonts w:cs="Arial"/>
                <w:noProof/>
                <w:szCs w:val="20"/>
              </w:rPr>
              <w:t> </w:t>
            </w:r>
            <w:r w:rsidR="001231EB">
              <w:rPr>
                <w:rFonts w:cs="Arial"/>
                <w:noProof/>
                <w:szCs w:val="20"/>
              </w:rPr>
              <w:t> </w:t>
            </w:r>
            <w:r>
              <w:rPr>
                <w:rFonts w:cs="Arial"/>
                <w:szCs w:val="20"/>
              </w:rPr>
              <w:fldChar w:fldCharType="end"/>
            </w:r>
          </w:p>
        </w:tc>
      </w:tr>
      <w:tr w:rsidR="00141A50" w:rsidRPr="00563363" w14:paraId="56115EA6" w14:textId="77777777" w:rsidTr="00563363">
        <w:trPr>
          <w:trHeight w:val="567"/>
        </w:trPr>
        <w:tc>
          <w:tcPr>
            <w:tcW w:w="477" w:type="pct"/>
            <w:tcBorders>
              <w:top w:val="single" w:sz="4" w:space="0" w:color="auto"/>
              <w:left w:val="single" w:sz="4" w:space="0" w:color="auto"/>
              <w:bottom w:val="single" w:sz="4" w:space="0" w:color="auto"/>
              <w:right w:val="single" w:sz="4" w:space="0" w:color="auto"/>
            </w:tcBorders>
            <w:vAlign w:val="center"/>
          </w:tcPr>
          <w:p w14:paraId="4BFB0D63" w14:textId="477609EE" w:rsidR="00141A50" w:rsidRPr="00563363" w:rsidRDefault="00141A50" w:rsidP="00141A50">
            <w:r>
              <w:rPr>
                <w:rFonts w:cs="Arial"/>
                <w:szCs w:val="20"/>
              </w:rPr>
              <w:fldChar w:fldCharType="begin">
                <w:ffData>
                  <w:name w:val="Text74"/>
                  <w:enabled/>
                  <w:calcOnExit w:val="0"/>
                  <w:textInput/>
                </w:ffData>
              </w:fldChar>
            </w:r>
            <w:r>
              <w:rPr>
                <w:rFonts w:cs="Arial"/>
                <w:szCs w:val="20"/>
              </w:rPr>
              <w:instrText xml:space="preserve"> FORMTEXT </w:instrText>
            </w:r>
            <w:r>
              <w:rPr>
                <w:rFonts w:cs="Arial"/>
                <w:szCs w:val="20"/>
              </w:rPr>
            </w:r>
            <w:r>
              <w:rPr>
                <w:rFonts w:cs="Arial"/>
                <w:szCs w:val="20"/>
              </w:rPr>
              <w:fldChar w:fldCharType="separate"/>
            </w:r>
            <w:r w:rsidR="001231EB">
              <w:rPr>
                <w:rFonts w:cs="Arial"/>
                <w:noProof/>
                <w:szCs w:val="20"/>
              </w:rPr>
              <w:t> </w:t>
            </w:r>
            <w:r w:rsidR="001231EB">
              <w:rPr>
                <w:rFonts w:cs="Arial"/>
                <w:noProof/>
                <w:szCs w:val="20"/>
              </w:rPr>
              <w:t> </w:t>
            </w:r>
            <w:r w:rsidR="001231EB">
              <w:rPr>
                <w:rFonts w:cs="Arial"/>
                <w:noProof/>
                <w:szCs w:val="20"/>
              </w:rPr>
              <w:t> </w:t>
            </w:r>
            <w:r w:rsidR="001231EB">
              <w:rPr>
                <w:rFonts w:cs="Arial"/>
                <w:noProof/>
                <w:szCs w:val="20"/>
              </w:rPr>
              <w:t> </w:t>
            </w:r>
            <w:r w:rsidR="001231EB">
              <w:rPr>
                <w:rFonts w:cs="Arial"/>
                <w:noProof/>
                <w:szCs w:val="20"/>
              </w:rPr>
              <w:t> </w:t>
            </w:r>
            <w:r>
              <w:rPr>
                <w:rFonts w:cs="Arial"/>
                <w:szCs w:val="20"/>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793D6A26" w14:textId="28125018" w:rsidR="00141A50" w:rsidRPr="00563363" w:rsidRDefault="00141A50" w:rsidP="00141A50">
            <w:r>
              <w:rPr>
                <w:rFonts w:cs="Arial"/>
                <w:szCs w:val="20"/>
              </w:rPr>
              <w:fldChar w:fldCharType="begin">
                <w:ffData>
                  <w:name w:val="Text73"/>
                  <w:enabled/>
                  <w:calcOnExit w:val="0"/>
                  <w:textInput/>
                </w:ffData>
              </w:fldChar>
            </w:r>
            <w:r>
              <w:rPr>
                <w:rFonts w:cs="Arial"/>
                <w:szCs w:val="20"/>
              </w:rPr>
              <w:instrText xml:space="preserve"> FORMTEXT </w:instrText>
            </w:r>
            <w:r>
              <w:rPr>
                <w:rFonts w:cs="Arial"/>
                <w:szCs w:val="20"/>
              </w:rPr>
            </w:r>
            <w:r>
              <w:rPr>
                <w:rFonts w:cs="Arial"/>
                <w:szCs w:val="20"/>
              </w:rPr>
              <w:fldChar w:fldCharType="separate"/>
            </w:r>
            <w:r w:rsidR="001231EB">
              <w:rPr>
                <w:rFonts w:cs="Arial"/>
                <w:noProof/>
                <w:szCs w:val="20"/>
              </w:rPr>
              <w:t> </w:t>
            </w:r>
            <w:r w:rsidR="001231EB">
              <w:rPr>
                <w:rFonts w:cs="Arial"/>
                <w:noProof/>
                <w:szCs w:val="20"/>
              </w:rPr>
              <w:t> </w:t>
            </w:r>
            <w:r w:rsidR="001231EB">
              <w:rPr>
                <w:rFonts w:cs="Arial"/>
                <w:noProof/>
                <w:szCs w:val="20"/>
              </w:rPr>
              <w:t> </w:t>
            </w:r>
            <w:r w:rsidR="001231EB">
              <w:rPr>
                <w:rFonts w:cs="Arial"/>
                <w:noProof/>
                <w:szCs w:val="20"/>
              </w:rPr>
              <w:t> </w:t>
            </w:r>
            <w:r w:rsidR="001231EB">
              <w:rPr>
                <w:rFonts w:cs="Arial"/>
                <w:noProof/>
                <w:szCs w:val="20"/>
              </w:rPr>
              <w:t> </w:t>
            </w:r>
            <w:r>
              <w:rPr>
                <w:rFonts w:cs="Arial"/>
                <w:szCs w:val="20"/>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441E362E" w14:textId="08176C10" w:rsidR="00141A50" w:rsidRPr="00563363" w:rsidRDefault="00141A50" w:rsidP="00141A50">
            <w:r>
              <w:rPr>
                <w:rFonts w:cs="Arial"/>
                <w:szCs w:val="20"/>
              </w:rPr>
              <w:fldChar w:fldCharType="begin">
                <w:ffData>
                  <w:name w:val="Text75"/>
                  <w:enabled/>
                  <w:calcOnExit w:val="0"/>
                  <w:textInput/>
                </w:ffData>
              </w:fldChar>
            </w:r>
            <w:r>
              <w:rPr>
                <w:rFonts w:cs="Arial"/>
                <w:szCs w:val="20"/>
              </w:rPr>
              <w:instrText xml:space="preserve"> FORMTEXT </w:instrText>
            </w:r>
            <w:r>
              <w:rPr>
                <w:rFonts w:cs="Arial"/>
                <w:szCs w:val="20"/>
              </w:rPr>
            </w:r>
            <w:r>
              <w:rPr>
                <w:rFonts w:cs="Arial"/>
                <w:szCs w:val="20"/>
              </w:rPr>
              <w:fldChar w:fldCharType="separate"/>
            </w:r>
            <w:r w:rsidR="001231EB">
              <w:rPr>
                <w:rFonts w:cs="Arial"/>
                <w:noProof/>
                <w:szCs w:val="20"/>
              </w:rPr>
              <w:t> </w:t>
            </w:r>
            <w:r w:rsidR="001231EB">
              <w:rPr>
                <w:rFonts w:cs="Arial"/>
                <w:noProof/>
                <w:szCs w:val="20"/>
              </w:rPr>
              <w:t> </w:t>
            </w:r>
            <w:r w:rsidR="001231EB">
              <w:rPr>
                <w:rFonts w:cs="Arial"/>
                <w:noProof/>
                <w:szCs w:val="20"/>
              </w:rPr>
              <w:t> </w:t>
            </w:r>
            <w:r w:rsidR="001231EB">
              <w:rPr>
                <w:rFonts w:cs="Arial"/>
                <w:noProof/>
                <w:szCs w:val="20"/>
              </w:rPr>
              <w:t> </w:t>
            </w:r>
            <w:r w:rsidR="001231EB">
              <w:rPr>
                <w:rFonts w:cs="Arial"/>
                <w:noProof/>
                <w:szCs w:val="20"/>
              </w:rPr>
              <w:t> </w:t>
            </w:r>
            <w:r>
              <w:rPr>
                <w:rFonts w:cs="Arial"/>
                <w:szCs w:val="20"/>
              </w:rPr>
              <w:fldChar w:fldCharType="end"/>
            </w:r>
          </w:p>
        </w:tc>
      </w:tr>
      <w:tr w:rsidR="00141A50" w:rsidRPr="00563363" w14:paraId="2A780704" w14:textId="77777777" w:rsidTr="00563363">
        <w:trPr>
          <w:trHeight w:val="567"/>
        </w:trPr>
        <w:tc>
          <w:tcPr>
            <w:tcW w:w="477" w:type="pct"/>
            <w:tcBorders>
              <w:top w:val="single" w:sz="4" w:space="0" w:color="auto"/>
              <w:left w:val="single" w:sz="4" w:space="0" w:color="auto"/>
              <w:bottom w:val="single" w:sz="4" w:space="0" w:color="auto"/>
              <w:right w:val="single" w:sz="4" w:space="0" w:color="auto"/>
            </w:tcBorders>
            <w:vAlign w:val="center"/>
          </w:tcPr>
          <w:p w14:paraId="7368DB45" w14:textId="65BD5150" w:rsidR="00141A50" w:rsidRPr="00563363" w:rsidRDefault="00141A50" w:rsidP="00141A50">
            <w:r>
              <w:rPr>
                <w:rFonts w:cs="Arial"/>
                <w:szCs w:val="20"/>
              </w:rPr>
              <w:fldChar w:fldCharType="begin">
                <w:ffData>
                  <w:name w:val="Text74"/>
                  <w:enabled/>
                  <w:calcOnExit w:val="0"/>
                  <w:textInput/>
                </w:ffData>
              </w:fldChar>
            </w:r>
            <w:r>
              <w:rPr>
                <w:rFonts w:cs="Arial"/>
                <w:szCs w:val="20"/>
              </w:rPr>
              <w:instrText xml:space="preserve"> FORMTEXT </w:instrText>
            </w:r>
            <w:r>
              <w:rPr>
                <w:rFonts w:cs="Arial"/>
                <w:szCs w:val="20"/>
              </w:rPr>
            </w:r>
            <w:r>
              <w:rPr>
                <w:rFonts w:cs="Arial"/>
                <w:szCs w:val="20"/>
              </w:rPr>
              <w:fldChar w:fldCharType="separate"/>
            </w:r>
            <w:r w:rsidR="001231EB">
              <w:rPr>
                <w:rFonts w:cs="Arial"/>
                <w:noProof/>
                <w:szCs w:val="20"/>
              </w:rPr>
              <w:t> </w:t>
            </w:r>
            <w:r w:rsidR="001231EB">
              <w:rPr>
                <w:rFonts w:cs="Arial"/>
                <w:noProof/>
                <w:szCs w:val="20"/>
              </w:rPr>
              <w:t> </w:t>
            </w:r>
            <w:r w:rsidR="001231EB">
              <w:rPr>
                <w:rFonts w:cs="Arial"/>
                <w:noProof/>
                <w:szCs w:val="20"/>
              </w:rPr>
              <w:t> </w:t>
            </w:r>
            <w:r w:rsidR="001231EB">
              <w:rPr>
                <w:rFonts w:cs="Arial"/>
                <w:noProof/>
                <w:szCs w:val="20"/>
              </w:rPr>
              <w:t> </w:t>
            </w:r>
            <w:r w:rsidR="001231EB">
              <w:rPr>
                <w:rFonts w:cs="Arial"/>
                <w:noProof/>
                <w:szCs w:val="20"/>
              </w:rPr>
              <w:t> </w:t>
            </w:r>
            <w:r>
              <w:rPr>
                <w:rFonts w:cs="Arial"/>
                <w:szCs w:val="20"/>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18B0E586" w14:textId="3AE8E9E1" w:rsidR="00141A50" w:rsidRPr="00563363" w:rsidRDefault="00141A50" w:rsidP="00141A50">
            <w:r>
              <w:rPr>
                <w:rFonts w:cs="Arial"/>
                <w:szCs w:val="20"/>
              </w:rPr>
              <w:fldChar w:fldCharType="begin">
                <w:ffData>
                  <w:name w:val="Text73"/>
                  <w:enabled/>
                  <w:calcOnExit w:val="0"/>
                  <w:textInput/>
                </w:ffData>
              </w:fldChar>
            </w:r>
            <w:r>
              <w:rPr>
                <w:rFonts w:cs="Arial"/>
                <w:szCs w:val="20"/>
              </w:rPr>
              <w:instrText xml:space="preserve"> FORMTEXT </w:instrText>
            </w:r>
            <w:r>
              <w:rPr>
                <w:rFonts w:cs="Arial"/>
                <w:szCs w:val="20"/>
              </w:rPr>
            </w:r>
            <w:r>
              <w:rPr>
                <w:rFonts w:cs="Arial"/>
                <w:szCs w:val="20"/>
              </w:rPr>
              <w:fldChar w:fldCharType="separate"/>
            </w:r>
            <w:r w:rsidR="001231EB">
              <w:rPr>
                <w:rFonts w:cs="Arial"/>
                <w:noProof/>
                <w:szCs w:val="20"/>
              </w:rPr>
              <w:t> </w:t>
            </w:r>
            <w:r w:rsidR="001231EB">
              <w:rPr>
                <w:rFonts w:cs="Arial"/>
                <w:noProof/>
                <w:szCs w:val="20"/>
              </w:rPr>
              <w:t> </w:t>
            </w:r>
            <w:r w:rsidR="001231EB">
              <w:rPr>
                <w:rFonts w:cs="Arial"/>
                <w:noProof/>
                <w:szCs w:val="20"/>
              </w:rPr>
              <w:t> </w:t>
            </w:r>
            <w:r w:rsidR="001231EB">
              <w:rPr>
                <w:rFonts w:cs="Arial"/>
                <w:noProof/>
                <w:szCs w:val="20"/>
              </w:rPr>
              <w:t> </w:t>
            </w:r>
            <w:r w:rsidR="001231EB">
              <w:rPr>
                <w:rFonts w:cs="Arial"/>
                <w:noProof/>
                <w:szCs w:val="20"/>
              </w:rPr>
              <w:t> </w:t>
            </w:r>
            <w:r>
              <w:rPr>
                <w:rFonts w:cs="Arial"/>
                <w:szCs w:val="20"/>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5561F81B" w14:textId="71469420" w:rsidR="00141A50" w:rsidRPr="00563363" w:rsidRDefault="00141A50" w:rsidP="00141A50">
            <w:r>
              <w:rPr>
                <w:rFonts w:cs="Arial"/>
                <w:szCs w:val="20"/>
              </w:rPr>
              <w:fldChar w:fldCharType="begin">
                <w:ffData>
                  <w:name w:val="Text75"/>
                  <w:enabled/>
                  <w:calcOnExit w:val="0"/>
                  <w:textInput/>
                </w:ffData>
              </w:fldChar>
            </w:r>
            <w:r>
              <w:rPr>
                <w:rFonts w:cs="Arial"/>
                <w:szCs w:val="20"/>
              </w:rPr>
              <w:instrText xml:space="preserve"> FORMTEXT </w:instrText>
            </w:r>
            <w:r>
              <w:rPr>
                <w:rFonts w:cs="Arial"/>
                <w:szCs w:val="20"/>
              </w:rPr>
            </w:r>
            <w:r>
              <w:rPr>
                <w:rFonts w:cs="Arial"/>
                <w:szCs w:val="20"/>
              </w:rPr>
              <w:fldChar w:fldCharType="separate"/>
            </w:r>
            <w:r w:rsidR="001231EB">
              <w:rPr>
                <w:rFonts w:cs="Arial"/>
                <w:noProof/>
                <w:szCs w:val="20"/>
              </w:rPr>
              <w:t> </w:t>
            </w:r>
            <w:r w:rsidR="001231EB">
              <w:rPr>
                <w:rFonts w:cs="Arial"/>
                <w:noProof/>
                <w:szCs w:val="20"/>
              </w:rPr>
              <w:t> </w:t>
            </w:r>
            <w:r w:rsidR="001231EB">
              <w:rPr>
                <w:rFonts w:cs="Arial"/>
                <w:noProof/>
                <w:szCs w:val="20"/>
              </w:rPr>
              <w:t> </w:t>
            </w:r>
            <w:r w:rsidR="001231EB">
              <w:rPr>
                <w:rFonts w:cs="Arial"/>
                <w:noProof/>
                <w:szCs w:val="20"/>
              </w:rPr>
              <w:t> </w:t>
            </w:r>
            <w:r w:rsidR="001231EB">
              <w:rPr>
                <w:rFonts w:cs="Arial"/>
                <w:noProof/>
                <w:szCs w:val="20"/>
              </w:rPr>
              <w:t> </w:t>
            </w:r>
            <w:r>
              <w:rPr>
                <w:rFonts w:cs="Arial"/>
                <w:szCs w:val="20"/>
              </w:rPr>
              <w:fldChar w:fldCharType="end"/>
            </w:r>
          </w:p>
        </w:tc>
      </w:tr>
      <w:tr w:rsidR="00141A50" w:rsidRPr="00563363" w14:paraId="67A15658" w14:textId="77777777" w:rsidTr="00563363">
        <w:trPr>
          <w:trHeight w:val="567"/>
        </w:trPr>
        <w:tc>
          <w:tcPr>
            <w:tcW w:w="477" w:type="pct"/>
            <w:tcBorders>
              <w:top w:val="single" w:sz="4" w:space="0" w:color="auto"/>
              <w:left w:val="single" w:sz="4" w:space="0" w:color="auto"/>
              <w:bottom w:val="single" w:sz="4" w:space="0" w:color="auto"/>
              <w:right w:val="single" w:sz="4" w:space="0" w:color="auto"/>
            </w:tcBorders>
            <w:vAlign w:val="center"/>
          </w:tcPr>
          <w:p w14:paraId="59B1EACF" w14:textId="08297B2B" w:rsidR="00141A50" w:rsidRPr="00563363" w:rsidRDefault="00141A50" w:rsidP="00141A50">
            <w:r>
              <w:rPr>
                <w:rFonts w:cs="Arial"/>
                <w:szCs w:val="20"/>
              </w:rPr>
              <w:fldChar w:fldCharType="begin">
                <w:ffData>
                  <w:name w:val="Text74"/>
                  <w:enabled/>
                  <w:calcOnExit w:val="0"/>
                  <w:textInput/>
                </w:ffData>
              </w:fldChar>
            </w:r>
            <w:r>
              <w:rPr>
                <w:rFonts w:cs="Arial"/>
                <w:szCs w:val="20"/>
              </w:rPr>
              <w:instrText xml:space="preserve"> FORMTEXT </w:instrText>
            </w:r>
            <w:r>
              <w:rPr>
                <w:rFonts w:cs="Arial"/>
                <w:szCs w:val="20"/>
              </w:rPr>
            </w:r>
            <w:r>
              <w:rPr>
                <w:rFonts w:cs="Arial"/>
                <w:szCs w:val="20"/>
              </w:rPr>
              <w:fldChar w:fldCharType="separate"/>
            </w:r>
            <w:r w:rsidR="001231EB">
              <w:rPr>
                <w:rFonts w:cs="Arial"/>
                <w:noProof/>
                <w:szCs w:val="20"/>
              </w:rPr>
              <w:t> </w:t>
            </w:r>
            <w:r w:rsidR="001231EB">
              <w:rPr>
                <w:rFonts w:cs="Arial"/>
                <w:noProof/>
                <w:szCs w:val="20"/>
              </w:rPr>
              <w:t> </w:t>
            </w:r>
            <w:r w:rsidR="001231EB">
              <w:rPr>
                <w:rFonts w:cs="Arial"/>
                <w:noProof/>
                <w:szCs w:val="20"/>
              </w:rPr>
              <w:t> </w:t>
            </w:r>
            <w:r w:rsidR="001231EB">
              <w:rPr>
                <w:rFonts w:cs="Arial"/>
                <w:noProof/>
                <w:szCs w:val="20"/>
              </w:rPr>
              <w:t> </w:t>
            </w:r>
            <w:r w:rsidR="001231EB">
              <w:rPr>
                <w:rFonts w:cs="Arial"/>
                <w:noProof/>
                <w:szCs w:val="20"/>
              </w:rPr>
              <w:t> </w:t>
            </w:r>
            <w:r>
              <w:rPr>
                <w:rFonts w:cs="Arial"/>
                <w:szCs w:val="20"/>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1989F68C" w14:textId="1711672D" w:rsidR="00141A50" w:rsidRPr="00563363" w:rsidRDefault="00141A50" w:rsidP="00141A50">
            <w:r>
              <w:rPr>
                <w:rFonts w:cs="Arial"/>
                <w:szCs w:val="20"/>
              </w:rPr>
              <w:fldChar w:fldCharType="begin">
                <w:ffData>
                  <w:name w:val="Text73"/>
                  <w:enabled/>
                  <w:calcOnExit w:val="0"/>
                  <w:textInput/>
                </w:ffData>
              </w:fldChar>
            </w:r>
            <w:r>
              <w:rPr>
                <w:rFonts w:cs="Arial"/>
                <w:szCs w:val="20"/>
              </w:rPr>
              <w:instrText xml:space="preserve"> FORMTEXT </w:instrText>
            </w:r>
            <w:r>
              <w:rPr>
                <w:rFonts w:cs="Arial"/>
                <w:szCs w:val="20"/>
              </w:rPr>
            </w:r>
            <w:r>
              <w:rPr>
                <w:rFonts w:cs="Arial"/>
                <w:szCs w:val="20"/>
              </w:rPr>
              <w:fldChar w:fldCharType="separate"/>
            </w:r>
            <w:r w:rsidR="001231EB">
              <w:rPr>
                <w:rFonts w:cs="Arial"/>
                <w:noProof/>
                <w:szCs w:val="20"/>
              </w:rPr>
              <w:t> </w:t>
            </w:r>
            <w:r w:rsidR="001231EB">
              <w:rPr>
                <w:rFonts w:cs="Arial"/>
                <w:noProof/>
                <w:szCs w:val="20"/>
              </w:rPr>
              <w:t> </w:t>
            </w:r>
            <w:r w:rsidR="001231EB">
              <w:rPr>
                <w:rFonts w:cs="Arial"/>
                <w:noProof/>
                <w:szCs w:val="20"/>
              </w:rPr>
              <w:t> </w:t>
            </w:r>
            <w:r w:rsidR="001231EB">
              <w:rPr>
                <w:rFonts w:cs="Arial"/>
                <w:noProof/>
                <w:szCs w:val="20"/>
              </w:rPr>
              <w:t> </w:t>
            </w:r>
            <w:r w:rsidR="001231EB">
              <w:rPr>
                <w:rFonts w:cs="Arial"/>
                <w:noProof/>
                <w:szCs w:val="20"/>
              </w:rPr>
              <w:t> </w:t>
            </w:r>
            <w:r>
              <w:rPr>
                <w:rFonts w:cs="Arial"/>
                <w:szCs w:val="20"/>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5CC40930" w14:textId="26CACD61" w:rsidR="00141A50" w:rsidRPr="00563363" w:rsidRDefault="00141A50" w:rsidP="00141A50">
            <w:r>
              <w:rPr>
                <w:rFonts w:cs="Arial"/>
                <w:szCs w:val="20"/>
              </w:rPr>
              <w:fldChar w:fldCharType="begin">
                <w:ffData>
                  <w:name w:val="Text75"/>
                  <w:enabled/>
                  <w:calcOnExit w:val="0"/>
                  <w:textInput/>
                </w:ffData>
              </w:fldChar>
            </w:r>
            <w:r>
              <w:rPr>
                <w:rFonts w:cs="Arial"/>
                <w:szCs w:val="20"/>
              </w:rPr>
              <w:instrText xml:space="preserve"> FORMTEXT </w:instrText>
            </w:r>
            <w:r>
              <w:rPr>
                <w:rFonts w:cs="Arial"/>
                <w:szCs w:val="20"/>
              </w:rPr>
            </w:r>
            <w:r>
              <w:rPr>
                <w:rFonts w:cs="Arial"/>
                <w:szCs w:val="20"/>
              </w:rPr>
              <w:fldChar w:fldCharType="separate"/>
            </w:r>
            <w:r w:rsidR="001231EB">
              <w:rPr>
                <w:rFonts w:cs="Arial"/>
                <w:noProof/>
                <w:szCs w:val="20"/>
              </w:rPr>
              <w:t> </w:t>
            </w:r>
            <w:r w:rsidR="001231EB">
              <w:rPr>
                <w:rFonts w:cs="Arial"/>
                <w:noProof/>
                <w:szCs w:val="20"/>
              </w:rPr>
              <w:t> </w:t>
            </w:r>
            <w:r w:rsidR="001231EB">
              <w:rPr>
                <w:rFonts w:cs="Arial"/>
                <w:noProof/>
                <w:szCs w:val="20"/>
              </w:rPr>
              <w:t> </w:t>
            </w:r>
            <w:r w:rsidR="001231EB">
              <w:rPr>
                <w:rFonts w:cs="Arial"/>
                <w:noProof/>
                <w:szCs w:val="20"/>
              </w:rPr>
              <w:t> </w:t>
            </w:r>
            <w:r w:rsidR="001231EB">
              <w:rPr>
                <w:rFonts w:cs="Arial"/>
                <w:noProof/>
                <w:szCs w:val="20"/>
              </w:rPr>
              <w:t> </w:t>
            </w:r>
            <w:r>
              <w:rPr>
                <w:rFonts w:cs="Arial"/>
                <w:szCs w:val="20"/>
              </w:rPr>
              <w:fldChar w:fldCharType="end"/>
            </w:r>
          </w:p>
        </w:tc>
      </w:tr>
      <w:tr w:rsidR="00141A50" w:rsidRPr="00563363" w14:paraId="0F978EA1" w14:textId="77777777" w:rsidTr="00563363">
        <w:trPr>
          <w:trHeight w:val="567"/>
        </w:trPr>
        <w:tc>
          <w:tcPr>
            <w:tcW w:w="477" w:type="pct"/>
            <w:tcBorders>
              <w:top w:val="single" w:sz="4" w:space="0" w:color="auto"/>
              <w:left w:val="single" w:sz="4" w:space="0" w:color="auto"/>
              <w:bottom w:val="single" w:sz="4" w:space="0" w:color="auto"/>
              <w:right w:val="single" w:sz="4" w:space="0" w:color="auto"/>
            </w:tcBorders>
            <w:vAlign w:val="center"/>
          </w:tcPr>
          <w:p w14:paraId="337A5AFE" w14:textId="26401D54" w:rsidR="00141A50" w:rsidRPr="00563363" w:rsidRDefault="00141A50" w:rsidP="00141A50">
            <w:r>
              <w:rPr>
                <w:rFonts w:cs="Arial"/>
                <w:szCs w:val="20"/>
              </w:rPr>
              <w:fldChar w:fldCharType="begin">
                <w:ffData>
                  <w:name w:val="Text74"/>
                  <w:enabled/>
                  <w:calcOnExit w:val="0"/>
                  <w:textInput/>
                </w:ffData>
              </w:fldChar>
            </w:r>
            <w:r>
              <w:rPr>
                <w:rFonts w:cs="Arial"/>
                <w:szCs w:val="20"/>
              </w:rPr>
              <w:instrText xml:space="preserve"> FORMTEXT </w:instrText>
            </w:r>
            <w:r>
              <w:rPr>
                <w:rFonts w:cs="Arial"/>
                <w:szCs w:val="20"/>
              </w:rPr>
            </w:r>
            <w:r>
              <w:rPr>
                <w:rFonts w:cs="Arial"/>
                <w:szCs w:val="20"/>
              </w:rPr>
              <w:fldChar w:fldCharType="separate"/>
            </w:r>
            <w:r w:rsidR="001231EB">
              <w:rPr>
                <w:rFonts w:cs="Arial"/>
                <w:noProof/>
                <w:szCs w:val="20"/>
              </w:rPr>
              <w:t> </w:t>
            </w:r>
            <w:r w:rsidR="001231EB">
              <w:rPr>
                <w:rFonts w:cs="Arial"/>
                <w:noProof/>
                <w:szCs w:val="20"/>
              </w:rPr>
              <w:t> </w:t>
            </w:r>
            <w:r w:rsidR="001231EB">
              <w:rPr>
                <w:rFonts w:cs="Arial"/>
                <w:noProof/>
                <w:szCs w:val="20"/>
              </w:rPr>
              <w:t> </w:t>
            </w:r>
            <w:r w:rsidR="001231EB">
              <w:rPr>
                <w:rFonts w:cs="Arial"/>
                <w:noProof/>
                <w:szCs w:val="20"/>
              </w:rPr>
              <w:t> </w:t>
            </w:r>
            <w:r w:rsidR="001231EB">
              <w:rPr>
                <w:rFonts w:cs="Arial"/>
                <w:noProof/>
                <w:szCs w:val="20"/>
              </w:rPr>
              <w:t> </w:t>
            </w:r>
            <w:r>
              <w:rPr>
                <w:rFonts w:cs="Arial"/>
                <w:szCs w:val="20"/>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780180C3" w14:textId="36C13762" w:rsidR="00141A50" w:rsidRPr="00563363" w:rsidRDefault="00141A50" w:rsidP="00141A50">
            <w:r>
              <w:rPr>
                <w:rFonts w:cs="Arial"/>
                <w:szCs w:val="20"/>
              </w:rPr>
              <w:fldChar w:fldCharType="begin">
                <w:ffData>
                  <w:name w:val="Text73"/>
                  <w:enabled/>
                  <w:calcOnExit w:val="0"/>
                  <w:textInput/>
                </w:ffData>
              </w:fldChar>
            </w:r>
            <w:r>
              <w:rPr>
                <w:rFonts w:cs="Arial"/>
                <w:szCs w:val="20"/>
              </w:rPr>
              <w:instrText xml:space="preserve"> FORMTEXT </w:instrText>
            </w:r>
            <w:r>
              <w:rPr>
                <w:rFonts w:cs="Arial"/>
                <w:szCs w:val="20"/>
              </w:rPr>
            </w:r>
            <w:r>
              <w:rPr>
                <w:rFonts w:cs="Arial"/>
                <w:szCs w:val="20"/>
              </w:rPr>
              <w:fldChar w:fldCharType="separate"/>
            </w:r>
            <w:r w:rsidR="001231EB">
              <w:rPr>
                <w:rFonts w:cs="Arial"/>
                <w:noProof/>
                <w:szCs w:val="20"/>
              </w:rPr>
              <w:t> </w:t>
            </w:r>
            <w:r w:rsidR="001231EB">
              <w:rPr>
                <w:rFonts w:cs="Arial"/>
                <w:noProof/>
                <w:szCs w:val="20"/>
              </w:rPr>
              <w:t> </w:t>
            </w:r>
            <w:r w:rsidR="001231EB">
              <w:rPr>
                <w:rFonts w:cs="Arial"/>
                <w:noProof/>
                <w:szCs w:val="20"/>
              </w:rPr>
              <w:t> </w:t>
            </w:r>
            <w:r w:rsidR="001231EB">
              <w:rPr>
                <w:rFonts w:cs="Arial"/>
                <w:noProof/>
                <w:szCs w:val="20"/>
              </w:rPr>
              <w:t> </w:t>
            </w:r>
            <w:r w:rsidR="001231EB">
              <w:rPr>
                <w:rFonts w:cs="Arial"/>
                <w:noProof/>
                <w:szCs w:val="20"/>
              </w:rPr>
              <w:t> </w:t>
            </w:r>
            <w:r>
              <w:rPr>
                <w:rFonts w:cs="Arial"/>
                <w:szCs w:val="20"/>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6CB5A569" w14:textId="363C9ACD" w:rsidR="00141A50" w:rsidRPr="00563363" w:rsidRDefault="00141A50" w:rsidP="00141A50">
            <w:r>
              <w:rPr>
                <w:rFonts w:cs="Arial"/>
                <w:szCs w:val="20"/>
              </w:rPr>
              <w:fldChar w:fldCharType="begin">
                <w:ffData>
                  <w:name w:val="Text75"/>
                  <w:enabled/>
                  <w:calcOnExit w:val="0"/>
                  <w:textInput/>
                </w:ffData>
              </w:fldChar>
            </w:r>
            <w:r>
              <w:rPr>
                <w:rFonts w:cs="Arial"/>
                <w:szCs w:val="20"/>
              </w:rPr>
              <w:instrText xml:space="preserve"> FORMTEXT </w:instrText>
            </w:r>
            <w:r>
              <w:rPr>
                <w:rFonts w:cs="Arial"/>
                <w:szCs w:val="20"/>
              </w:rPr>
            </w:r>
            <w:r>
              <w:rPr>
                <w:rFonts w:cs="Arial"/>
                <w:szCs w:val="20"/>
              </w:rPr>
              <w:fldChar w:fldCharType="separate"/>
            </w:r>
            <w:r w:rsidR="001231EB">
              <w:rPr>
                <w:rFonts w:cs="Arial"/>
                <w:noProof/>
                <w:szCs w:val="20"/>
              </w:rPr>
              <w:t> </w:t>
            </w:r>
            <w:r w:rsidR="001231EB">
              <w:rPr>
                <w:rFonts w:cs="Arial"/>
                <w:noProof/>
                <w:szCs w:val="20"/>
              </w:rPr>
              <w:t> </w:t>
            </w:r>
            <w:r w:rsidR="001231EB">
              <w:rPr>
                <w:rFonts w:cs="Arial"/>
                <w:noProof/>
                <w:szCs w:val="20"/>
              </w:rPr>
              <w:t> </w:t>
            </w:r>
            <w:r w:rsidR="001231EB">
              <w:rPr>
                <w:rFonts w:cs="Arial"/>
                <w:noProof/>
                <w:szCs w:val="20"/>
              </w:rPr>
              <w:t> </w:t>
            </w:r>
            <w:r w:rsidR="001231EB">
              <w:rPr>
                <w:rFonts w:cs="Arial"/>
                <w:noProof/>
                <w:szCs w:val="20"/>
              </w:rPr>
              <w:t> </w:t>
            </w:r>
            <w:r>
              <w:rPr>
                <w:rFonts w:cs="Arial"/>
                <w:szCs w:val="20"/>
              </w:rPr>
              <w:fldChar w:fldCharType="end"/>
            </w:r>
          </w:p>
        </w:tc>
      </w:tr>
      <w:tr w:rsidR="00141A50" w:rsidRPr="00563363" w14:paraId="773B0645" w14:textId="77777777" w:rsidTr="00563363">
        <w:trPr>
          <w:trHeight w:val="567"/>
        </w:trPr>
        <w:tc>
          <w:tcPr>
            <w:tcW w:w="477" w:type="pct"/>
            <w:tcBorders>
              <w:top w:val="single" w:sz="4" w:space="0" w:color="auto"/>
              <w:left w:val="single" w:sz="4" w:space="0" w:color="auto"/>
              <w:bottom w:val="single" w:sz="4" w:space="0" w:color="auto"/>
              <w:right w:val="single" w:sz="4" w:space="0" w:color="auto"/>
            </w:tcBorders>
            <w:vAlign w:val="center"/>
          </w:tcPr>
          <w:p w14:paraId="4447761A" w14:textId="2B166047" w:rsidR="00141A50" w:rsidRPr="00563363" w:rsidRDefault="00141A50" w:rsidP="00141A50">
            <w:r>
              <w:rPr>
                <w:rFonts w:cs="Arial"/>
                <w:szCs w:val="20"/>
              </w:rPr>
              <w:fldChar w:fldCharType="begin">
                <w:ffData>
                  <w:name w:val="Text74"/>
                  <w:enabled/>
                  <w:calcOnExit w:val="0"/>
                  <w:textInput/>
                </w:ffData>
              </w:fldChar>
            </w:r>
            <w:r>
              <w:rPr>
                <w:rFonts w:cs="Arial"/>
                <w:szCs w:val="20"/>
              </w:rPr>
              <w:instrText xml:space="preserve"> FORMTEXT </w:instrText>
            </w:r>
            <w:r>
              <w:rPr>
                <w:rFonts w:cs="Arial"/>
                <w:szCs w:val="20"/>
              </w:rPr>
            </w:r>
            <w:r>
              <w:rPr>
                <w:rFonts w:cs="Arial"/>
                <w:szCs w:val="20"/>
              </w:rPr>
              <w:fldChar w:fldCharType="separate"/>
            </w:r>
            <w:r w:rsidR="001231EB">
              <w:rPr>
                <w:rFonts w:cs="Arial"/>
                <w:noProof/>
                <w:szCs w:val="20"/>
              </w:rPr>
              <w:t> </w:t>
            </w:r>
            <w:r w:rsidR="001231EB">
              <w:rPr>
                <w:rFonts w:cs="Arial"/>
                <w:noProof/>
                <w:szCs w:val="20"/>
              </w:rPr>
              <w:t> </w:t>
            </w:r>
            <w:r w:rsidR="001231EB">
              <w:rPr>
                <w:rFonts w:cs="Arial"/>
                <w:noProof/>
                <w:szCs w:val="20"/>
              </w:rPr>
              <w:t> </w:t>
            </w:r>
            <w:r w:rsidR="001231EB">
              <w:rPr>
                <w:rFonts w:cs="Arial"/>
                <w:noProof/>
                <w:szCs w:val="20"/>
              </w:rPr>
              <w:t> </w:t>
            </w:r>
            <w:r w:rsidR="001231EB">
              <w:rPr>
                <w:rFonts w:cs="Arial"/>
                <w:noProof/>
                <w:szCs w:val="20"/>
              </w:rPr>
              <w:t> </w:t>
            </w:r>
            <w:r>
              <w:rPr>
                <w:rFonts w:cs="Arial"/>
                <w:szCs w:val="20"/>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048AA575" w14:textId="685F4503" w:rsidR="00141A50" w:rsidRPr="00563363" w:rsidRDefault="00141A50" w:rsidP="00141A50">
            <w:r>
              <w:rPr>
                <w:rFonts w:cs="Arial"/>
                <w:szCs w:val="20"/>
              </w:rPr>
              <w:fldChar w:fldCharType="begin">
                <w:ffData>
                  <w:name w:val="Text73"/>
                  <w:enabled/>
                  <w:calcOnExit w:val="0"/>
                  <w:textInput/>
                </w:ffData>
              </w:fldChar>
            </w:r>
            <w:r>
              <w:rPr>
                <w:rFonts w:cs="Arial"/>
                <w:szCs w:val="20"/>
              </w:rPr>
              <w:instrText xml:space="preserve"> FORMTEXT </w:instrText>
            </w:r>
            <w:r>
              <w:rPr>
                <w:rFonts w:cs="Arial"/>
                <w:szCs w:val="20"/>
              </w:rPr>
            </w:r>
            <w:r>
              <w:rPr>
                <w:rFonts w:cs="Arial"/>
                <w:szCs w:val="20"/>
              </w:rPr>
              <w:fldChar w:fldCharType="separate"/>
            </w:r>
            <w:r w:rsidR="001231EB">
              <w:rPr>
                <w:rFonts w:cs="Arial"/>
                <w:noProof/>
                <w:szCs w:val="20"/>
              </w:rPr>
              <w:t> </w:t>
            </w:r>
            <w:r w:rsidR="001231EB">
              <w:rPr>
                <w:rFonts w:cs="Arial"/>
                <w:noProof/>
                <w:szCs w:val="20"/>
              </w:rPr>
              <w:t> </w:t>
            </w:r>
            <w:r w:rsidR="001231EB">
              <w:rPr>
                <w:rFonts w:cs="Arial"/>
                <w:noProof/>
                <w:szCs w:val="20"/>
              </w:rPr>
              <w:t> </w:t>
            </w:r>
            <w:r w:rsidR="001231EB">
              <w:rPr>
                <w:rFonts w:cs="Arial"/>
                <w:noProof/>
                <w:szCs w:val="20"/>
              </w:rPr>
              <w:t> </w:t>
            </w:r>
            <w:r w:rsidR="001231EB">
              <w:rPr>
                <w:rFonts w:cs="Arial"/>
                <w:noProof/>
                <w:szCs w:val="20"/>
              </w:rPr>
              <w:t> </w:t>
            </w:r>
            <w:r>
              <w:rPr>
                <w:rFonts w:cs="Arial"/>
                <w:szCs w:val="20"/>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55FA1D18" w14:textId="31272A4A" w:rsidR="00141A50" w:rsidRPr="00563363" w:rsidRDefault="00141A50" w:rsidP="00141A50">
            <w:r>
              <w:rPr>
                <w:rFonts w:cs="Arial"/>
                <w:szCs w:val="20"/>
              </w:rPr>
              <w:fldChar w:fldCharType="begin">
                <w:ffData>
                  <w:name w:val="Text75"/>
                  <w:enabled/>
                  <w:calcOnExit w:val="0"/>
                  <w:textInput/>
                </w:ffData>
              </w:fldChar>
            </w:r>
            <w:r>
              <w:rPr>
                <w:rFonts w:cs="Arial"/>
                <w:szCs w:val="20"/>
              </w:rPr>
              <w:instrText xml:space="preserve"> FORMTEXT </w:instrText>
            </w:r>
            <w:r>
              <w:rPr>
                <w:rFonts w:cs="Arial"/>
                <w:szCs w:val="20"/>
              </w:rPr>
            </w:r>
            <w:r>
              <w:rPr>
                <w:rFonts w:cs="Arial"/>
                <w:szCs w:val="20"/>
              </w:rPr>
              <w:fldChar w:fldCharType="separate"/>
            </w:r>
            <w:r w:rsidR="001231EB">
              <w:rPr>
                <w:rFonts w:cs="Arial"/>
                <w:noProof/>
                <w:szCs w:val="20"/>
              </w:rPr>
              <w:t> </w:t>
            </w:r>
            <w:r w:rsidR="001231EB">
              <w:rPr>
                <w:rFonts w:cs="Arial"/>
                <w:noProof/>
                <w:szCs w:val="20"/>
              </w:rPr>
              <w:t> </w:t>
            </w:r>
            <w:r w:rsidR="001231EB">
              <w:rPr>
                <w:rFonts w:cs="Arial"/>
                <w:noProof/>
                <w:szCs w:val="20"/>
              </w:rPr>
              <w:t> </w:t>
            </w:r>
            <w:r w:rsidR="001231EB">
              <w:rPr>
                <w:rFonts w:cs="Arial"/>
                <w:noProof/>
                <w:szCs w:val="20"/>
              </w:rPr>
              <w:t> </w:t>
            </w:r>
            <w:r w:rsidR="001231EB">
              <w:rPr>
                <w:rFonts w:cs="Arial"/>
                <w:noProof/>
                <w:szCs w:val="20"/>
              </w:rPr>
              <w:t> </w:t>
            </w:r>
            <w:r>
              <w:rPr>
                <w:rFonts w:cs="Arial"/>
                <w:szCs w:val="20"/>
              </w:rPr>
              <w:fldChar w:fldCharType="end"/>
            </w:r>
          </w:p>
        </w:tc>
      </w:tr>
      <w:tr w:rsidR="00141A50" w:rsidRPr="00563363" w14:paraId="7630EF19" w14:textId="77777777" w:rsidTr="00563363">
        <w:trPr>
          <w:trHeight w:val="567"/>
        </w:trPr>
        <w:tc>
          <w:tcPr>
            <w:tcW w:w="477" w:type="pct"/>
            <w:tcBorders>
              <w:top w:val="single" w:sz="4" w:space="0" w:color="auto"/>
              <w:left w:val="single" w:sz="4" w:space="0" w:color="auto"/>
              <w:bottom w:val="single" w:sz="4" w:space="0" w:color="auto"/>
              <w:right w:val="single" w:sz="4" w:space="0" w:color="auto"/>
            </w:tcBorders>
            <w:vAlign w:val="center"/>
          </w:tcPr>
          <w:p w14:paraId="2E6C7C21" w14:textId="58E08D82" w:rsidR="00141A50" w:rsidRPr="00563363" w:rsidRDefault="00141A50" w:rsidP="00141A50">
            <w:r>
              <w:rPr>
                <w:rFonts w:cs="Arial"/>
                <w:szCs w:val="20"/>
              </w:rPr>
              <w:fldChar w:fldCharType="begin">
                <w:ffData>
                  <w:name w:val="Text74"/>
                  <w:enabled/>
                  <w:calcOnExit w:val="0"/>
                  <w:textInput/>
                </w:ffData>
              </w:fldChar>
            </w:r>
            <w:r>
              <w:rPr>
                <w:rFonts w:cs="Arial"/>
                <w:szCs w:val="20"/>
              </w:rPr>
              <w:instrText xml:space="preserve"> FORMTEXT </w:instrText>
            </w:r>
            <w:r>
              <w:rPr>
                <w:rFonts w:cs="Arial"/>
                <w:szCs w:val="20"/>
              </w:rPr>
            </w:r>
            <w:r>
              <w:rPr>
                <w:rFonts w:cs="Arial"/>
                <w:szCs w:val="20"/>
              </w:rPr>
              <w:fldChar w:fldCharType="separate"/>
            </w:r>
            <w:r w:rsidR="001231EB">
              <w:rPr>
                <w:rFonts w:cs="Arial"/>
                <w:noProof/>
                <w:szCs w:val="20"/>
              </w:rPr>
              <w:t> </w:t>
            </w:r>
            <w:r w:rsidR="001231EB">
              <w:rPr>
                <w:rFonts w:cs="Arial"/>
                <w:noProof/>
                <w:szCs w:val="20"/>
              </w:rPr>
              <w:t> </w:t>
            </w:r>
            <w:r w:rsidR="001231EB">
              <w:rPr>
                <w:rFonts w:cs="Arial"/>
                <w:noProof/>
                <w:szCs w:val="20"/>
              </w:rPr>
              <w:t> </w:t>
            </w:r>
            <w:r w:rsidR="001231EB">
              <w:rPr>
                <w:rFonts w:cs="Arial"/>
                <w:noProof/>
                <w:szCs w:val="20"/>
              </w:rPr>
              <w:t> </w:t>
            </w:r>
            <w:r w:rsidR="001231EB">
              <w:rPr>
                <w:rFonts w:cs="Arial"/>
                <w:noProof/>
                <w:szCs w:val="20"/>
              </w:rPr>
              <w:t> </w:t>
            </w:r>
            <w:r>
              <w:rPr>
                <w:rFonts w:cs="Arial"/>
                <w:szCs w:val="20"/>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12E2C998" w14:textId="050D9CC6" w:rsidR="00141A50" w:rsidRPr="00563363" w:rsidRDefault="00141A50" w:rsidP="00141A50">
            <w:r>
              <w:rPr>
                <w:rFonts w:cs="Arial"/>
                <w:szCs w:val="20"/>
              </w:rPr>
              <w:fldChar w:fldCharType="begin">
                <w:ffData>
                  <w:name w:val="Text73"/>
                  <w:enabled/>
                  <w:calcOnExit w:val="0"/>
                  <w:textInput/>
                </w:ffData>
              </w:fldChar>
            </w:r>
            <w:r>
              <w:rPr>
                <w:rFonts w:cs="Arial"/>
                <w:szCs w:val="20"/>
              </w:rPr>
              <w:instrText xml:space="preserve"> FORMTEXT </w:instrText>
            </w:r>
            <w:r>
              <w:rPr>
                <w:rFonts w:cs="Arial"/>
                <w:szCs w:val="20"/>
              </w:rPr>
            </w:r>
            <w:r>
              <w:rPr>
                <w:rFonts w:cs="Arial"/>
                <w:szCs w:val="20"/>
              </w:rPr>
              <w:fldChar w:fldCharType="separate"/>
            </w:r>
            <w:r w:rsidR="001231EB">
              <w:rPr>
                <w:rFonts w:cs="Arial"/>
                <w:noProof/>
                <w:szCs w:val="20"/>
              </w:rPr>
              <w:t> </w:t>
            </w:r>
            <w:r w:rsidR="001231EB">
              <w:rPr>
                <w:rFonts w:cs="Arial"/>
                <w:noProof/>
                <w:szCs w:val="20"/>
              </w:rPr>
              <w:t> </w:t>
            </w:r>
            <w:r w:rsidR="001231EB">
              <w:rPr>
                <w:rFonts w:cs="Arial"/>
                <w:noProof/>
                <w:szCs w:val="20"/>
              </w:rPr>
              <w:t> </w:t>
            </w:r>
            <w:r w:rsidR="001231EB">
              <w:rPr>
                <w:rFonts w:cs="Arial"/>
                <w:noProof/>
                <w:szCs w:val="20"/>
              </w:rPr>
              <w:t> </w:t>
            </w:r>
            <w:r w:rsidR="001231EB">
              <w:rPr>
                <w:rFonts w:cs="Arial"/>
                <w:noProof/>
                <w:szCs w:val="20"/>
              </w:rPr>
              <w:t> </w:t>
            </w:r>
            <w:r>
              <w:rPr>
                <w:rFonts w:cs="Arial"/>
                <w:szCs w:val="20"/>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215C8A43" w14:textId="2DC3ABF1" w:rsidR="00141A50" w:rsidRPr="00563363" w:rsidRDefault="00141A50" w:rsidP="00141A50">
            <w:r>
              <w:rPr>
                <w:rFonts w:cs="Arial"/>
                <w:szCs w:val="20"/>
              </w:rPr>
              <w:fldChar w:fldCharType="begin">
                <w:ffData>
                  <w:name w:val="Text75"/>
                  <w:enabled/>
                  <w:calcOnExit w:val="0"/>
                  <w:textInput/>
                </w:ffData>
              </w:fldChar>
            </w:r>
            <w:r>
              <w:rPr>
                <w:rFonts w:cs="Arial"/>
                <w:szCs w:val="20"/>
              </w:rPr>
              <w:instrText xml:space="preserve"> FORMTEXT </w:instrText>
            </w:r>
            <w:r>
              <w:rPr>
                <w:rFonts w:cs="Arial"/>
                <w:szCs w:val="20"/>
              </w:rPr>
            </w:r>
            <w:r>
              <w:rPr>
                <w:rFonts w:cs="Arial"/>
                <w:szCs w:val="20"/>
              </w:rPr>
              <w:fldChar w:fldCharType="separate"/>
            </w:r>
            <w:r w:rsidR="001231EB">
              <w:rPr>
                <w:rFonts w:cs="Arial"/>
                <w:noProof/>
                <w:szCs w:val="20"/>
              </w:rPr>
              <w:t> </w:t>
            </w:r>
            <w:r w:rsidR="001231EB">
              <w:rPr>
                <w:rFonts w:cs="Arial"/>
                <w:noProof/>
                <w:szCs w:val="20"/>
              </w:rPr>
              <w:t> </w:t>
            </w:r>
            <w:r w:rsidR="001231EB">
              <w:rPr>
                <w:rFonts w:cs="Arial"/>
                <w:noProof/>
                <w:szCs w:val="20"/>
              </w:rPr>
              <w:t> </w:t>
            </w:r>
            <w:r w:rsidR="001231EB">
              <w:rPr>
                <w:rFonts w:cs="Arial"/>
                <w:noProof/>
                <w:szCs w:val="20"/>
              </w:rPr>
              <w:t> </w:t>
            </w:r>
            <w:r w:rsidR="001231EB">
              <w:rPr>
                <w:rFonts w:cs="Arial"/>
                <w:noProof/>
                <w:szCs w:val="20"/>
              </w:rPr>
              <w:t> </w:t>
            </w:r>
            <w:r>
              <w:rPr>
                <w:rFonts w:cs="Arial"/>
                <w:szCs w:val="20"/>
              </w:rPr>
              <w:fldChar w:fldCharType="end"/>
            </w:r>
          </w:p>
        </w:tc>
      </w:tr>
      <w:tr w:rsidR="00141A50" w:rsidRPr="00563363" w14:paraId="67A09262" w14:textId="77777777" w:rsidTr="00563363">
        <w:trPr>
          <w:trHeight w:val="567"/>
        </w:trPr>
        <w:tc>
          <w:tcPr>
            <w:tcW w:w="477" w:type="pct"/>
            <w:tcBorders>
              <w:top w:val="single" w:sz="4" w:space="0" w:color="auto"/>
              <w:left w:val="single" w:sz="4" w:space="0" w:color="auto"/>
              <w:bottom w:val="single" w:sz="4" w:space="0" w:color="auto"/>
              <w:right w:val="single" w:sz="4" w:space="0" w:color="auto"/>
            </w:tcBorders>
            <w:vAlign w:val="center"/>
          </w:tcPr>
          <w:p w14:paraId="4E518C37" w14:textId="3941CE12" w:rsidR="00141A50" w:rsidRPr="00563363" w:rsidRDefault="00141A50" w:rsidP="00141A50">
            <w:r>
              <w:rPr>
                <w:rFonts w:cs="Arial"/>
                <w:szCs w:val="20"/>
              </w:rPr>
              <w:fldChar w:fldCharType="begin">
                <w:ffData>
                  <w:name w:val="Text74"/>
                  <w:enabled/>
                  <w:calcOnExit w:val="0"/>
                  <w:textInput/>
                </w:ffData>
              </w:fldChar>
            </w:r>
            <w:r>
              <w:rPr>
                <w:rFonts w:cs="Arial"/>
                <w:szCs w:val="20"/>
              </w:rPr>
              <w:instrText xml:space="preserve"> FORMTEXT </w:instrText>
            </w:r>
            <w:r>
              <w:rPr>
                <w:rFonts w:cs="Arial"/>
                <w:szCs w:val="20"/>
              </w:rPr>
            </w:r>
            <w:r>
              <w:rPr>
                <w:rFonts w:cs="Arial"/>
                <w:szCs w:val="20"/>
              </w:rPr>
              <w:fldChar w:fldCharType="separate"/>
            </w:r>
            <w:r w:rsidR="001231EB">
              <w:rPr>
                <w:rFonts w:cs="Arial"/>
                <w:noProof/>
                <w:szCs w:val="20"/>
              </w:rPr>
              <w:t> </w:t>
            </w:r>
            <w:r w:rsidR="001231EB">
              <w:rPr>
                <w:rFonts w:cs="Arial"/>
                <w:noProof/>
                <w:szCs w:val="20"/>
              </w:rPr>
              <w:t> </w:t>
            </w:r>
            <w:r w:rsidR="001231EB">
              <w:rPr>
                <w:rFonts w:cs="Arial"/>
                <w:noProof/>
                <w:szCs w:val="20"/>
              </w:rPr>
              <w:t> </w:t>
            </w:r>
            <w:r w:rsidR="001231EB">
              <w:rPr>
                <w:rFonts w:cs="Arial"/>
                <w:noProof/>
                <w:szCs w:val="20"/>
              </w:rPr>
              <w:t> </w:t>
            </w:r>
            <w:r w:rsidR="001231EB">
              <w:rPr>
                <w:rFonts w:cs="Arial"/>
                <w:noProof/>
                <w:szCs w:val="20"/>
              </w:rPr>
              <w:t> </w:t>
            </w:r>
            <w:r>
              <w:rPr>
                <w:rFonts w:cs="Arial"/>
                <w:szCs w:val="20"/>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297CF6D1" w14:textId="789AC84E" w:rsidR="00141A50" w:rsidRPr="00563363" w:rsidRDefault="00141A50" w:rsidP="00141A50">
            <w:r>
              <w:rPr>
                <w:rFonts w:cs="Arial"/>
                <w:szCs w:val="20"/>
              </w:rPr>
              <w:fldChar w:fldCharType="begin">
                <w:ffData>
                  <w:name w:val="Text73"/>
                  <w:enabled/>
                  <w:calcOnExit w:val="0"/>
                  <w:textInput/>
                </w:ffData>
              </w:fldChar>
            </w:r>
            <w:r>
              <w:rPr>
                <w:rFonts w:cs="Arial"/>
                <w:szCs w:val="20"/>
              </w:rPr>
              <w:instrText xml:space="preserve"> FORMTEXT </w:instrText>
            </w:r>
            <w:r>
              <w:rPr>
                <w:rFonts w:cs="Arial"/>
                <w:szCs w:val="20"/>
              </w:rPr>
            </w:r>
            <w:r>
              <w:rPr>
                <w:rFonts w:cs="Arial"/>
                <w:szCs w:val="20"/>
              </w:rPr>
              <w:fldChar w:fldCharType="separate"/>
            </w:r>
            <w:r w:rsidR="001231EB">
              <w:rPr>
                <w:rFonts w:cs="Arial"/>
                <w:noProof/>
                <w:szCs w:val="20"/>
              </w:rPr>
              <w:t> </w:t>
            </w:r>
            <w:r w:rsidR="001231EB">
              <w:rPr>
                <w:rFonts w:cs="Arial"/>
                <w:noProof/>
                <w:szCs w:val="20"/>
              </w:rPr>
              <w:t> </w:t>
            </w:r>
            <w:r w:rsidR="001231EB">
              <w:rPr>
                <w:rFonts w:cs="Arial"/>
                <w:noProof/>
                <w:szCs w:val="20"/>
              </w:rPr>
              <w:t> </w:t>
            </w:r>
            <w:r w:rsidR="001231EB">
              <w:rPr>
                <w:rFonts w:cs="Arial"/>
                <w:noProof/>
                <w:szCs w:val="20"/>
              </w:rPr>
              <w:t> </w:t>
            </w:r>
            <w:r w:rsidR="001231EB">
              <w:rPr>
                <w:rFonts w:cs="Arial"/>
                <w:noProof/>
                <w:szCs w:val="20"/>
              </w:rPr>
              <w:t> </w:t>
            </w:r>
            <w:r>
              <w:rPr>
                <w:rFonts w:cs="Arial"/>
                <w:szCs w:val="20"/>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3A158BCA" w14:textId="4CFDF127" w:rsidR="00141A50" w:rsidRPr="00563363" w:rsidRDefault="00141A50" w:rsidP="00141A50">
            <w:r>
              <w:rPr>
                <w:rFonts w:cs="Arial"/>
                <w:szCs w:val="20"/>
              </w:rPr>
              <w:fldChar w:fldCharType="begin">
                <w:ffData>
                  <w:name w:val="Text75"/>
                  <w:enabled/>
                  <w:calcOnExit w:val="0"/>
                  <w:textInput/>
                </w:ffData>
              </w:fldChar>
            </w:r>
            <w:r>
              <w:rPr>
                <w:rFonts w:cs="Arial"/>
                <w:szCs w:val="20"/>
              </w:rPr>
              <w:instrText xml:space="preserve"> FORMTEXT </w:instrText>
            </w:r>
            <w:r>
              <w:rPr>
                <w:rFonts w:cs="Arial"/>
                <w:szCs w:val="20"/>
              </w:rPr>
            </w:r>
            <w:r>
              <w:rPr>
                <w:rFonts w:cs="Arial"/>
                <w:szCs w:val="20"/>
              </w:rPr>
              <w:fldChar w:fldCharType="separate"/>
            </w:r>
            <w:r w:rsidR="001231EB">
              <w:rPr>
                <w:rFonts w:cs="Arial"/>
                <w:noProof/>
                <w:szCs w:val="20"/>
              </w:rPr>
              <w:t> </w:t>
            </w:r>
            <w:r w:rsidR="001231EB">
              <w:rPr>
                <w:rFonts w:cs="Arial"/>
                <w:noProof/>
                <w:szCs w:val="20"/>
              </w:rPr>
              <w:t> </w:t>
            </w:r>
            <w:r w:rsidR="001231EB">
              <w:rPr>
                <w:rFonts w:cs="Arial"/>
                <w:noProof/>
                <w:szCs w:val="20"/>
              </w:rPr>
              <w:t> </w:t>
            </w:r>
            <w:r w:rsidR="001231EB">
              <w:rPr>
                <w:rFonts w:cs="Arial"/>
                <w:noProof/>
                <w:szCs w:val="20"/>
              </w:rPr>
              <w:t> </w:t>
            </w:r>
            <w:r w:rsidR="001231EB">
              <w:rPr>
                <w:rFonts w:cs="Arial"/>
                <w:noProof/>
                <w:szCs w:val="20"/>
              </w:rPr>
              <w:t> </w:t>
            </w:r>
            <w:r>
              <w:rPr>
                <w:rFonts w:cs="Arial"/>
                <w:szCs w:val="20"/>
              </w:rPr>
              <w:fldChar w:fldCharType="end"/>
            </w:r>
          </w:p>
        </w:tc>
      </w:tr>
      <w:tr w:rsidR="00141A50" w:rsidRPr="00563363" w14:paraId="7E797DEE" w14:textId="77777777" w:rsidTr="00563363">
        <w:trPr>
          <w:trHeight w:val="567"/>
        </w:trPr>
        <w:tc>
          <w:tcPr>
            <w:tcW w:w="477" w:type="pct"/>
            <w:tcBorders>
              <w:top w:val="single" w:sz="4" w:space="0" w:color="auto"/>
              <w:left w:val="single" w:sz="4" w:space="0" w:color="auto"/>
              <w:bottom w:val="single" w:sz="4" w:space="0" w:color="auto"/>
              <w:right w:val="single" w:sz="4" w:space="0" w:color="auto"/>
            </w:tcBorders>
            <w:vAlign w:val="center"/>
          </w:tcPr>
          <w:p w14:paraId="161C96D1" w14:textId="77EE7ABA" w:rsidR="00141A50" w:rsidRPr="00563363" w:rsidRDefault="00141A50" w:rsidP="00141A50">
            <w:r>
              <w:rPr>
                <w:rFonts w:cs="Arial"/>
                <w:szCs w:val="20"/>
              </w:rPr>
              <w:fldChar w:fldCharType="begin">
                <w:ffData>
                  <w:name w:val="Text74"/>
                  <w:enabled/>
                  <w:calcOnExit w:val="0"/>
                  <w:textInput/>
                </w:ffData>
              </w:fldChar>
            </w:r>
            <w:r>
              <w:rPr>
                <w:rFonts w:cs="Arial"/>
                <w:szCs w:val="20"/>
              </w:rPr>
              <w:instrText xml:space="preserve"> FORMTEXT </w:instrText>
            </w:r>
            <w:r>
              <w:rPr>
                <w:rFonts w:cs="Arial"/>
                <w:szCs w:val="20"/>
              </w:rPr>
            </w:r>
            <w:r>
              <w:rPr>
                <w:rFonts w:cs="Arial"/>
                <w:szCs w:val="20"/>
              </w:rPr>
              <w:fldChar w:fldCharType="separate"/>
            </w:r>
            <w:r w:rsidR="001231EB">
              <w:rPr>
                <w:rFonts w:cs="Arial"/>
                <w:noProof/>
                <w:szCs w:val="20"/>
              </w:rPr>
              <w:t> </w:t>
            </w:r>
            <w:r w:rsidR="001231EB">
              <w:rPr>
                <w:rFonts w:cs="Arial"/>
                <w:noProof/>
                <w:szCs w:val="20"/>
              </w:rPr>
              <w:t> </w:t>
            </w:r>
            <w:r w:rsidR="001231EB">
              <w:rPr>
                <w:rFonts w:cs="Arial"/>
                <w:noProof/>
                <w:szCs w:val="20"/>
              </w:rPr>
              <w:t> </w:t>
            </w:r>
            <w:r w:rsidR="001231EB">
              <w:rPr>
                <w:rFonts w:cs="Arial"/>
                <w:noProof/>
                <w:szCs w:val="20"/>
              </w:rPr>
              <w:t> </w:t>
            </w:r>
            <w:r w:rsidR="001231EB">
              <w:rPr>
                <w:rFonts w:cs="Arial"/>
                <w:noProof/>
                <w:szCs w:val="20"/>
              </w:rPr>
              <w:t> </w:t>
            </w:r>
            <w:r>
              <w:rPr>
                <w:rFonts w:cs="Arial"/>
                <w:szCs w:val="20"/>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61D281E7" w14:textId="49ACB344" w:rsidR="00141A50" w:rsidRPr="00563363" w:rsidRDefault="00141A50" w:rsidP="00141A50">
            <w:r>
              <w:rPr>
                <w:rFonts w:cs="Arial"/>
                <w:szCs w:val="20"/>
              </w:rPr>
              <w:fldChar w:fldCharType="begin">
                <w:ffData>
                  <w:name w:val="Text73"/>
                  <w:enabled/>
                  <w:calcOnExit w:val="0"/>
                  <w:textInput/>
                </w:ffData>
              </w:fldChar>
            </w:r>
            <w:r>
              <w:rPr>
                <w:rFonts w:cs="Arial"/>
                <w:szCs w:val="20"/>
              </w:rPr>
              <w:instrText xml:space="preserve"> FORMTEXT </w:instrText>
            </w:r>
            <w:r>
              <w:rPr>
                <w:rFonts w:cs="Arial"/>
                <w:szCs w:val="20"/>
              </w:rPr>
            </w:r>
            <w:r>
              <w:rPr>
                <w:rFonts w:cs="Arial"/>
                <w:szCs w:val="20"/>
              </w:rPr>
              <w:fldChar w:fldCharType="separate"/>
            </w:r>
            <w:r w:rsidR="001231EB">
              <w:rPr>
                <w:rFonts w:cs="Arial"/>
                <w:noProof/>
                <w:szCs w:val="20"/>
              </w:rPr>
              <w:t> </w:t>
            </w:r>
            <w:r w:rsidR="001231EB">
              <w:rPr>
                <w:rFonts w:cs="Arial"/>
                <w:noProof/>
                <w:szCs w:val="20"/>
              </w:rPr>
              <w:t> </w:t>
            </w:r>
            <w:r w:rsidR="001231EB">
              <w:rPr>
                <w:rFonts w:cs="Arial"/>
                <w:noProof/>
                <w:szCs w:val="20"/>
              </w:rPr>
              <w:t> </w:t>
            </w:r>
            <w:r w:rsidR="001231EB">
              <w:rPr>
                <w:rFonts w:cs="Arial"/>
                <w:noProof/>
                <w:szCs w:val="20"/>
              </w:rPr>
              <w:t> </w:t>
            </w:r>
            <w:r w:rsidR="001231EB">
              <w:rPr>
                <w:rFonts w:cs="Arial"/>
                <w:noProof/>
                <w:szCs w:val="20"/>
              </w:rPr>
              <w:t> </w:t>
            </w:r>
            <w:r>
              <w:rPr>
                <w:rFonts w:cs="Arial"/>
                <w:szCs w:val="20"/>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63CE5AAD" w14:textId="44CCE6E2" w:rsidR="00141A50" w:rsidRPr="00563363" w:rsidRDefault="00141A50" w:rsidP="00141A50">
            <w:r>
              <w:rPr>
                <w:rFonts w:cs="Arial"/>
                <w:szCs w:val="20"/>
              </w:rPr>
              <w:fldChar w:fldCharType="begin">
                <w:ffData>
                  <w:name w:val="Text75"/>
                  <w:enabled/>
                  <w:calcOnExit w:val="0"/>
                  <w:textInput/>
                </w:ffData>
              </w:fldChar>
            </w:r>
            <w:r>
              <w:rPr>
                <w:rFonts w:cs="Arial"/>
                <w:szCs w:val="20"/>
              </w:rPr>
              <w:instrText xml:space="preserve"> FORMTEXT </w:instrText>
            </w:r>
            <w:r>
              <w:rPr>
                <w:rFonts w:cs="Arial"/>
                <w:szCs w:val="20"/>
              </w:rPr>
            </w:r>
            <w:r>
              <w:rPr>
                <w:rFonts w:cs="Arial"/>
                <w:szCs w:val="20"/>
              </w:rPr>
              <w:fldChar w:fldCharType="separate"/>
            </w:r>
            <w:r w:rsidR="001231EB">
              <w:rPr>
                <w:rFonts w:cs="Arial"/>
                <w:noProof/>
                <w:szCs w:val="20"/>
              </w:rPr>
              <w:t> </w:t>
            </w:r>
            <w:r w:rsidR="001231EB">
              <w:rPr>
                <w:rFonts w:cs="Arial"/>
                <w:noProof/>
                <w:szCs w:val="20"/>
              </w:rPr>
              <w:t> </w:t>
            </w:r>
            <w:r w:rsidR="001231EB">
              <w:rPr>
                <w:rFonts w:cs="Arial"/>
                <w:noProof/>
                <w:szCs w:val="20"/>
              </w:rPr>
              <w:t> </w:t>
            </w:r>
            <w:r w:rsidR="001231EB">
              <w:rPr>
                <w:rFonts w:cs="Arial"/>
                <w:noProof/>
                <w:szCs w:val="20"/>
              </w:rPr>
              <w:t> </w:t>
            </w:r>
            <w:r w:rsidR="001231EB">
              <w:rPr>
                <w:rFonts w:cs="Arial"/>
                <w:noProof/>
                <w:szCs w:val="20"/>
              </w:rPr>
              <w:t> </w:t>
            </w:r>
            <w:r>
              <w:rPr>
                <w:rFonts w:cs="Arial"/>
                <w:szCs w:val="20"/>
              </w:rPr>
              <w:fldChar w:fldCharType="end"/>
            </w:r>
          </w:p>
        </w:tc>
      </w:tr>
      <w:tr w:rsidR="00141A50" w:rsidRPr="00563363" w14:paraId="7F098A5D" w14:textId="77777777" w:rsidTr="00563363">
        <w:trPr>
          <w:trHeight w:val="567"/>
        </w:trPr>
        <w:tc>
          <w:tcPr>
            <w:tcW w:w="477" w:type="pct"/>
            <w:tcBorders>
              <w:top w:val="single" w:sz="4" w:space="0" w:color="auto"/>
              <w:left w:val="single" w:sz="4" w:space="0" w:color="auto"/>
              <w:bottom w:val="single" w:sz="4" w:space="0" w:color="auto"/>
              <w:right w:val="single" w:sz="4" w:space="0" w:color="auto"/>
            </w:tcBorders>
            <w:vAlign w:val="center"/>
          </w:tcPr>
          <w:p w14:paraId="15E1008F" w14:textId="4DC2FA0B" w:rsidR="00141A50" w:rsidRPr="00563363" w:rsidRDefault="00141A50" w:rsidP="00141A50">
            <w:r>
              <w:rPr>
                <w:rFonts w:cs="Arial"/>
                <w:szCs w:val="20"/>
              </w:rPr>
              <w:fldChar w:fldCharType="begin">
                <w:ffData>
                  <w:name w:val="Text74"/>
                  <w:enabled/>
                  <w:calcOnExit w:val="0"/>
                  <w:textInput/>
                </w:ffData>
              </w:fldChar>
            </w:r>
            <w:r>
              <w:rPr>
                <w:rFonts w:cs="Arial"/>
                <w:szCs w:val="20"/>
              </w:rPr>
              <w:instrText xml:space="preserve"> FORMTEXT </w:instrText>
            </w:r>
            <w:r>
              <w:rPr>
                <w:rFonts w:cs="Arial"/>
                <w:szCs w:val="20"/>
              </w:rPr>
            </w:r>
            <w:r>
              <w:rPr>
                <w:rFonts w:cs="Arial"/>
                <w:szCs w:val="20"/>
              </w:rPr>
              <w:fldChar w:fldCharType="separate"/>
            </w:r>
            <w:r w:rsidR="001231EB">
              <w:rPr>
                <w:rFonts w:cs="Arial"/>
                <w:noProof/>
                <w:szCs w:val="20"/>
              </w:rPr>
              <w:t> </w:t>
            </w:r>
            <w:r w:rsidR="001231EB">
              <w:rPr>
                <w:rFonts w:cs="Arial"/>
                <w:noProof/>
                <w:szCs w:val="20"/>
              </w:rPr>
              <w:t> </w:t>
            </w:r>
            <w:r w:rsidR="001231EB">
              <w:rPr>
                <w:rFonts w:cs="Arial"/>
                <w:noProof/>
                <w:szCs w:val="20"/>
              </w:rPr>
              <w:t> </w:t>
            </w:r>
            <w:r w:rsidR="001231EB">
              <w:rPr>
                <w:rFonts w:cs="Arial"/>
                <w:noProof/>
                <w:szCs w:val="20"/>
              </w:rPr>
              <w:t> </w:t>
            </w:r>
            <w:r w:rsidR="001231EB">
              <w:rPr>
                <w:rFonts w:cs="Arial"/>
                <w:noProof/>
                <w:szCs w:val="20"/>
              </w:rPr>
              <w:t> </w:t>
            </w:r>
            <w:r>
              <w:rPr>
                <w:rFonts w:cs="Arial"/>
                <w:szCs w:val="20"/>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73DF3368" w14:textId="1B3E6413" w:rsidR="00141A50" w:rsidRPr="00563363" w:rsidRDefault="00141A50" w:rsidP="00141A50">
            <w:r>
              <w:rPr>
                <w:rFonts w:cs="Arial"/>
                <w:szCs w:val="20"/>
              </w:rPr>
              <w:fldChar w:fldCharType="begin">
                <w:ffData>
                  <w:name w:val="Text73"/>
                  <w:enabled/>
                  <w:calcOnExit w:val="0"/>
                  <w:textInput/>
                </w:ffData>
              </w:fldChar>
            </w:r>
            <w:r>
              <w:rPr>
                <w:rFonts w:cs="Arial"/>
                <w:szCs w:val="20"/>
              </w:rPr>
              <w:instrText xml:space="preserve"> FORMTEXT </w:instrText>
            </w:r>
            <w:r>
              <w:rPr>
                <w:rFonts w:cs="Arial"/>
                <w:szCs w:val="20"/>
              </w:rPr>
            </w:r>
            <w:r>
              <w:rPr>
                <w:rFonts w:cs="Arial"/>
                <w:szCs w:val="20"/>
              </w:rPr>
              <w:fldChar w:fldCharType="separate"/>
            </w:r>
            <w:r w:rsidR="001231EB">
              <w:rPr>
                <w:rFonts w:cs="Arial"/>
                <w:noProof/>
                <w:szCs w:val="20"/>
              </w:rPr>
              <w:t> </w:t>
            </w:r>
            <w:r w:rsidR="001231EB">
              <w:rPr>
                <w:rFonts w:cs="Arial"/>
                <w:noProof/>
                <w:szCs w:val="20"/>
              </w:rPr>
              <w:t> </w:t>
            </w:r>
            <w:r w:rsidR="001231EB">
              <w:rPr>
                <w:rFonts w:cs="Arial"/>
                <w:noProof/>
                <w:szCs w:val="20"/>
              </w:rPr>
              <w:t> </w:t>
            </w:r>
            <w:r w:rsidR="001231EB">
              <w:rPr>
                <w:rFonts w:cs="Arial"/>
                <w:noProof/>
                <w:szCs w:val="20"/>
              </w:rPr>
              <w:t> </w:t>
            </w:r>
            <w:r w:rsidR="001231EB">
              <w:rPr>
                <w:rFonts w:cs="Arial"/>
                <w:noProof/>
                <w:szCs w:val="20"/>
              </w:rPr>
              <w:t> </w:t>
            </w:r>
            <w:r>
              <w:rPr>
                <w:rFonts w:cs="Arial"/>
                <w:szCs w:val="20"/>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54C4053B" w14:textId="502B65F5" w:rsidR="00141A50" w:rsidRPr="00563363" w:rsidRDefault="00141A50" w:rsidP="00141A50">
            <w:r>
              <w:rPr>
                <w:rFonts w:cs="Arial"/>
                <w:szCs w:val="20"/>
              </w:rPr>
              <w:fldChar w:fldCharType="begin">
                <w:ffData>
                  <w:name w:val="Text75"/>
                  <w:enabled/>
                  <w:calcOnExit w:val="0"/>
                  <w:textInput/>
                </w:ffData>
              </w:fldChar>
            </w:r>
            <w:r>
              <w:rPr>
                <w:rFonts w:cs="Arial"/>
                <w:szCs w:val="20"/>
              </w:rPr>
              <w:instrText xml:space="preserve"> FORMTEXT </w:instrText>
            </w:r>
            <w:r>
              <w:rPr>
                <w:rFonts w:cs="Arial"/>
                <w:szCs w:val="20"/>
              </w:rPr>
            </w:r>
            <w:r>
              <w:rPr>
                <w:rFonts w:cs="Arial"/>
                <w:szCs w:val="20"/>
              </w:rPr>
              <w:fldChar w:fldCharType="separate"/>
            </w:r>
            <w:r w:rsidR="001231EB">
              <w:rPr>
                <w:rFonts w:cs="Arial"/>
                <w:noProof/>
                <w:szCs w:val="20"/>
              </w:rPr>
              <w:t> </w:t>
            </w:r>
            <w:r w:rsidR="001231EB">
              <w:rPr>
                <w:rFonts w:cs="Arial"/>
                <w:noProof/>
                <w:szCs w:val="20"/>
              </w:rPr>
              <w:t> </w:t>
            </w:r>
            <w:r w:rsidR="001231EB">
              <w:rPr>
                <w:rFonts w:cs="Arial"/>
                <w:noProof/>
                <w:szCs w:val="20"/>
              </w:rPr>
              <w:t> </w:t>
            </w:r>
            <w:r w:rsidR="001231EB">
              <w:rPr>
                <w:rFonts w:cs="Arial"/>
                <w:noProof/>
                <w:szCs w:val="20"/>
              </w:rPr>
              <w:t> </w:t>
            </w:r>
            <w:r w:rsidR="001231EB">
              <w:rPr>
                <w:rFonts w:cs="Arial"/>
                <w:noProof/>
                <w:szCs w:val="20"/>
              </w:rPr>
              <w:t> </w:t>
            </w:r>
            <w:r>
              <w:rPr>
                <w:rFonts w:cs="Arial"/>
                <w:szCs w:val="20"/>
              </w:rPr>
              <w:fldChar w:fldCharType="end"/>
            </w:r>
          </w:p>
        </w:tc>
      </w:tr>
      <w:tr w:rsidR="00141A50" w:rsidRPr="00563363" w14:paraId="4EA9837B" w14:textId="77777777" w:rsidTr="00563363">
        <w:trPr>
          <w:trHeight w:val="567"/>
        </w:trPr>
        <w:tc>
          <w:tcPr>
            <w:tcW w:w="477" w:type="pct"/>
            <w:tcBorders>
              <w:top w:val="single" w:sz="4" w:space="0" w:color="auto"/>
              <w:left w:val="single" w:sz="4" w:space="0" w:color="auto"/>
              <w:bottom w:val="single" w:sz="4" w:space="0" w:color="auto"/>
              <w:right w:val="single" w:sz="4" w:space="0" w:color="auto"/>
            </w:tcBorders>
            <w:vAlign w:val="center"/>
          </w:tcPr>
          <w:p w14:paraId="2C0DFB23" w14:textId="31902658" w:rsidR="00141A50" w:rsidRPr="00563363" w:rsidRDefault="00141A50" w:rsidP="00141A50">
            <w:r>
              <w:rPr>
                <w:rFonts w:cs="Arial"/>
                <w:szCs w:val="20"/>
              </w:rPr>
              <w:fldChar w:fldCharType="begin">
                <w:ffData>
                  <w:name w:val="Text74"/>
                  <w:enabled/>
                  <w:calcOnExit w:val="0"/>
                  <w:textInput/>
                </w:ffData>
              </w:fldChar>
            </w:r>
            <w:r>
              <w:rPr>
                <w:rFonts w:cs="Arial"/>
                <w:szCs w:val="20"/>
              </w:rPr>
              <w:instrText xml:space="preserve"> FORMTEXT </w:instrText>
            </w:r>
            <w:r>
              <w:rPr>
                <w:rFonts w:cs="Arial"/>
                <w:szCs w:val="20"/>
              </w:rPr>
            </w:r>
            <w:r>
              <w:rPr>
                <w:rFonts w:cs="Arial"/>
                <w:szCs w:val="20"/>
              </w:rPr>
              <w:fldChar w:fldCharType="separate"/>
            </w:r>
            <w:r w:rsidR="001231EB">
              <w:rPr>
                <w:rFonts w:cs="Arial"/>
                <w:noProof/>
                <w:szCs w:val="20"/>
              </w:rPr>
              <w:t> </w:t>
            </w:r>
            <w:r w:rsidR="001231EB">
              <w:rPr>
                <w:rFonts w:cs="Arial"/>
                <w:noProof/>
                <w:szCs w:val="20"/>
              </w:rPr>
              <w:t> </w:t>
            </w:r>
            <w:r w:rsidR="001231EB">
              <w:rPr>
                <w:rFonts w:cs="Arial"/>
                <w:noProof/>
                <w:szCs w:val="20"/>
              </w:rPr>
              <w:t> </w:t>
            </w:r>
            <w:r w:rsidR="001231EB">
              <w:rPr>
                <w:rFonts w:cs="Arial"/>
                <w:noProof/>
                <w:szCs w:val="20"/>
              </w:rPr>
              <w:t> </w:t>
            </w:r>
            <w:r w:rsidR="001231EB">
              <w:rPr>
                <w:rFonts w:cs="Arial"/>
                <w:noProof/>
                <w:szCs w:val="20"/>
              </w:rPr>
              <w:t> </w:t>
            </w:r>
            <w:r>
              <w:rPr>
                <w:rFonts w:cs="Arial"/>
                <w:szCs w:val="20"/>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2F68302D" w14:textId="7FD441A5" w:rsidR="00141A50" w:rsidRPr="00563363" w:rsidRDefault="00141A50" w:rsidP="00141A50">
            <w:r>
              <w:rPr>
                <w:rFonts w:cs="Arial"/>
                <w:szCs w:val="20"/>
              </w:rPr>
              <w:fldChar w:fldCharType="begin">
                <w:ffData>
                  <w:name w:val="Text73"/>
                  <w:enabled/>
                  <w:calcOnExit w:val="0"/>
                  <w:textInput/>
                </w:ffData>
              </w:fldChar>
            </w:r>
            <w:r>
              <w:rPr>
                <w:rFonts w:cs="Arial"/>
                <w:szCs w:val="20"/>
              </w:rPr>
              <w:instrText xml:space="preserve"> FORMTEXT </w:instrText>
            </w:r>
            <w:r>
              <w:rPr>
                <w:rFonts w:cs="Arial"/>
                <w:szCs w:val="20"/>
              </w:rPr>
            </w:r>
            <w:r>
              <w:rPr>
                <w:rFonts w:cs="Arial"/>
                <w:szCs w:val="20"/>
              </w:rPr>
              <w:fldChar w:fldCharType="separate"/>
            </w:r>
            <w:r w:rsidR="001231EB">
              <w:rPr>
                <w:rFonts w:cs="Arial"/>
                <w:noProof/>
                <w:szCs w:val="20"/>
              </w:rPr>
              <w:t> </w:t>
            </w:r>
            <w:r w:rsidR="001231EB">
              <w:rPr>
                <w:rFonts w:cs="Arial"/>
                <w:noProof/>
                <w:szCs w:val="20"/>
              </w:rPr>
              <w:t> </w:t>
            </w:r>
            <w:r w:rsidR="001231EB">
              <w:rPr>
                <w:rFonts w:cs="Arial"/>
                <w:noProof/>
                <w:szCs w:val="20"/>
              </w:rPr>
              <w:t> </w:t>
            </w:r>
            <w:r w:rsidR="001231EB">
              <w:rPr>
                <w:rFonts w:cs="Arial"/>
                <w:noProof/>
                <w:szCs w:val="20"/>
              </w:rPr>
              <w:t> </w:t>
            </w:r>
            <w:r w:rsidR="001231EB">
              <w:rPr>
                <w:rFonts w:cs="Arial"/>
                <w:noProof/>
                <w:szCs w:val="20"/>
              </w:rPr>
              <w:t> </w:t>
            </w:r>
            <w:r>
              <w:rPr>
                <w:rFonts w:cs="Arial"/>
                <w:szCs w:val="20"/>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4B0D0C9B" w14:textId="229108E9" w:rsidR="00141A50" w:rsidRPr="00563363" w:rsidRDefault="00141A50" w:rsidP="00141A50">
            <w:r>
              <w:rPr>
                <w:rFonts w:cs="Arial"/>
                <w:szCs w:val="20"/>
              </w:rPr>
              <w:fldChar w:fldCharType="begin">
                <w:ffData>
                  <w:name w:val="Text75"/>
                  <w:enabled/>
                  <w:calcOnExit w:val="0"/>
                  <w:textInput/>
                </w:ffData>
              </w:fldChar>
            </w:r>
            <w:r>
              <w:rPr>
                <w:rFonts w:cs="Arial"/>
                <w:szCs w:val="20"/>
              </w:rPr>
              <w:instrText xml:space="preserve"> FORMTEXT </w:instrText>
            </w:r>
            <w:r>
              <w:rPr>
                <w:rFonts w:cs="Arial"/>
                <w:szCs w:val="20"/>
              </w:rPr>
            </w:r>
            <w:r>
              <w:rPr>
                <w:rFonts w:cs="Arial"/>
                <w:szCs w:val="20"/>
              </w:rPr>
              <w:fldChar w:fldCharType="separate"/>
            </w:r>
            <w:r w:rsidR="001231EB">
              <w:rPr>
                <w:rFonts w:cs="Arial"/>
                <w:noProof/>
                <w:szCs w:val="20"/>
              </w:rPr>
              <w:t> </w:t>
            </w:r>
            <w:r w:rsidR="001231EB">
              <w:rPr>
                <w:rFonts w:cs="Arial"/>
                <w:noProof/>
                <w:szCs w:val="20"/>
              </w:rPr>
              <w:t> </w:t>
            </w:r>
            <w:r w:rsidR="001231EB">
              <w:rPr>
                <w:rFonts w:cs="Arial"/>
                <w:noProof/>
                <w:szCs w:val="20"/>
              </w:rPr>
              <w:t> </w:t>
            </w:r>
            <w:r w:rsidR="001231EB">
              <w:rPr>
                <w:rFonts w:cs="Arial"/>
                <w:noProof/>
                <w:szCs w:val="20"/>
              </w:rPr>
              <w:t> </w:t>
            </w:r>
            <w:r w:rsidR="001231EB">
              <w:rPr>
                <w:rFonts w:cs="Arial"/>
                <w:noProof/>
                <w:szCs w:val="20"/>
              </w:rPr>
              <w:t> </w:t>
            </w:r>
            <w:r>
              <w:rPr>
                <w:rFonts w:cs="Arial"/>
                <w:szCs w:val="20"/>
              </w:rPr>
              <w:fldChar w:fldCharType="end"/>
            </w:r>
          </w:p>
        </w:tc>
      </w:tr>
      <w:tr w:rsidR="00141A50" w:rsidRPr="00563363" w14:paraId="14D8D2DB" w14:textId="77777777" w:rsidTr="00563363">
        <w:trPr>
          <w:trHeight w:val="567"/>
        </w:trPr>
        <w:tc>
          <w:tcPr>
            <w:tcW w:w="477" w:type="pct"/>
            <w:tcBorders>
              <w:top w:val="single" w:sz="4" w:space="0" w:color="auto"/>
              <w:left w:val="single" w:sz="4" w:space="0" w:color="auto"/>
              <w:bottom w:val="single" w:sz="4" w:space="0" w:color="auto"/>
              <w:right w:val="single" w:sz="4" w:space="0" w:color="auto"/>
            </w:tcBorders>
            <w:vAlign w:val="center"/>
          </w:tcPr>
          <w:p w14:paraId="40DCFC1B" w14:textId="3F05DD7D" w:rsidR="00141A50" w:rsidRPr="00563363" w:rsidRDefault="00141A50" w:rsidP="00141A50">
            <w:r>
              <w:rPr>
                <w:rFonts w:cs="Arial"/>
                <w:szCs w:val="20"/>
              </w:rPr>
              <w:fldChar w:fldCharType="begin">
                <w:ffData>
                  <w:name w:val="Text74"/>
                  <w:enabled/>
                  <w:calcOnExit w:val="0"/>
                  <w:textInput/>
                </w:ffData>
              </w:fldChar>
            </w:r>
            <w:r>
              <w:rPr>
                <w:rFonts w:cs="Arial"/>
                <w:szCs w:val="20"/>
              </w:rPr>
              <w:instrText xml:space="preserve"> FORMTEXT </w:instrText>
            </w:r>
            <w:r>
              <w:rPr>
                <w:rFonts w:cs="Arial"/>
                <w:szCs w:val="20"/>
              </w:rPr>
            </w:r>
            <w:r>
              <w:rPr>
                <w:rFonts w:cs="Arial"/>
                <w:szCs w:val="20"/>
              </w:rPr>
              <w:fldChar w:fldCharType="separate"/>
            </w:r>
            <w:r w:rsidR="001231EB">
              <w:rPr>
                <w:rFonts w:cs="Arial"/>
                <w:noProof/>
                <w:szCs w:val="20"/>
              </w:rPr>
              <w:t> </w:t>
            </w:r>
            <w:r w:rsidR="001231EB">
              <w:rPr>
                <w:rFonts w:cs="Arial"/>
                <w:noProof/>
                <w:szCs w:val="20"/>
              </w:rPr>
              <w:t> </w:t>
            </w:r>
            <w:r w:rsidR="001231EB">
              <w:rPr>
                <w:rFonts w:cs="Arial"/>
                <w:noProof/>
                <w:szCs w:val="20"/>
              </w:rPr>
              <w:t> </w:t>
            </w:r>
            <w:r w:rsidR="001231EB">
              <w:rPr>
                <w:rFonts w:cs="Arial"/>
                <w:noProof/>
                <w:szCs w:val="20"/>
              </w:rPr>
              <w:t> </w:t>
            </w:r>
            <w:r w:rsidR="001231EB">
              <w:rPr>
                <w:rFonts w:cs="Arial"/>
                <w:noProof/>
                <w:szCs w:val="20"/>
              </w:rPr>
              <w:t> </w:t>
            </w:r>
            <w:r>
              <w:rPr>
                <w:rFonts w:cs="Arial"/>
                <w:szCs w:val="20"/>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78C05F70" w14:textId="59BBA00C" w:rsidR="00141A50" w:rsidRPr="00563363" w:rsidRDefault="00141A50" w:rsidP="00141A50">
            <w:r>
              <w:rPr>
                <w:rFonts w:cs="Arial"/>
                <w:szCs w:val="20"/>
              </w:rPr>
              <w:fldChar w:fldCharType="begin">
                <w:ffData>
                  <w:name w:val="Text73"/>
                  <w:enabled/>
                  <w:calcOnExit w:val="0"/>
                  <w:textInput/>
                </w:ffData>
              </w:fldChar>
            </w:r>
            <w:r>
              <w:rPr>
                <w:rFonts w:cs="Arial"/>
                <w:szCs w:val="20"/>
              </w:rPr>
              <w:instrText xml:space="preserve"> FORMTEXT </w:instrText>
            </w:r>
            <w:r>
              <w:rPr>
                <w:rFonts w:cs="Arial"/>
                <w:szCs w:val="20"/>
              </w:rPr>
            </w:r>
            <w:r>
              <w:rPr>
                <w:rFonts w:cs="Arial"/>
                <w:szCs w:val="20"/>
              </w:rPr>
              <w:fldChar w:fldCharType="separate"/>
            </w:r>
            <w:r w:rsidR="001231EB">
              <w:rPr>
                <w:rFonts w:cs="Arial"/>
                <w:noProof/>
                <w:szCs w:val="20"/>
              </w:rPr>
              <w:t> </w:t>
            </w:r>
            <w:r w:rsidR="001231EB">
              <w:rPr>
                <w:rFonts w:cs="Arial"/>
                <w:noProof/>
                <w:szCs w:val="20"/>
              </w:rPr>
              <w:t> </w:t>
            </w:r>
            <w:r w:rsidR="001231EB">
              <w:rPr>
                <w:rFonts w:cs="Arial"/>
                <w:noProof/>
                <w:szCs w:val="20"/>
              </w:rPr>
              <w:t> </w:t>
            </w:r>
            <w:r w:rsidR="001231EB">
              <w:rPr>
                <w:rFonts w:cs="Arial"/>
                <w:noProof/>
                <w:szCs w:val="20"/>
              </w:rPr>
              <w:t> </w:t>
            </w:r>
            <w:r w:rsidR="001231EB">
              <w:rPr>
                <w:rFonts w:cs="Arial"/>
                <w:noProof/>
                <w:szCs w:val="20"/>
              </w:rPr>
              <w:t> </w:t>
            </w:r>
            <w:r>
              <w:rPr>
                <w:rFonts w:cs="Arial"/>
                <w:szCs w:val="20"/>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071A3E68" w14:textId="79219A2A" w:rsidR="00141A50" w:rsidRPr="00563363" w:rsidRDefault="00141A50" w:rsidP="00141A50">
            <w:r>
              <w:rPr>
                <w:rFonts w:cs="Arial"/>
                <w:szCs w:val="20"/>
              </w:rPr>
              <w:fldChar w:fldCharType="begin">
                <w:ffData>
                  <w:name w:val="Text75"/>
                  <w:enabled/>
                  <w:calcOnExit w:val="0"/>
                  <w:textInput/>
                </w:ffData>
              </w:fldChar>
            </w:r>
            <w:r>
              <w:rPr>
                <w:rFonts w:cs="Arial"/>
                <w:szCs w:val="20"/>
              </w:rPr>
              <w:instrText xml:space="preserve"> FORMTEXT </w:instrText>
            </w:r>
            <w:r>
              <w:rPr>
                <w:rFonts w:cs="Arial"/>
                <w:szCs w:val="20"/>
              </w:rPr>
            </w:r>
            <w:r>
              <w:rPr>
                <w:rFonts w:cs="Arial"/>
                <w:szCs w:val="20"/>
              </w:rPr>
              <w:fldChar w:fldCharType="separate"/>
            </w:r>
            <w:r w:rsidR="001231EB">
              <w:rPr>
                <w:rFonts w:cs="Arial"/>
                <w:noProof/>
                <w:szCs w:val="20"/>
              </w:rPr>
              <w:t> </w:t>
            </w:r>
            <w:r w:rsidR="001231EB">
              <w:rPr>
                <w:rFonts w:cs="Arial"/>
                <w:noProof/>
                <w:szCs w:val="20"/>
              </w:rPr>
              <w:t> </w:t>
            </w:r>
            <w:r w:rsidR="001231EB">
              <w:rPr>
                <w:rFonts w:cs="Arial"/>
                <w:noProof/>
                <w:szCs w:val="20"/>
              </w:rPr>
              <w:t> </w:t>
            </w:r>
            <w:r w:rsidR="001231EB">
              <w:rPr>
                <w:rFonts w:cs="Arial"/>
                <w:noProof/>
                <w:szCs w:val="20"/>
              </w:rPr>
              <w:t> </w:t>
            </w:r>
            <w:r w:rsidR="001231EB">
              <w:rPr>
                <w:rFonts w:cs="Arial"/>
                <w:noProof/>
                <w:szCs w:val="20"/>
              </w:rPr>
              <w:t> </w:t>
            </w:r>
            <w:r>
              <w:rPr>
                <w:rFonts w:cs="Arial"/>
                <w:szCs w:val="20"/>
              </w:rPr>
              <w:fldChar w:fldCharType="end"/>
            </w:r>
          </w:p>
        </w:tc>
      </w:tr>
    </w:tbl>
    <w:p w14:paraId="67E768EA" w14:textId="77777777" w:rsidR="00B16893" w:rsidRPr="00563363" w:rsidRDefault="00B16893" w:rsidP="00563363"/>
    <w:sectPr w:rsidR="00B16893" w:rsidRPr="00563363" w:rsidSect="00250448">
      <w:pgSz w:w="16840" w:h="11900" w:orient="landscape" w:code="9"/>
      <w:pgMar w:top="1418" w:right="1418" w:bottom="1418" w:left="1418" w:header="709" w:footer="454" w:gutter="0"/>
      <w:pgBorders w:offsetFrom="page">
        <w:top w:val="single" w:sz="4" w:space="31" w:color="auto"/>
        <w:left w:val="single" w:sz="4" w:space="31" w:color="auto"/>
        <w:bottom w:val="single" w:sz="4" w:space="31" w:color="auto"/>
        <w:right w:val="single" w:sz="4" w:space="31"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D39B35" w14:textId="77777777" w:rsidR="00D14258" w:rsidRDefault="00D14258" w:rsidP="00031B15">
      <w:r>
        <w:separator/>
      </w:r>
    </w:p>
  </w:endnote>
  <w:endnote w:type="continuationSeparator" w:id="0">
    <w:p w14:paraId="1803E28B" w14:textId="77777777" w:rsidR="00D14258" w:rsidRDefault="00D14258" w:rsidP="00031B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Bold">
    <w:altName w:val="Arial"/>
    <w:panose1 w:val="020B0704020202020204"/>
    <w:charset w:val="00"/>
    <w:family w:val="swiss"/>
    <w:pitch w:val="variable"/>
    <w:sig w:usb0="E0002AFF" w:usb1="C0007843" w:usb2="00000009" w:usb3="00000000" w:csb0="000001FF" w:csb1="00000000"/>
  </w:font>
  <w:font w:name="Lucida Grande">
    <w:altName w:val="Segoe UI"/>
    <w:charset w:val="00"/>
    <w:family w:val="swiss"/>
    <w:pitch w:val="variable"/>
    <w:sig w:usb0="E1000AEF" w:usb1="5000A1FF" w:usb2="00000000" w:usb3="00000000" w:csb0="000001BF" w:csb1="00000000"/>
  </w:font>
  <w:font w:name="Univers">
    <w:charset w:val="00"/>
    <w:family w:val="swiss"/>
    <w:pitch w:val="variable"/>
    <w:sig w:usb0="80000287" w:usb1="00000000" w:usb2="00000000" w:usb3="00000000" w:csb0="0000000F" w:csb1="00000000"/>
  </w:font>
  <w:font w:name="Times New Roman Bold">
    <w:altName w:val="Times New Roman"/>
    <w:panose1 w:val="02020803070505020304"/>
    <w:charset w:val="00"/>
    <w:family w:val="auto"/>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E614C" w14:textId="03CF4420" w:rsidR="00565419" w:rsidRDefault="00000000" w:rsidP="006C46D9">
    <w:pPr>
      <w:pStyle w:val="Footer"/>
      <w:ind w:right="360"/>
    </w:pPr>
    <w:sdt>
      <w:sdtPr>
        <w:id w:val="-1084994366"/>
        <w:placeholder>
          <w:docPart w:val="09EBCAF5C340E643B6DFBDBA27C6EFE5"/>
        </w:placeholder>
        <w:temporary/>
        <w:showingPlcHdr/>
      </w:sdtPr>
      <w:sdtContent>
        <w:r w:rsidR="00565419">
          <w:t>[Type text]</w:t>
        </w:r>
      </w:sdtContent>
    </w:sdt>
    <w:r w:rsidR="00565419">
      <w:ptab w:relativeTo="margin" w:alignment="center" w:leader="none"/>
    </w:r>
    <w:sdt>
      <w:sdtPr>
        <w:id w:val="326019595"/>
        <w:placeholder>
          <w:docPart w:val="82B7FA1CA312C24E8B42CF3A54CE741A"/>
        </w:placeholder>
        <w:temporary/>
        <w:showingPlcHdr/>
      </w:sdtPr>
      <w:sdtContent>
        <w:r w:rsidR="00565419">
          <w:t>[Type text]</w:t>
        </w:r>
      </w:sdtContent>
    </w:sdt>
    <w:r w:rsidR="00565419">
      <w:ptab w:relativeTo="margin" w:alignment="right" w:leader="none"/>
    </w:r>
    <w:sdt>
      <w:sdtPr>
        <w:id w:val="-758436562"/>
        <w:placeholder>
          <w:docPart w:val="A67EE40F63FE124797F498490C1824C4"/>
        </w:placeholder>
        <w:temporary/>
        <w:showingPlcHdr/>
      </w:sdtPr>
      <w:sdtContent>
        <w:r w:rsidR="00565419">
          <w:t>[Type text]</w:t>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5289C5"/>
      </w:tblBorders>
      <w:tblLook w:val="04A0" w:firstRow="1" w:lastRow="0" w:firstColumn="1" w:lastColumn="0" w:noHBand="0" w:noVBand="1"/>
    </w:tblPr>
    <w:tblGrid>
      <w:gridCol w:w="4395"/>
      <w:gridCol w:w="3974"/>
      <w:gridCol w:w="2977"/>
      <w:gridCol w:w="2658"/>
    </w:tblGrid>
    <w:tr w:rsidR="00250448" w14:paraId="6B990A69" w14:textId="77777777" w:rsidTr="00351CA8">
      <w:trPr>
        <w:trHeight w:val="452"/>
      </w:trPr>
      <w:tc>
        <w:tcPr>
          <w:tcW w:w="1569" w:type="pct"/>
          <w:tcBorders>
            <w:top w:val="single" w:sz="4" w:space="0" w:color="5289C5"/>
            <w:left w:val="nil"/>
            <w:bottom w:val="nil"/>
            <w:right w:val="nil"/>
          </w:tcBorders>
          <w:vAlign w:val="center"/>
        </w:tcPr>
        <w:p w14:paraId="507E6544" w14:textId="7FA9DBFF" w:rsidR="00250448" w:rsidRDefault="00250448" w:rsidP="00250448">
          <w:pPr>
            <w:pStyle w:val="Footer"/>
            <w:ind w:left="-113"/>
            <w:rPr>
              <w:rFonts w:cs="Arial"/>
              <w:color w:val="000000" w:themeColor="text1"/>
              <w:sz w:val="14"/>
              <w:szCs w:val="14"/>
              <w:lang w:val="en-US"/>
            </w:rPr>
          </w:pPr>
        </w:p>
      </w:tc>
      <w:tc>
        <w:tcPr>
          <w:tcW w:w="1418" w:type="pct"/>
          <w:tcBorders>
            <w:top w:val="single" w:sz="4" w:space="0" w:color="5289C5"/>
            <w:left w:val="nil"/>
            <w:bottom w:val="nil"/>
            <w:right w:val="nil"/>
          </w:tcBorders>
          <w:vAlign w:val="center"/>
        </w:tcPr>
        <w:p w14:paraId="3B2F87AA" w14:textId="2217A1E0" w:rsidR="00250448" w:rsidRDefault="00250448" w:rsidP="00250448">
          <w:pPr>
            <w:pStyle w:val="Footer"/>
            <w:rPr>
              <w:rFonts w:cs="Arial"/>
              <w:sz w:val="14"/>
              <w:szCs w:val="14"/>
              <w:lang w:val="en-US"/>
            </w:rPr>
          </w:pPr>
        </w:p>
      </w:tc>
      <w:tc>
        <w:tcPr>
          <w:tcW w:w="1063" w:type="pct"/>
          <w:tcBorders>
            <w:top w:val="single" w:sz="4" w:space="0" w:color="5289C5"/>
            <w:left w:val="nil"/>
            <w:bottom w:val="nil"/>
            <w:right w:val="nil"/>
          </w:tcBorders>
          <w:vAlign w:val="center"/>
        </w:tcPr>
        <w:p w14:paraId="297445A6" w14:textId="5C116334" w:rsidR="00250448" w:rsidRDefault="00250448" w:rsidP="00250448">
          <w:pPr>
            <w:widowControl w:val="0"/>
            <w:suppressAutoHyphens/>
            <w:autoSpaceDE w:val="0"/>
            <w:autoSpaceDN w:val="0"/>
            <w:adjustRightInd w:val="0"/>
            <w:spacing w:line="160" w:lineRule="atLeast"/>
            <w:textAlignment w:val="center"/>
            <w:rPr>
              <w:rFonts w:cs="Arial"/>
              <w:sz w:val="14"/>
              <w:szCs w:val="14"/>
              <w:lang w:val="en-US"/>
            </w:rPr>
          </w:pPr>
        </w:p>
      </w:tc>
      <w:tc>
        <w:tcPr>
          <w:tcW w:w="950" w:type="pct"/>
          <w:tcBorders>
            <w:top w:val="single" w:sz="4" w:space="0" w:color="5289C5"/>
            <w:left w:val="nil"/>
            <w:bottom w:val="nil"/>
            <w:right w:val="nil"/>
          </w:tcBorders>
          <w:vAlign w:val="center"/>
        </w:tcPr>
        <w:p w14:paraId="6CA0B051" w14:textId="41F4814E" w:rsidR="00250448" w:rsidRDefault="00250448" w:rsidP="00250448">
          <w:pPr>
            <w:pStyle w:val="Footer"/>
            <w:ind w:right="-85"/>
            <w:jc w:val="right"/>
            <w:rPr>
              <w:rFonts w:cs="Arial"/>
              <w:sz w:val="14"/>
              <w:szCs w:val="14"/>
              <w:lang w:val="en-US"/>
            </w:rPr>
          </w:pPr>
        </w:p>
      </w:tc>
    </w:tr>
    <w:tr w:rsidR="00351CA8" w:rsidRPr="001805DA" w14:paraId="17049357" w14:textId="77777777" w:rsidTr="00351CA8">
      <w:trPr>
        <w:trHeight w:val="416"/>
      </w:trPr>
      <w:tc>
        <w:tcPr>
          <w:tcW w:w="1569" w:type="pct"/>
          <w:vAlign w:val="center"/>
        </w:tcPr>
        <w:p w14:paraId="1E03FCC7" w14:textId="77777777" w:rsidR="00351CA8" w:rsidRPr="00653967" w:rsidRDefault="00351CA8" w:rsidP="00351CA8">
          <w:pPr>
            <w:widowControl w:val="0"/>
            <w:suppressAutoHyphens/>
            <w:autoSpaceDE w:val="0"/>
            <w:autoSpaceDN w:val="0"/>
            <w:adjustRightInd w:val="0"/>
            <w:spacing w:line="160" w:lineRule="atLeast"/>
            <w:ind w:left="-113"/>
            <w:textAlignment w:val="center"/>
            <w:rPr>
              <w:rFonts w:cs="Arial"/>
              <w:color w:val="000000" w:themeColor="text1"/>
              <w:sz w:val="14"/>
              <w:szCs w:val="14"/>
            </w:rPr>
          </w:pPr>
          <w:r>
            <w:rPr>
              <w:rFonts w:cs="Arial"/>
              <w:color w:val="92D050"/>
              <w:sz w:val="14"/>
              <w:szCs w:val="14"/>
            </w:rPr>
            <w:t xml:space="preserve">Robertson’s Remedial and Painting </w:t>
          </w:r>
          <w:r w:rsidRPr="00653967">
            <w:rPr>
              <w:rFonts w:cs="Arial"/>
              <w:color w:val="92D050"/>
              <w:sz w:val="14"/>
              <w:szCs w:val="14"/>
            </w:rPr>
            <w:t>Pty Ltd</w:t>
          </w:r>
          <w:r w:rsidRPr="00653967">
            <w:rPr>
              <w:rFonts w:cs="Arial"/>
              <w:color w:val="92D050"/>
              <w:sz w:val="14"/>
              <w:szCs w:val="14"/>
            </w:rPr>
            <w:br/>
            <w:t xml:space="preserve">ABN: </w:t>
          </w:r>
          <w:r w:rsidRPr="00653967">
            <w:rPr>
              <w:rFonts w:cs="Arial"/>
              <w:color w:val="E70000"/>
              <w:sz w:val="14"/>
              <w:szCs w:val="14"/>
            </w:rPr>
            <w:t>16 140 746 247</w:t>
          </w:r>
        </w:p>
        <w:p w14:paraId="1A05251A" w14:textId="77777777" w:rsidR="00351CA8" w:rsidRPr="00653967" w:rsidRDefault="00351CA8" w:rsidP="00351CA8">
          <w:pPr>
            <w:pStyle w:val="Footer"/>
            <w:ind w:left="-113"/>
            <w:rPr>
              <w:rFonts w:cs="Arial"/>
              <w:color w:val="E70000"/>
              <w:sz w:val="14"/>
              <w:szCs w:val="14"/>
            </w:rPr>
          </w:pPr>
          <w:r w:rsidRPr="00653967">
            <w:rPr>
              <w:rFonts w:cs="Arial"/>
              <w:color w:val="92D050"/>
              <w:sz w:val="14"/>
              <w:szCs w:val="14"/>
            </w:rPr>
            <w:t xml:space="preserve">P: </w:t>
          </w:r>
          <w:r w:rsidRPr="00653967">
            <w:rPr>
              <w:rFonts w:cs="Arial"/>
              <w:color w:val="E70000"/>
              <w:sz w:val="14"/>
              <w:szCs w:val="14"/>
            </w:rPr>
            <w:t>(02) 9181 3519</w:t>
          </w:r>
          <w:r w:rsidRPr="00653967">
            <w:rPr>
              <w:rFonts w:cs="Arial"/>
              <w:color w:val="000000" w:themeColor="text1"/>
              <w:sz w:val="14"/>
              <w:szCs w:val="14"/>
            </w:rPr>
            <w:br/>
          </w:r>
          <w:r w:rsidRPr="00653967">
            <w:rPr>
              <w:rFonts w:cs="Arial"/>
              <w:color w:val="92D050"/>
              <w:sz w:val="14"/>
              <w:szCs w:val="14"/>
            </w:rPr>
            <w:t xml:space="preserve">E: </w:t>
          </w:r>
          <w:r w:rsidRPr="00653967">
            <w:rPr>
              <w:rFonts w:cs="Arial"/>
              <w:color w:val="E70000"/>
              <w:sz w:val="14"/>
              <w:szCs w:val="14"/>
            </w:rPr>
            <w:t>info@rpd.net.au</w:t>
          </w:r>
        </w:p>
        <w:p w14:paraId="526D22DF" w14:textId="77777777" w:rsidR="00351CA8" w:rsidRPr="00326B33" w:rsidRDefault="00351CA8" w:rsidP="00351CA8">
          <w:pPr>
            <w:pStyle w:val="Footer"/>
            <w:ind w:left="-113"/>
            <w:rPr>
              <w:rFonts w:cs="Arial"/>
              <w:color w:val="000000" w:themeColor="text1"/>
              <w:sz w:val="14"/>
              <w:szCs w:val="14"/>
            </w:rPr>
          </w:pPr>
        </w:p>
      </w:tc>
      <w:tc>
        <w:tcPr>
          <w:tcW w:w="1419" w:type="pct"/>
        </w:tcPr>
        <w:p w14:paraId="3FDFA957" w14:textId="77777777" w:rsidR="00351CA8" w:rsidRPr="00525D5A" w:rsidRDefault="00351CA8" w:rsidP="00351CA8">
          <w:pPr>
            <w:pStyle w:val="Footer"/>
            <w:rPr>
              <w:rFonts w:cs="Arial"/>
              <w:color w:val="000000" w:themeColor="text1"/>
              <w:sz w:val="14"/>
              <w:szCs w:val="14"/>
            </w:rPr>
          </w:pPr>
          <w:r w:rsidRPr="00525D5A">
            <w:rPr>
              <w:rFonts w:cs="Arial"/>
              <w:color w:val="92D050"/>
              <w:sz w:val="14"/>
              <w:szCs w:val="14"/>
            </w:rPr>
            <w:t xml:space="preserve">Document No: </w:t>
          </w:r>
          <w:r w:rsidRPr="00525D5A">
            <w:rPr>
              <w:rFonts w:cs="Arial"/>
              <w:color w:val="E70000"/>
              <w:sz w:val="14"/>
              <w:szCs w:val="14"/>
            </w:rPr>
            <w:t xml:space="preserve">SWMS </w:t>
          </w:r>
          <w:r>
            <w:rPr>
              <w:rFonts w:cs="Arial"/>
              <w:color w:val="E70000"/>
              <w:sz w:val="14"/>
              <w:szCs w:val="14"/>
            </w:rPr>
            <w:t>V1</w:t>
          </w:r>
          <w:r w:rsidRPr="00525D5A">
            <w:rPr>
              <w:rFonts w:cs="Arial"/>
              <w:color w:val="FFC000"/>
              <w:sz w:val="14"/>
              <w:szCs w:val="14"/>
            </w:rPr>
            <w:br/>
          </w:r>
          <w:r w:rsidRPr="00525D5A">
            <w:rPr>
              <w:rFonts w:cs="Arial"/>
              <w:color w:val="92D050"/>
              <w:sz w:val="14"/>
              <w:szCs w:val="14"/>
            </w:rPr>
            <w:t xml:space="preserve">Approved by: </w:t>
          </w:r>
          <w:r w:rsidRPr="00525D5A">
            <w:rPr>
              <w:rFonts w:cs="Arial"/>
              <w:color w:val="E70000"/>
              <w:sz w:val="14"/>
              <w:szCs w:val="14"/>
            </w:rPr>
            <w:t>Director</w:t>
          </w:r>
        </w:p>
        <w:p w14:paraId="027050C4" w14:textId="09A2262F" w:rsidR="00351CA8" w:rsidRPr="00326B33" w:rsidRDefault="00351CA8" w:rsidP="00351CA8">
          <w:pPr>
            <w:pStyle w:val="Footer"/>
            <w:rPr>
              <w:rFonts w:cs="Arial"/>
              <w:color w:val="232494"/>
              <w:sz w:val="14"/>
              <w:szCs w:val="14"/>
            </w:rPr>
          </w:pPr>
          <w:r w:rsidRPr="00525D5A">
            <w:rPr>
              <w:rFonts w:cs="Arial"/>
              <w:color w:val="92D050"/>
              <w:sz w:val="14"/>
              <w:szCs w:val="14"/>
            </w:rPr>
            <w:t xml:space="preserve">Issue Date: </w:t>
          </w:r>
          <w:r>
            <w:rPr>
              <w:rFonts w:cs="Arial"/>
              <w:color w:val="E70000"/>
              <w:sz w:val="14"/>
              <w:szCs w:val="14"/>
            </w:rPr>
            <w:t>08-11-24</w:t>
          </w:r>
          <w:r w:rsidRPr="00525D5A">
            <w:rPr>
              <w:rFonts w:cs="Arial"/>
              <w:color w:val="FFC000"/>
              <w:sz w:val="14"/>
              <w:szCs w:val="14"/>
            </w:rPr>
            <w:br/>
          </w:r>
          <w:r w:rsidRPr="00525D5A">
            <w:rPr>
              <w:rFonts w:cs="Arial"/>
              <w:color w:val="92D050"/>
              <w:sz w:val="14"/>
              <w:szCs w:val="14"/>
            </w:rPr>
            <w:t xml:space="preserve">Review Date: </w:t>
          </w:r>
          <w:r w:rsidRPr="00351CA8">
            <w:rPr>
              <w:rFonts w:cs="Arial"/>
              <w:color w:val="FF0000"/>
              <w:sz w:val="14"/>
              <w:szCs w:val="14"/>
            </w:rPr>
            <w:t>08-11-25</w:t>
          </w:r>
        </w:p>
      </w:tc>
      <w:tc>
        <w:tcPr>
          <w:tcW w:w="1063" w:type="pct"/>
          <w:vAlign w:val="center"/>
        </w:tcPr>
        <w:p w14:paraId="29D720BB" w14:textId="77777777" w:rsidR="00351CA8" w:rsidRPr="00326B33" w:rsidRDefault="00351CA8" w:rsidP="00351CA8">
          <w:pPr>
            <w:widowControl w:val="0"/>
            <w:suppressAutoHyphens/>
            <w:autoSpaceDE w:val="0"/>
            <w:autoSpaceDN w:val="0"/>
            <w:adjustRightInd w:val="0"/>
            <w:spacing w:line="160" w:lineRule="atLeast"/>
            <w:textAlignment w:val="center"/>
            <w:rPr>
              <w:rFonts w:cs="Arial"/>
              <w:sz w:val="14"/>
              <w:szCs w:val="14"/>
            </w:rPr>
          </w:pPr>
          <w:r w:rsidRPr="001805DA">
            <w:rPr>
              <w:rFonts w:cs="Arial"/>
              <w:color w:val="E70000"/>
              <w:sz w:val="14"/>
              <w:szCs w:val="14"/>
            </w:rPr>
            <w:t>This document is uncontrolled when printed.</w:t>
          </w:r>
          <w:r w:rsidRPr="001805DA">
            <w:rPr>
              <w:rFonts w:cs="Arial"/>
              <w:color w:val="E70000"/>
              <w:sz w:val="14"/>
              <w:szCs w:val="14"/>
            </w:rPr>
            <w:br/>
            <w:t>The controlled document is available on Server.</w:t>
          </w:r>
        </w:p>
      </w:tc>
      <w:tc>
        <w:tcPr>
          <w:tcW w:w="949" w:type="pct"/>
          <w:vAlign w:val="center"/>
        </w:tcPr>
        <w:p w14:paraId="3D0F8240" w14:textId="77777777" w:rsidR="00351CA8" w:rsidRPr="001805DA" w:rsidRDefault="00351CA8" w:rsidP="00351CA8">
          <w:pPr>
            <w:widowControl w:val="0"/>
            <w:suppressAutoHyphens/>
            <w:autoSpaceDE w:val="0"/>
            <w:autoSpaceDN w:val="0"/>
            <w:adjustRightInd w:val="0"/>
            <w:spacing w:line="160" w:lineRule="atLeast"/>
            <w:jc w:val="right"/>
            <w:textAlignment w:val="center"/>
            <w:rPr>
              <w:rFonts w:cs="Arial"/>
              <w:color w:val="E70000"/>
              <w:sz w:val="14"/>
              <w:szCs w:val="14"/>
            </w:rPr>
          </w:pPr>
          <w:r w:rsidRPr="001805DA">
            <w:rPr>
              <w:rFonts w:cs="Arial"/>
              <w:color w:val="E70000"/>
              <w:sz w:val="14"/>
              <w:szCs w:val="14"/>
            </w:rPr>
            <w:t xml:space="preserve">Page </w:t>
          </w:r>
          <w:r w:rsidRPr="001805DA">
            <w:rPr>
              <w:rFonts w:cs="Arial"/>
              <w:color w:val="E70000"/>
              <w:sz w:val="14"/>
              <w:szCs w:val="14"/>
            </w:rPr>
            <w:fldChar w:fldCharType="begin"/>
          </w:r>
          <w:r w:rsidRPr="001805DA">
            <w:rPr>
              <w:rFonts w:cs="Arial"/>
              <w:color w:val="E70000"/>
              <w:sz w:val="14"/>
              <w:szCs w:val="14"/>
            </w:rPr>
            <w:instrText xml:space="preserve"> PAGE </w:instrText>
          </w:r>
          <w:r w:rsidRPr="001805DA">
            <w:rPr>
              <w:rFonts w:cs="Arial"/>
              <w:color w:val="E70000"/>
              <w:sz w:val="14"/>
              <w:szCs w:val="14"/>
            </w:rPr>
            <w:fldChar w:fldCharType="separate"/>
          </w:r>
          <w:r w:rsidRPr="001805DA">
            <w:rPr>
              <w:rFonts w:cs="Arial"/>
              <w:color w:val="E70000"/>
              <w:sz w:val="14"/>
              <w:szCs w:val="14"/>
            </w:rPr>
            <w:t>22</w:t>
          </w:r>
          <w:r w:rsidRPr="001805DA">
            <w:rPr>
              <w:rFonts w:cs="Arial"/>
              <w:color w:val="E70000"/>
              <w:sz w:val="14"/>
              <w:szCs w:val="14"/>
            </w:rPr>
            <w:fldChar w:fldCharType="end"/>
          </w:r>
          <w:r w:rsidRPr="001805DA">
            <w:rPr>
              <w:rFonts w:cs="Arial"/>
              <w:color w:val="E70000"/>
              <w:sz w:val="14"/>
              <w:szCs w:val="14"/>
            </w:rPr>
            <w:t xml:space="preserve"> of </w:t>
          </w:r>
          <w:r w:rsidRPr="001805DA">
            <w:rPr>
              <w:rFonts w:cs="Arial"/>
              <w:color w:val="E70000"/>
              <w:sz w:val="14"/>
              <w:szCs w:val="14"/>
            </w:rPr>
            <w:fldChar w:fldCharType="begin"/>
          </w:r>
          <w:r w:rsidRPr="001805DA">
            <w:rPr>
              <w:rFonts w:cs="Arial"/>
              <w:color w:val="E70000"/>
              <w:sz w:val="14"/>
              <w:szCs w:val="14"/>
            </w:rPr>
            <w:instrText xml:space="preserve"> NUMPAGES </w:instrText>
          </w:r>
          <w:r w:rsidRPr="001805DA">
            <w:rPr>
              <w:rFonts w:cs="Arial"/>
              <w:color w:val="E70000"/>
              <w:sz w:val="14"/>
              <w:szCs w:val="14"/>
            </w:rPr>
            <w:fldChar w:fldCharType="separate"/>
          </w:r>
          <w:r w:rsidRPr="001805DA">
            <w:rPr>
              <w:rFonts w:cs="Arial"/>
              <w:color w:val="E70000"/>
              <w:sz w:val="14"/>
              <w:szCs w:val="14"/>
            </w:rPr>
            <w:t>272</w:t>
          </w:r>
          <w:r w:rsidRPr="001805DA">
            <w:rPr>
              <w:rFonts w:cs="Arial"/>
              <w:color w:val="E70000"/>
              <w:sz w:val="14"/>
              <w:szCs w:val="14"/>
            </w:rPr>
            <w:fldChar w:fldCharType="end"/>
          </w:r>
        </w:p>
      </w:tc>
    </w:tr>
  </w:tbl>
  <w:p w14:paraId="28B9FCA4" w14:textId="56217394" w:rsidR="00565419" w:rsidRPr="00882DF7" w:rsidRDefault="00565419" w:rsidP="00882D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E11070" w14:textId="77777777" w:rsidR="00D14258" w:rsidRDefault="00D14258" w:rsidP="00031B15">
      <w:r>
        <w:separator/>
      </w:r>
    </w:p>
  </w:footnote>
  <w:footnote w:type="continuationSeparator" w:id="0">
    <w:p w14:paraId="03F4C585" w14:textId="77777777" w:rsidR="00D14258" w:rsidRDefault="00D14258" w:rsidP="00031B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single" w:sz="4" w:space="0" w:color="5289C5"/>
        <w:right w:val="none" w:sz="0" w:space="0" w:color="auto"/>
        <w:insideH w:val="none" w:sz="0" w:space="0" w:color="auto"/>
        <w:insideV w:val="none" w:sz="0" w:space="0" w:color="auto"/>
      </w:tblBorders>
      <w:tblLook w:val="04A0" w:firstRow="1" w:lastRow="0" w:firstColumn="1" w:lastColumn="0" w:noHBand="0" w:noVBand="1"/>
    </w:tblPr>
    <w:tblGrid>
      <w:gridCol w:w="11436"/>
      <w:gridCol w:w="2568"/>
    </w:tblGrid>
    <w:tr w:rsidR="00351CA8" w:rsidRPr="00420F88" w14:paraId="4AB8716A" w14:textId="77777777" w:rsidTr="00351CA8">
      <w:trPr>
        <w:trHeight w:val="186"/>
      </w:trPr>
      <w:tc>
        <w:tcPr>
          <w:tcW w:w="4083" w:type="pct"/>
          <w:tcBorders>
            <w:bottom w:val="nil"/>
          </w:tcBorders>
        </w:tcPr>
        <w:p w14:paraId="234D2D4B" w14:textId="243637C9" w:rsidR="00351CA8" w:rsidRPr="00420F88" w:rsidRDefault="00351CA8" w:rsidP="00351CA8">
          <w:pPr>
            <w:pStyle w:val="Header"/>
            <w:tabs>
              <w:tab w:val="right" w:pos="2591"/>
              <w:tab w:val="right" w:pos="10206"/>
            </w:tabs>
            <w:ind w:left="-113" w:right="360"/>
            <w:rPr>
              <w:rStyle w:val="Colour"/>
              <w:rFonts w:cs="Arial"/>
              <w:color w:val="FE4641"/>
              <w:sz w:val="13"/>
            </w:rPr>
          </w:pPr>
          <w:r w:rsidRPr="00351CA8">
            <w:rPr>
              <w:rFonts w:cs="Arial"/>
              <w:color w:val="92D050"/>
              <w:sz w:val="14"/>
              <w:szCs w:val="14"/>
            </w:rPr>
            <w:t>Robertson’s Remedial and Painting Pty Ltd</w:t>
          </w:r>
        </w:p>
      </w:tc>
      <w:tc>
        <w:tcPr>
          <w:tcW w:w="917" w:type="pct"/>
          <w:vMerge w:val="restart"/>
        </w:tcPr>
        <w:p w14:paraId="62CF6DE9" w14:textId="33A92B46" w:rsidR="00351CA8" w:rsidRPr="00420F88" w:rsidRDefault="00351CA8" w:rsidP="00351CA8">
          <w:pPr>
            <w:jc w:val="right"/>
            <w:rPr>
              <w:rFonts w:cs="Arial"/>
            </w:rPr>
          </w:pPr>
          <w:r w:rsidRPr="00343AE0">
            <w:rPr>
              <w:rFonts w:cs="Arial"/>
              <w:b/>
              <w:bCs/>
              <w:noProof/>
              <w:sz w:val="52"/>
              <w:szCs w:val="52"/>
              <w:lang w:val="en-GB"/>
            </w:rPr>
            <w:drawing>
              <wp:inline distT="0" distB="0" distL="0" distR="0" wp14:anchorId="7BEDFCA2" wp14:editId="7401DBBE">
                <wp:extent cx="1000125" cy="374015"/>
                <wp:effectExtent l="0" t="0" r="3175" b="0"/>
                <wp:docPr id="52" name="Picture 52" descr="/Users/jamesbaudinette/Desktop/Screen Shot 2017-07-17 at 8.00.26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s/jamesbaudinette/Desktop/Screen Shot 2017-07-17 at 8.00.26 a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00125" cy="374015"/>
                        </a:xfrm>
                        <a:prstGeom prst="rect">
                          <a:avLst/>
                        </a:prstGeom>
                        <a:noFill/>
                        <a:ln>
                          <a:noFill/>
                        </a:ln>
                      </pic:spPr>
                    </pic:pic>
                  </a:graphicData>
                </a:graphic>
              </wp:inline>
            </w:drawing>
          </w:r>
        </w:p>
      </w:tc>
    </w:tr>
    <w:tr w:rsidR="00351CA8" w:rsidRPr="00420F88" w14:paraId="1F4F44F6" w14:textId="77777777" w:rsidTr="00351CA8">
      <w:trPr>
        <w:trHeight w:val="443"/>
      </w:trPr>
      <w:tc>
        <w:tcPr>
          <w:tcW w:w="4083" w:type="pct"/>
          <w:tcBorders>
            <w:bottom w:val="single" w:sz="4" w:space="0" w:color="5289C5"/>
          </w:tcBorders>
          <w:vAlign w:val="bottom"/>
        </w:tcPr>
        <w:p w14:paraId="20E3CD52" w14:textId="4E613992" w:rsidR="00351CA8" w:rsidRPr="00420F88" w:rsidRDefault="00351CA8" w:rsidP="00351CA8">
          <w:pPr>
            <w:pStyle w:val="Header"/>
            <w:tabs>
              <w:tab w:val="right" w:pos="0"/>
              <w:tab w:val="right" w:pos="2591"/>
              <w:tab w:val="right" w:pos="10206"/>
            </w:tabs>
            <w:ind w:left="-96" w:right="113"/>
            <w:rPr>
              <w:rStyle w:val="Colour"/>
              <w:rFonts w:cs="Arial"/>
              <w:b/>
              <w:color w:val="FE4641"/>
              <w:sz w:val="32"/>
              <w:szCs w:val="32"/>
            </w:rPr>
          </w:pPr>
          <w:r w:rsidRPr="00351CA8">
            <w:rPr>
              <w:rStyle w:val="Colour"/>
              <w:rFonts w:cs="Arial"/>
              <w:b/>
              <w:color w:val="FF0000"/>
              <w:sz w:val="32"/>
              <w:szCs w:val="32"/>
            </w:rPr>
            <w:t>Safe Work Method Statement</w:t>
          </w:r>
          <w:r>
            <w:rPr>
              <w:rStyle w:val="Colour"/>
              <w:rFonts w:cs="Arial"/>
              <w:b/>
              <w:color w:val="FF0000"/>
              <w:sz w:val="32"/>
              <w:szCs w:val="32"/>
            </w:rPr>
            <w:t xml:space="preserve"> </w:t>
          </w:r>
          <w:r>
            <w:rPr>
              <w:rStyle w:val="Colour"/>
              <w:b/>
              <w:color w:val="FF0000"/>
              <w:sz w:val="32"/>
              <w:szCs w:val="32"/>
            </w:rPr>
            <w:t>040</w:t>
          </w:r>
          <w:r w:rsidRPr="00351CA8">
            <w:rPr>
              <w:rStyle w:val="Colour"/>
              <w:rFonts w:cs="Arial"/>
              <w:b/>
              <w:color w:val="FF0000"/>
              <w:sz w:val="32"/>
              <w:szCs w:val="32"/>
            </w:rPr>
            <w:t xml:space="preserve"> – Cladding Installation </w:t>
          </w:r>
        </w:p>
      </w:tc>
      <w:tc>
        <w:tcPr>
          <w:tcW w:w="917" w:type="pct"/>
          <w:vMerge/>
        </w:tcPr>
        <w:p w14:paraId="5E488626" w14:textId="77777777" w:rsidR="00351CA8" w:rsidRPr="00420F88" w:rsidRDefault="00351CA8" w:rsidP="00351CA8">
          <w:pPr>
            <w:pStyle w:val="Footer"/>
            <w:jc w:val="center"/>
            <w:rPr>
              <w:rStyle w:val="Colour"/>
              <w:rFonts w:cs="Arial"/>
              <w:color w:val="FFC000"/>
              <w:sz w:val="13"/>
            </w:rPr>
          </w:pPr>
        </w:p>
      </w:tc>
    </w:tr>
  </w:tbl>
  <w:p w14:paraId="50EC1B90" w14:textId="77777777" w:rsidR="00565419" w:rsidRPr="00031B15" w:rsidRDefault="00565419">
    <w:pPr>
      <w:pStyle w:val="Header"/>
      <w:rPr>
        <w:sz w:val="12"/>
        <w:szCs w:val="1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9532D"/>
    <w:multiLevelType w:val="multilevel"/>
    <w:tmpl w:val="511C0E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B37451"/>
    <w:multiLevelType w:val="multilevel"/>
    <w:tmpl w:val="43C8C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9692851"/>
    <w:multiLevelType w:val="hybridMultilevel"/>
    <w:tmpl w:val="B94AEF50"/>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B0D2FCD"/>
    <w:multiLevelType w:val="hybridMultilevel"/>
    <w:tmpl w:val="0DC0D01E"/>
    <w:lvl w:ilvl="0" w:tplc="5B8C83D6">
      <w:start w:val="1"/>
      <w:numFmt w:val="bullet"/>
      <w:lvlText w:val=""/>
      <w:lvlJc w:val="left"/>
      <w:pPr>
        <w:tabs>
          <w:tab w:val="num" w:pos="357"/>
        </w:tabs>
        <w:ind w:left="357" w:hanging="357"/>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CFE244C"/>
    <w:multiLevelType w:val="multilevel"/>
    <w:tmpl w:val="82766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C211CA0"/>
    <w:multiLevelType w:val="singleLevel"/>
    <w:tmpl w:val="D7268FBC"/>
    <w:lvl w:ilvl="0">
      <w:start w:val="1"/>
      <w:numFmt w:val="bullet"/>
      <w:pStyle w:val="Tabletextbullet"/>
      <w:lvlText w:val=""/>
      <w:lvlJc w:val="left"/>
      <w:pPr>
        <w:tabs>
          <w:tab w:val="num" w:pos="360"/>
        </w:tabs>
        <w:ind w:left="227" w:hanging="227"/>
      </w:pPr>
      <w:rPr>
        <w:rFonts w:ascii="Symbol" w:hAnsi="Symbol" w:hint="default"/>
      </w:rPr>
    </w:lvl>
  </w:abstractNum>
  <w:abstractNum w:abstractNumId="6" w15:restartNumberingAfterBreak="0">
    <w:nsid w:val="5EE83E38"/>
    <w:multiLevelType w:val="hybridMultilevel"/>
    <w:tmpl w:val="372851C4"/>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63EA4CF7"/>
    <w:multiLevelType w:val="multilevel"/>
    <w:tmpl w:val="077CA266"/>
    <w:lvl w:ilvl="0">
      <w:start w:val="1"/>
      <w:numFmt w:val="bullet"/>
      <w:lvlText w:val=""/>
      <w:lvlJc w:val="left"/>
      <w:pPr>
        <w:tabs>
          <w:tab w:val="num" w:pos="1381"/>
        </w:tabs>
        <w:ind w:left="1381" w:hanging="360"/>
      </w:pPr>
      <w:rPr>
        <w:rFonts w:ascii="Wingdings" w:hAnsi="Wingdings" w:hint="default"/>
      </w:rPr>
    </w:lvl>
    <w:lvl w:ilvl="1">
      <w:start w:val="1"/>
      <w:numFmt w:val="bullet"/>
      <w:lvlText w:val=""/>
      <w:lvlJc w:val="left"/>
      <w:pPr>
        <w:tabs>
          <w:tab w:val="num" w:pos="1741"/>
        </w:tabs>
        <w:ind w:left="1741" w:hanging="360"/>
      </w:pPr>
      <w:rPr>
        <w:rFonts w:ascii="Wingdings" w:hAnsi="Wingdings" w:hint="default"/>
      </w:rPr>
    </w:lvl>
    <w:lvl w:ilvl="2">
      <w:start w:val="1"/>
      <w:numFmt w:val="bullet"/>
      <w:lvlText w:val=""/>
      <w:lvlJc w:val="left"/>
      <w:pPr>
        <w:tabs>
          <w:tab w:val="num" w:pos="2101"/>
        </w:tabs>
        <w:ind w:left="2101" w:hanging="360"/>
      </w:pPr>
      <w:rPr>
        <w:rFonts w:ascii="Wingdings" w:hAnsi="Wingdings" w:hint="default"/>
      </w:rPr>
    </w:lvl>
    <w:lvl w:ilvl="3">
      <w:start w:val="1"/>
      <w:numFmt w:val="bullet"/>
      <w:lvlText w:val=""/>
      <w:lvlJc w:val="left"/>
      <w:pPr>
        <w:tabs>
          <w:tab w:val="num" w:pos="2461"/>
        </w:tabs>
        <w:ind w:left="2461" w:hanging="360"/>
      </w:pPr>
      <w:rPr>
        <w:rFonts w:ascii="Symbol" w:hAnsi="Symbol" w:hint="default"/>
      </w:rPr>
    </w:lvl>
    <w:lvl w:ilvl="4">
      <w:start w:val="1"/>
      <w:numFmt w:val="bullet"/>
      <w:lvlText w:val=""/>
      <w:lvlJc w:val="left"/>
      <w:pPr>
        <w:tabs>
          <w:tab w:val="num" w:pos="2821"/>
        </w:tabs>
        <w:ind w:left="2821" w:hanging="360"/>
      </w:pPr>
      <w:rPr>
        <w:rFonts w:ascii="Symbol" w:hAnsi="Symbol" w:hint="default"/>
      </w:rPr>
    </w:lvl>
    <w:lvl w:ilvl="5">
      <w:start w:val="1"/>
      <w:numFmt w:val="bullet"/>
      <w:lvlText w:val=""/>
      <w:lvlJc w:val="left"/>
      <w:pPr>
        <w:tabs>
          <w:tab w:val="num" w:pos="3181"/>
        </w:tabs>
        <w:ind w:left="3181" w:hanging="360"/>
      </w:pPr>
      <w:rPr>
        <w:rFonts w:ascii="Wingdings" w:hAnsi="Wingdings" w:hint="default"/>
      </w:rPr>
    </w:lvl>
    <w:lvl w:ilvl="6">
      <w:start w:val="1"/>
      <w:numFmt w:val="bullet"/>
      <w:lvlText w:val=""/>
      <w:lvlJc w:val="left"/>
      <w:pPr>
        <w:tabs>
          <w:tab w:val="num" w:pos="3541"/>
        </w:tabs>
        <w:ind w:left="3541" w:hanging="360"/>
      </w:pPr>
      <w:rPr>
        <w:rFonts w:ascii="Wingdings" w:hAnsi="Wingdings" w:hint="default"/>
      </w:rPr>
    </w:lvl>
    <w:lvl w:ilvl="7">
      <w:start w:val="1"/>
      <w:numFmt w:val="bullet"/>
      <w:lvlText w:val=""/>
      <w:lvlJc w:val="left"/>
      <w:pPr>
        <w:tabs>
          <w:tab w:val="num" w:pos="3901"/>
        </w:tabs>
        <w:ind w:left="3901" w:hanging="360"/>
      </w:pPr>
      <w:rPr>
        <w:rFonts w:ascii="Symbol" w:hAnsi="Symbol" w:hint="default"/>
      </w:rPr>
    </w:lvl>
    <w:lvl w:ilvl="8">
      <w:start w:val="1"/>
      <w:numFmt w:val="bullet"/>
      <w:lvlText w:val=""/>
      <w:lvlJc w:val="left"/>
      <w:pPr>
        <w:tabs>
          <w:tab w:val="num" w:pos="4261"/>
        </w:tabs>
        <w:ind w:left="4261" w:hanging="360"/>
      </w:pPr>
      <w:rPr>
        <w:rFonts w:ascii="Symbol" w:hAnsi="Symbol" w:hint="default"/>
      </w:rPr>
    </w:lvl>
  </w:abstractNum>
  <w:abstractNum w:abstractNumId="8" w15:restartNumberingAfterBreak="0">
    <w:nsid w:val="6F544BFD"/>
    <w:multiLevelType w:val="hybridMultilevel"/>
    <w:tmpl w:val="BECC1D4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883471638">
    <w:abstractNumId w:val="3"/>
  </w:num>
  <w:num w:numId="2" w16cid:durableId="1601142072">
    <w:abstractNumId w:val="7"/>
  </w:num>
  <w:num w:numId="3" w16cid:durableId="853691174">
    <w:abstractNumId w:val="2"/>
  </w:num>
  <w:num w:numId="4" w16cid:durableId="268513433">
    <w:abstractNumId w:val="6"/>
  </w:num>
  <w:num w:numId="5" w16cid:durableId="700663896">
    <w:abstractNumId w:val="8"/>
  </w:num>
  <w:num w:numId="6" w16cid:durableId="1791119376">
    <w:abstractNumId w:val="5"/>
  </w:num>
  <w:num w:numId="7" w16cid:durableId="1073890407">
    <w:abstractNumId w:val="4"/>
  </w:num>
  <w:num w:numId="8" w16cid:durableId="1869365686">
    <w:abstractNumId w:val="1"/>
  </w:num>
  <w:num w:numId="9" w16cid:durableId="83823186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lan Richardson">
    <w15:presenceInfo w15:providerId="AD" w15:userId="S::Alan.richardson@auditco.com::731b7742-cfea-465f-a817-583e111757f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ocumentProtection w:edit="trackedChanges" w:enforcement="1" w:cryptProviderType="rsaAES" w:cryptAlgorithmClass="hash" w:cryptAlgorithmType="typeAny" w:cryptAlgorithmSid="14" w:cryptSpinCount="100000" w:hash="R9TiCIs7roQPWQH83cC+h4sizTCLSsRVUw0Bk7c1JSMWNllaHIO/T/P5EVyt2utu4SozubAExC2z9I3dwtPicA==" w:salt="g5RYcLLN7Kl5a9MOCnSSOQ=="/>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1B15"/>
    <w:rsid w:val="00000A2F"/>
    <w:rsid w:val="000037AB"/>
    <w:rsid w:val="000103C7"/>
    <w:rsid w:val="0002451A"/>
    <w:rsid w:val="00030758"/>
    <w:rsid w:val="00031B15"/>
    <w:rsid w:val="00031B87"/>
    <w:rsid w:val="00031CC4"/>
    <w:rsid w:val="00034CD0"/>
    <w:rsid w:val="0004013D"/>
    <w:rsid w:val="000405C2"/>
    <w:rsid w:val="00040687"/>
    <w:rsid w:val="000548B6"/>
    <w:rsid w:val="00066A48"/>
    <w:rsid w:val="0008311A"/>
    <w:rsid w:val="0008511D"/>
    <w:rsid w:val="00086376"/>
    <w:rsid w:val="0009613B"/>
    <w:rsid w:val="000A0179"/>
    <w:rsid w:val="000A0920"/>
    <w:rsid w:val="000A1687"/>
    <w:rsid w:val="000A269E"/>
    <w:rsid w:val="000A475D"/>
    <w:rsid w:val="000B7BE0"/>
    <w:rsid w:val="000F2540"/>
    <w:rsid w:val="001231EB"/>
    <w:rsid w:val="00131453"/>
    <w:rsid w:val="00141A50"/>
    <w:rsid w:val="001429E5"/>
    <w:rsid w:val="00154053"/>
    <w:rsid w:val="00163465"/>
    <w:rsid w:val="0016441E"/>
    <w:rsid w:val="00176E70"/>
    <w:rsid w:val="001807ED"/>
    <w:rsid w:val="001A0BEF"/>
    <w:rsid w:val="001B175B"/>
    <w:rsid w:val="001B3D07"/>
    <w:rsid w:val="001D159D"/>
    <w:rsid w:val="001D444E"/>
    <w:rsid w:val="001D628C"/>
    <w:rsid w:val="001E7644"/>
    <w:rsid w:val="001E7938"/>
    <w:rsid w:val="0021671B"/>
    <w:rsid w:val="0022393B"/>
    <w:rsid w:val="00233CCB"/>
    <w:rsid w:val="0023718D"/>
    <w:rsid w:val="00247C81"/>
    <w:rsid w:val="00250448"/>
    <w:rsid w:val="00250539"/>
    <w:rsid w:val="002574E9"/>
    <w:rsid w:val="00270C83"/>
    <w:rsid w:val="002745DD"/>
    <w:rsid w:val="00297ACA"/>
    <w:rsid w:val="002A11FD"/>
    <w:rsid w:val="002C1BF7"/>
    <w:rsid w:val="002D7D97"/>
    <w:rsid w:val="002E0AF9"/>
    <w:rsid w:val="002E69BB"/>
    <w:rsid w:val="0030743F"/>
    <w:rsid w:val="00314400"/>
    <w:rsid w:val="00314545"/>
    <w:rsid w:val="003154F5"/>
    <w:rsid w:val="00323DBA"/>
    <w:rsid w:val="00337F7E"/>
    <w:rsid w:val="00347A3D"/>
    <w:rsid w:val="00351CA8"/>
    <w:rsid w:val="003523F8"/>
    <w:rsid w:val="00353F3D"/>
    <w:rsid w:val="0035793A"/>
    <w:rsid w:val="00363C3E"/>
    <w:rsid w:val="00363EC5"/>
    <w:rsid w:val="003825F6"/>
    <w:rsid w:val="00386D4B"/>
    <w:rsid w:val="00392457"/>
    <w:rsid w:val="003A703A"/>
    <w:rsid w:val="003B216F"/>
    <w:rsid w:val="003B4036"/>
    <w:rsid w:val="003C3854"/>
    <w:rsid w:val="003C61D4"/>
    <w:rsid w:val="003D09E0"/>
    <w:rsid w:val="003E2F7D"/>
    <w:rsid w:val="0040765D"/>
    <w:rsid w:val="00407DD1"/>
    <w:rsid w:val="004107BA"/>
    <w:rsid w:val="0041727D"/>
    <w:rsid w:val="00447AFF"/>
    <w:rsid w:val="004515CA"/>
    <w:rsid w:val="00462171"/>
    <w:rsid w:val="00462E03"/>
    <w:rsid w:val="00467793"/>
    <w:rsid w:val="004700F1"/>
    <w:rsid w:val="00470506"/>
    <w:rsid w:val="00470DD2"/>
    <w:rsid w:val="00490083"/>
    <w:rsid w:val="004908E1"/>
    <w:rsid w:val="00491DB4"/>
    <w:rsid w:val="004A2026"/>
    <w:rsid w:val="004A379F"/>
    <w:rsid w:val="004A7FB0"/>
    <w:rsid w:val="004B03F3"/>
    <w:rsid w:val="004C48FD"/>
    <w:rsid w:val="004D37E0"/>
    <w:rsid w:val="004E7932"/>
    <w:rsid w:val="004F688F"/>
    <w:rsid w:val="00503692"/>
    <w:rsid w:val="0051093E"/>
    <w:rsid w:val="00510F0C"/>
    <w:rsid w:val="0051510A"/>
    <w:rsid w:val="0053149B"/>
    <w:rsid w:val="005320BB"/>
    <w:rsid w:val="00543682"/>
    <w:rsid w:val="005563AD"/>
    <w:rsid w:val="00562F05"/>
    <w:rsid w:val="00563363"/>
    <w:rsid w:val="005635B4"/>
    <w:rsid w:val="00565419"/>
    <w:rsid w:val="00572172"/>
    <w:rsid w:val="0057501D"/>
    <w:rsid w:val="00593222"/>
    <w:rsid w:val="005A2768"/>
    <w:rsid w:val="005A5159"/>
    <w:rsid w:val="005B09A7"/>
    <w:rsid w:val="005B201C"/>
    <w:rsid w:val="005C772D"/>
    <w:rsid w:val="005F06DB"/>
    <w:rsid w:val="005F2907"/>
    <w:rsid w:val="005F7B17"/>
    <w:rsid w:val="006161AD"/>
    <w:rsid w:val="00623301"/>
    <w:rsid w:val="00632EAA"/>
    <w:rsid w:val="006378FC"/>
    <w:rsid w:val="00637AD1"/>
    <w:rsid w:val="00657AFB"/>
    <w:rsid w:val="0066690A"/>
    <w:rsid w:val="0068433A"/>
    <w:rsid w:val="00692EE7"/>
    <w:rsid w:val="00694BAD"/>
    <w:rsid w:val="00697813"/>
    <w:rsid w:val="006A4C01"/>
    <w:rsid w:val="006A4E50"/>
    <w:rsid w:val="006A7FEA"/>
    <w:rsid w:val="006B06EC"/>
    <w:rsid w:val="006B483D"/>
    <w:rsid w:val="006B48D2"/>
    <w:rsid w:val="006C186B"/>
    <w:rsid w:val="006C18A3"/>
    <w:rsid w:val="006C2546"/>
    <w:rsid w:val="006C46D9"/>
    <w:rsid w:val="006D4AE8"/>
    <w:rsid w:val="006E1DCC"/>
    <w:rsid w:val="006F44B9"/>
    <w:rsid w:val="006F692E"/>
    <w:rsid w:val="00710040"/>
    <w:rsid w:val="00710BFD"/>
    <w:rsid w:val="00711CB3"/>
    <w:rsid w:val="00720983"/>
    <w:rsid w:val="00727CAD"/>
    <w:rsid w:val="0073105D"/>
    <w:rsid w:val="00736BA4"/>
    <w:rsid w:val="007556C2"/>
    <w:rsid w:val="007717B5"/>
    <w:rsid w:val="0077542A"/>
    <w:rsid w:val="0078151F"/>
    <w:rsid w:val="00783CC8"/>
    <w:rsid w:val="00796191"/>
    <w:rsid w:val="007A6282"/>
    <w:rsid w:val="007C6668"/>
    <w:rsid w:val="007C7D37"/>
    <w:rsid w:val="007F5C8F"/>
    <w:rsid w:val="00807DE6"/>
    <w:rsid w:val="00814E84"/>
    <w:rsid w:val="00820194"/>
    <w:rsid w:val="00823D33"/>
    <w:rsid w:val="008316AB"/>
    <w:rsid w:val="00867687"/>
    <w:rsid w:val="008704BD"/>
    <w:rsid w:val="00882DF7"/>
    <w:rsid w:val="0088699B"/>
    <w:rsid w:val="00887C12"/>
    <w:rsid w:val="00893B7A"/>
    <w:rsid w:val="008A1882"/>
    <w:rsid w:val="008A55AD"/>
    <w:rsid w:val="008B6779"/>
    <w:rsid w:val="008B6793"/>
    <w:rsid w:val="008E0E11"/>
    <w:rsid w:val="008E2A56"/>
    <w:rsid w:val="00904450"/>
    <w:rsid w:val="00910116"/>
    <w:rsid w:val="00915F78"/>
    <w:rsid w:val="00916A7D"/>
    <w:rsid w:val="009209EB"/>
    <w:rsid w:val="00922968"/>
    <w:rsid w:val="009257E0"/>
    <w:rsid w:val="0093403C"/>
    <w:rsid w:val="00934FD5"/>
    <w:rsid w:val="00941CCD"/>
    <w:rsid w:val="009457E9"/>
    <w:rsid w:val="009526BB"/>
    <w:rsid w:val="00952C7B"/>
    <w:rsid w:val="009569AA"/>
    <w:rsid w:val="009651F6"/>
    <w:rsid w:val="00967416"/>
    <w:rsid w:val="009779A8"/>
    <w:rsid w:val="00982606"/>
    <w:rsid w:val="00987742"/>
    <w:rsid w:val="009A68FC"/>
    <w:rsid w:val="009B0DE6"/>
    <w:rsid w:val="009C2074"/>
    <w:rsid w:val="009D6872"/>
    <w:rsid w:val="009F187B"/>
    <w:rsid w:val="00A1181E"/>
    <w:rsid w:val="00A17742"/>
    <w:rsid w:val="00A25744"/>
    <w:rsid w:val="00A30EC1"/>
    <w:rsid w:val="00A33457"/>
    <w:rsid w:val="00A372FC"/>
    <w:rsid w:val="00A71F1F"/>
    <w:rsid w:val="00A724F7"/>
    <w:rsid w:val="00AA52FB"/>
    <w:rsid w:val="00AA59A2"/>
    <w:rsid w:val="00AA6209"/>
    <w:rsid w:val="00AA73D9"/>
    <w:rsid w:val="00AB2206"/>
    <w:rsid w:val="00AB2FCD"/>
    <w:rsid w:val="00AB390F"/>
    <w:rsid w:val="00AB4286"/>
    <w:rsid w:val="00AC2338"/>
    <w:rsid w:val="00AC7C5B"/>
    <w:rsid w:val="00AE0F78"/>
    <w:rsid w:val="00AE1DEE"/>
    <w:rsid w:val="00AF0430"/>
    <w:rsid w:val="00AF57E6"/>
    <w:rsid w:val="00AF6288"/>
    <w:rsid w:val="00B16893"/>
    <w:rsid w:val="00B33BD7"/>
    <w:rsid w:val="00B41CF8"/>
    <w:rsid w:val="00B44844"/>
    <w:rsid w:val="00B52662"/>
    <w:rsid w:val="00B614B0"/>
    <w:rsid w:val="00B66B44"/>
    <w:rsid w:val="00B7778B"/>
    <w:rsid w:val="00B9030F"/>
    <w:rsid w:val="00BA23CF"/>
    <w:rsid w:val="00BB22D8"/>
    <w:rsid w:val="00BC6B30"/>
    <w:rsid w:val="00BE4777"/>
    <w:rsid w:val="00BF316F"/>
    <w:rsid w:val="00BF70DA"/>
    <w:rsid w:val="00C07CC3"/>
    <w:rsid w:val="00C1261A"/>
    <w:rsid w:val="00C23417"/>
    <w:rsid w:val="00C25D51"/>
    <w:rsid w:val="00C329C4"/>
    <w:rsid w:val="00C3477D"/>
    <w:rsid w:val="00C47AE7"/>
    <w:rsid w:val="00C548BA"/>
    <w:rsid w:val="00C5547D"/>
    <w:rsid w:val="00C564B7"/>
    <w:rsid w:val="00C6328C"/>
    <w:rsid w:val="00C77D4B"/>
    <w:rsid w:val="00CA4CE8"/>
    <w:rsid w:val="00CB2B46"/>
    <w:rsid w:val="00CC2C28"/>
    <w:rsid w:val="00CC4768"/>
    <w:rsid w:val="00CC73BF"/>
    <w:rsid w:val="00D10E58"/>
    <w:rsid w:val="00D14258"/>
    <w:rsid w:val="00D40127"/>
    <w:rsid w:val="00D40C9D"/>
    <w:rsid w:val="00D4648C"/>
    <w:rsid w:val="00D5047C"/>
    <w:rsid w:val="00D66DED"/>
    <w:rsid w:val="00D973E7"/>
    <w:rsid w:val="00DB1F12"/>
    <w:rsid w:val="00DB66A9"/>
    <w:rsid w:val="00DD2ADC"/>
    <w:rsid w:val="00DF2AC6"/>
    <w:rsid w:val="00DF77F2"/>
    <w:rsid w:val="00E017A6"/>
    <w:rsid w:val="00E02279"/>
    <w:rsid w:val="00E164A2"/>
    <w:rsid w:val="00E54F0D"/>
    <w:rsid w:val="00E82E88"/>
    <w:rsid w:val="00E87AE0"/>
    <w:rsid w:val="00E9079B"/>
    <w:rsid w:val="00EA474D"/>
    <w:rsid w:val="00EB51B0"/>
    <w:rsid w:val="00EC1837"/>
    <w:rsid w:val="00EC1987"/>
    <w:rsid w:val="00EE22DE"/>
    <w:rsid w:val="00EE593E"/>
    <w:rsid w:val="00EF06D3"/>
    <w:rsid w:val="00EF4301"/>
    <w:rsid w:val="00F015E6"/>
    <w:rsid w:val="00F02F29"/>
    <w:rsid w:val="00F22999"/>
    <w:rsid w:val="00F2744A"/>
    <w:rsid w:val="00F35952"/>
    <w:rsid w:val="00F37ADA"/>
    <w:rsid w:val="00F45E61"/>
    <w:rsid w:val="00F60163"/>
    <w:rsid w:val="00F64B71"/>
    <w:rsid w:val="00F67863"/>
    <w:rsid w:val="00F72FDE"/>
    <w:rsid w:val="00F72FF4"/>
    <w:rsid w:val="00F73710"/>
    <w:rsid w:val="00FA2A50"/>
    <w:rsid w:val="00FB0F03"/>
    <w:rsid w:val="00FC266E"/>
    <w:rsid w:val="00FD0EC9"/>
    <w:rsid w:val="00FE5C2E"/>
    <w:rsid w:val="00FF6A42"/>
    <w:rsid w:val="00FF6A9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01D649D"/>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2574E9"/>
    <w:rPr>
      <w:rFonts w:ascii="Arial" w:eastAsia="Times New Roman" w:hAnsi="Arial" w:cs="Tahoma"/>
      <w:sz w:val="20"/>
      <w:lang w:val="en-AU"/>
    </w:rPr>
  </w:style>
  <w:style w:type="paragraph" w:styleId="Heading2">
    <w:name w:val="heading 2"/>
    <w:basedOn w:val="Normal"/>
    <w:next w:val="Normal"/>
    <w:link w:val="Heading2Char"/>
    <w:qFormat/>
    <w:rsid w:val="00E87AE0"/>
    <w:pPr>
      <w:keepNext/>
      <w:outlineLvl w:val="1"/>
    </w:pPr>
    <w:rPr>
      <w:rFonts w:ascii="Times New Roman" w:hAnsi="Times New Roman" w:cs="Times New Roman"/>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toc,9"/>
    <w:basedOn w:val="Normal"/>
    <w:link w:val="HeaderChar"/>
    <w:uiPriority w:val="99"/>
    <w:unhideWhenUsed/>
    <w:rsid w:val="00031B15"/>
    <w:pPr>
      <w:tabs>
        <w:tab w:val="center" w:pos="4320"/>
        <w:tab w:val="right" w:pos="8640"/>
      </w:tabs>
    </w:pPr>
  </w:style>
  <w:style w:type="character" w:customStyle="1" w:styleId="HeaderChar">
    <w:name w:val="Header Char"/>
    <w:aliases w:val="toc Char,9 Char"/>
    <w:basedOn w:val="DefaultParagraphFont"/>
    <w:link w:val="Header"/>
    <w:uiPriority w:val="99"/>
    <w:rsid w:val="00031B15"/>
  </w:style>
  <w:style w:type="paragraph" w:styleId="Footer">
    <w:name w:val="footer"/>
    <w:basedOn w:val="Normal"/>
    <w:link w:val="FooterChar"/>
    <w:unhideWhenUsed/>
    <w:rsid w:val="00031B15"/>
    <w:pPr>
      <w:tabs>
        <w:tab w:val="center" w:pos="4320"/>
        <w:tab w:val="right" w:pos="8640"/>
      </w:tabs>
    </w:pPr>
  </w:style>
  <w:style w:type="character" w:customStyle="1" w:styleId="FooterChar">
    <w:name w:val="Footer Char"/>
    <w:basedOn w:val="DefaultParagraphFont"/>
    <w:link w:val="Footer"/>
    <w:rsid w:val="00031B15"/>
  </w:style>
  <w:style w:type="table" w:styleId="TableGrid">
    <w:name w:val="Table Grid"/>
    <w:basedOn w:val="TableNormal"/>
    <w:rsid w:val="00031B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TableHeading">
    <w:name w:val="Normal Table Heading"/>
    <w:basedOn w:val="Normal"/>
    <w:rsid w:val="00EB51B0"/>
    <w:pPr>
      <w:spacing w:before="60" w:after="60"/>
    </w:pPr>
    <w:rPr>
      <w:rFonts w:ascii="Arial Bold" w:hAnsi="Arial Bold" w:cs="Times New Roman"/>
      <w:b/>
      <w:color w:val="000000"/>
      <w:sz w:val="22"/>
      <w:szCs w:val="20"/>
      <w:lang w:eastAsia="en-AU"/>
    </w:rPr>
  </w:style>
  <w:style w:type="paragraph" w:styleId="BalloonText">
    <w:name w:val="Balloon Text"/>
    <w:basedOn w:val="Normal"/>
    <w:link w:val="BalloonTextChar"/>
    <w:semiHidden/>
    <w:unhideWhenUsed/>
    <w:rsid w:val="00EB51B0"/>
    <w:rPr>
      <w:rFonts w:ascii="Lucida Grande" w:hAnsi="Lucida Grande" w:cs="Lucida Grande"/>
      <w:sz w:val="18"/>
      <w:szCs w:val="18"/>
    </w:rPr>
  </w:style>
  <w:style w:type="character" w:customStyle="1" w:styleId="BalloonTextChar">
    <w:name w:val="Balloon Text Char"/>
    <w:basedOn w:val="DefaultParagraphFont"/>
    <w:link w:val="BalloonText"/>
    <w:semiHidden/>
    <w:rsid w:val="00EB51B0"/>
    <w:rPr>
      <w:rFonts w:ascii="Lucida Grande" w:eastAsia="Times New Roman" w:hAnsi="Lucida Grande" w:cs="Lucida Grande"/>
      <w:sz w:val="18"/>
      <w:szCs w:val="18"/>
      <w:lang w:val="en-AU"/>
    </w:rPr>
  </w:style>
  <w:style w:type="character" w:customStyle="1" w:styleId="Heading2Char">
    <w:name w:val="Heading 2 Char"/>
    <w:basedOn w:val="DefaultParagraphFont"/>
    <w:link w:val="Heading2"/>
    <w:rsid w:val="00E87AE0"/>
    <w:rPr>
      <w:rFonts w:ascii="Times New Roman" w:eastAsia="Times New Roman" w:hAnsi="Times New Roman" w:cs="Times New Roman"/>
      <w:b/>
      <w:bCs/>
      <w:i/>
      <w:iCs/>
      <w:lang w:val="en-AU"/>
    </w:rPr>
  </w:style>
  <w:style w:type="paragraph" w:customStyle="1" w:styleId="Technical4">
    <w:name w:val="Technical 4"/>
    <w:rsid w:val="00E87AE0"/>
    <w:pPr>
      <w:tabs>
        <w:tab w:val="left" w:pos="-720"/>
      </w:tabs>
      <w:suppressAutoHyphens/>
    </w:pPr>
    <w:rPr>
      <w:rFonts w:ascii="Univers" w:eastAsia="Times New Roman" w:hAnsi="Univers" w:cs="Times New Roman"/>
      <w:b/>
      <w:szCs w:val="20"/>
      <w:lang w:eastAsia="en-AU"/>
    </w:rPr>
  </w:style>
  <w:style w:type="character" w:styleId="PageNumber">
    <w:name w:val="page number"/>
    <w:basedOn w:val="DefaultParagraphFont"/>
    <w:uiPriority w:val="99"/>
    <w:semiHidden/>
    <w:unhideWhenUsed/>
    <w:rsid w:val="006C46D9"/>
  </w:style>
  <w:style w:type="character" w:styleId="Hyperlink">
    <w:name w:val="Hyperlink"/>
    <w:rsid w:val="00882DF7"/>
    <w:rPr>
      <w:color w:val="0000FF"/>
      <w:u w:val="single"/>
    </w:rPr>
  </w:style>
  <w:style w:type="paragraph" w:customStyle="1" w:styleId="Document1">
    <w:name w:val="Document 1"/>
    <w:rsid w:val="00447AFF"/>
    <w:pPr>
      <w:keepNext/>
      <w:keepLines/>
      <w:tabs>
        <w:tab w:val="left" w:pos="-720"/>
      </w:tabs>
      <w:suppressAutoHyphens/>
    </w:pPr>
    <w:rPr>
      <w:rFonts w:ascii="Univers" w:eastAsia="Times New Roman" w:hAnsi="Univers" w:cs="Times New Roman"/>
      <w:szCs w:val="20"/>
      <w:lang w:eastAsia="en-AU"/>
    </w:rPr>
  </w:style>
  <w:style w:type="paragraph" w:styleId="BodyText3">
    <w:name w:val="Body Text 3"/>
    <w:basedOn w:val="Normal"/>
    <w:link w:val="BodyText3Char"/>
    <w:rsid w:val="00697813"/>
    <w:pPr>
      <w:spacing w:after="120"/>
    </w:pPr>
    <w:rPr>
      <w:rFonts w:ascii="Times New Roman" w:hAnsi="Times New Roman" w:cs="Times New Roman"/>
      <w:sz w:val="16"/>
      <w:szCs w:val="16"/>
    </w:rPr>
  </w:style>
  <w:style w:type="character" w:customStyle="1" w:styleId="BodyText3Char">
    <w:name w:val="Body Text 3 Char"/>
    <w:basedOn w:val="DefaultParagraphFont"/>
    <w:link w:val="BodyText3"/>
    <w:rsid w:val="00697813"/>
    <w:rPr>
      <w:rFonts w:ascii="Times New Roman" w:eastAsia="Times New Roman" w:hAnsi="Times New Roman" w:cs="Times New Roman"/>
      <w:sz w:val="16"/>
      <w:szCs w:val="16"/>
      <w:lang w:val="en-AU"/>
    </w:rPr>
  </w:style>
  <w:style w:type="paragraph" w:customStyle="1" w:styleId="Default">
    <w:name w:val="Default"/>
    <w:rsid w:val="00F73710"/>
    <w:pPr>
      <w:autoSpaceDE w:val="0"/>
      <w:autoSpaceDN w:val="0"/>
      <w:adjustRightInd w:val="0"/>
    </w:pPr>
    <w:rPr>
      <w:rFonts w:ascii="Times New Roman" w:eastAsia="Times New Roman" w:hAnsi="Times New Roman" w:cs="Times New Roman"/>
      <w:color w:val="000000"/>
    </w:rPr>
  </w:style>
  <w:style w:type="paragraph" w:customStyle="1" w:styleId="FR1">
    <w:name w:val="FR1"/>
    <w:rsid w:val="00EC1987"/>
    <w:pPr>
      <w:widowControl w:val="0"/>
      <w:autoSpaceDE w:val="0"/>
      <w:autoSpaceDN w:val="0"/>
      <w:adjustRightInd w:val="0"/>
      <w:spacing w:before="200"/>
      <w:jc w:val="center"/>
    </w:pPr>
    <w:rPr>
      <w:rFonts w:ascii="Arial" w:eastAsia="Times New Roman" w:hAnsi="Arial" w:cs="Arial"/>
      <w:b/>
      <w:bCs/>
      <w:sz w:val="32"/>
      <w:szCs w:val="32"/>
    </w:rPr>
  </w:style>
  <w:style w:type="paragraph" w:styleId="List">
    <w:name w:val="List"/>
    <w:aliases w:val="Table body"/>
    <w:basedOn w:val="Normal"/>
    <w:rsid w:val="0057501D"/>
    <w:rPr>
      <w:rFonts w:ascii="Times New Roman Bold" w:hAnsi="Times New Roman Bold" w:cs="Times New Roman"/>
      <w:b/>
      <w:sz w:val="18"/>
      <w:szCs w:val="20"/>
      <w:lang w:eastAsia="en-AU"/>
    </w:rPr>
  </w:style>
  <w:style w:type="paragraph" w:customStyle="1" w:styleId="Tabletextbullet">
    <w:name w:val="Tabletext bullet"/>
    <w:basedOn w:val="Normal"/>
    <w:link w:val="TabletextbulletChar"/>
    <w:rsid w:val="007717B5"/>
    <w:pPr>
      <w:numPr>
        <w:numId w:val="6"/>
      </w:numPr>
      <w:spacing w:before="40" w:after="40"/>
    </w:pPr>
    <w:rPr>
      <w:rFonts w:ascii="Times New Roman" w:hAnsi="Times New Roman" w:cs="Times New Roman"/>
      <w:szCs w:val="20"/>
    </w:rPr>
  </w:style>
  <w:style w:type="character" w:customStyle="1" w:styleId="TabletextbulletChar">
    <w:name w:val="Tabletext bullet Char"/>
    <w:link w:val="Tabletextbullet"/>
    <w:rsid w:val="007717B5"/>
    <w:rPr>
      <w:rFonts w:ascii="Times New Roman" w:eastAsia="Times New Roman" w:hAnsi="Times New Roman" w:cs="Times New Roman"/>
      <w:sz w:val="20"/>
      <w:szCs w:val="20"/>
      <w:lang w:val="en-AU"/>
    </w:rPr>
  </w:style>
  <w:style w:type="paragraph" w:styleId="CommentText">
    <w:name w:val="annotation text"/>
    <w:basedOn w:val="Normal"/>
    <w:link w:val="CommentTextChar"/>
    <w:semiHidden/>
    <w:rsid w:val="00EC1837"/>
    <w:pPr>
      <w:spacing w:before="120"/>
    </w:pPr>
    <w:rPr>
      <w:rFonts w:cs="Times New Roman"/>
      <w:szCs w:val="20"/>
      <w:lang w:val="en-GB"/>
    </w:rPr>
  </w:style>
  <w:style w:type="character" w:customStyle="1" w:styleId="CommentTextChar">
    <w:name w:val="Comment Text Char"/>
    <w:basedOn w:val="DefaultParagraphFont"/>
    <w:link w:val="CommentText"/>
    <w:semiHidden/>
    <w:rsid w:val="00EC1837"/>
    <w:rPr>
      <w:rFonts w:ascii="Arial" w:eastAsia="Times New Roman" w:hAnsi="Arial" w:cs="Times New Roman"/>
      <w:sz w:val="20"/>
      <w:szCs w:val="20"/>
      <w:lang w:val="en-GB"/>
    </w:rPr>
  </w:style>
  <w:style w:type="character" w:customStyle="1" w:styleId="Colour">
    <w:name w:val="Colour"/>
    <w:uiPriority w:val="99"/>
    <w:rsid w:val="002574E9"/>
    <w:rPr>
      <w:color w:val="980438"/>
    </w:rPr>
  </w:style>
  <w:style w:type="paragraph" w:styleId="Revision">
    <w:name w:val="Revision"/>
    <w:hidden/>
    <w:uiPriority w:val="99"/>
    <w:semiHidden/>
    <w:rsid w:val="00FB0F03"/>
    <w:rPr>
      <w:rFonts w:ascii="Arial" w:eastAsia="Times New Roman" w:hAnsi="Arial" w:cs="Tahoma"/>
      <w:sz w:val="20"/>
      <w:lang w:val="en-AU"/>
    </w:rPr>
  </w:style>
  <w:style w:type="paragraph" w:styleId="NormalWeb">
    <w:name w:val="Normal (Web)"/>
    <w:basedOn w:val="Normal"/>
    <w:uiPriority w:val="99"/>
    <w:semiHidden/>
    <w:unhideWhenUsed/>
    <w:rsid w:val="00E017A6"/>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963395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9EBCAF5C340E643B6DFBDBA27C6EFE5"/>
        <w:category>
          <w:name w:val="General"/>
          <w:gallery w:val="placeholder"/>
        </w:category>
        <w:types>
          <w:type w:val="bbPlcHdr"/>
        </w:types>
        <w:behaviors>
          <w:behavior w:val="content"/>
        </w:behaviors>
        <w:guid w:val="{4E82F2FF-6224-734E-8C0D-6D45385FAB5B}"/>
      </w:docPartPr>
      <w:docPartBody>
        <w:p w:rsidR="00EB1BB3" w:rsidRDefault="0052598B" w:rsidP="0052598B">
          <w:pPr>
            <w:pStyle w:val="09EBCAF5C340E643B6DFBDBA27C6EFE5"/>
          </w:pPr>
          <w:r>
            <w:t>[Type text]</w:t>
          </w:r>
        </w:p>
      </w:docPartBody>
    </w:docPart>
    <w:docPart>
      <w:docPartPr>
        <w:name w:val="82B7FA1CA312C24E8B42CF3A54CE741A"/>
        <w:category>
          <w:name w:val="General"/>
          <w:gallery w:val="placeholder"/>
        </w:category>
        <w:types>
          <w:type w:val="bbPlcHdr"/>
        </w:types>
        <w:behaviors>
          <w:behavior w:val="content"/>
        </w:behaviors>
        <w:guid w:val="{8D20834E-1CF7-1E42-A0C9-E8B1F125ABAF}"/>
      </w:docPartPr>
      <w:docPartBody>
        <w:p w:rsidR="00EB1BB3" w:rsidRDefault="0052598B" w:rsidP="0052598B">
          <w:pPr>
            <w:pStyle w:val="82B7FA1CA312C24E8B42CF3A54CE741A"/>
          </w:pPr>
          <w:r>
            <w:t>[Type text]</w:t>
          </w:r>
        </w:p>
      </w:docPartBody>
    </w:docPart>
    <w:docPart>
      <w:docPartPr>
        <w:name w:val="A67EE40F63FE124797F498490C1824C4"/>
        <w:category>
          <w:name w:val="General"/>
          <w:gallery w:val="placeholder"/>
        </w:category>
        <w:types>
          <w:type w:val="bbPlcHdr"/>
        </w:types>
        <w:behaviors>
          <w:behavior w:val="content"/>
        </w:behaviors>
        <w:guid w:val="{4DC66A50-8511-8C4C-92C3-4B9A23E24C69}"/>
      </w:docPartPr>
      <w:docPartBody>
        <w:p w:rsidR="00EB1BB3" w:rsidRDefault="0052598B" w:rsidP="0052598B">
          <w:pPr>
            <w:pStyle w:val="A67EE40F63FE124797F498490C1824C4"/>
          </w:pPr>
          <w:r>
            <w:t>[Type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Bold">
    <w:altName w:val="Arial"/>
    <w:panose1 w:val="020B0704020202020204"/>
    <w:charset w:val="00"/>
    <w:family w:val="swiss"/>
    <w:pitch w:val="variable"/>
    <w:sig w:usb0="E0002AFF" w:usb1="C0007843" w:usb2="00000009" w:usb3="00000000" w:csb0="000001FF" w:csb1="00000000"/>
  </w:font>
  <w:font w:name="Lucida Grande">
    <w:altName w:val="Segoe UI"/>
    <w:charset w:val="00"/>
    <w:family w:val="swiss"/>
    <w:pitch w:val="variable"/>
    <w:sig w:usb0="E1000AEF" w:usb1="5000A1FF" w:usb2="00000000" w:usb3="00000000" w:csb0="000001BF" w:csb1="00000000"/>
  </w:font>
  <w:font w:name="Univers">
    <w:charset w:val="00"/>
    <w:family w:val="swiss"/>
    <w:pitch w:val="variable"/>
    <w:sig w:usb0="80000287" w:usb1="00000000" w:usb2="00000000" w:usb3="00000000" w:csb0="0000000F" w:csb1="00000000"/>
  </w:font>
  <w:font w:name="Times New Roman Bold">
    <w:altName w:val="Times New Roman"/>
    <w:panose1 w:val="02020803070505020304"/>
    <w:charset w:val="00"/>
    <w:family w:val="auto"/>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2598B"/>
    <w:rsid w:val="00097E31"/>
    <w:rsid w:val="000A1550"/>
    <w:rsid w:val="000A47C8"/>
    <w:rsid w:val="000E77CE"/>
    <w:rsid w:val="000F4333"/>
    <w:rsid w:val="0010217E"/>
    <w:rsid w:val="0017147A"/>
    <w:rsid w:val="00210643"/>
    <w:rsid w:val="00277B98"/>
    <w:rsid w:val="002A7D13"/>
    <w:rsid w:val="00307B3F"/>
    <w:rsid w:val="00342CE3"/>
    <w:rsid w:val="00346C41"/>
    <w:rsid w:val="0035241C"/>
    <w:rsid w:val="0037687C"/>
    <w:rsid w:val="00393B37"/>
    <w:rsid w:val="003B3008"/>
    <w:rsid w:val="003C01FB"/>
    <w:rsid w:val="003C56D6"/>
    <w:rsid w:val="003D24E4"/>
    <w:rsid w:val="003D34D9"/>
    <w:rsid w:val="003D5787"/>
    <w:rsid w:val="00442889"/>
    <w:rsid w:val="00495175"/>
    <w:rsid w:val="004C429C"/>
    <w:rsid w:val="004D5FC2"/>
    <w:rsid w:val="0052598B"/>
    <w:rsid w:val="0053149B"/>
    <w:rsid w:val="0054642E"/>
    <w:rsid w:val="00582CAC"/>
    <w:rsid w:val="00587170"/>
    <w:rsid w:val="005B2C78"/>
    <w:rsid w:val="005B6B4B"/>
    <w:rsid w:val="00601459"/>
    <w:rsid w:val="006042DF"/>
    <w:rsid w:val="006177E0"/>
    <w:rsid w:val="00666AEE"/>
    <w:rsid w:val="00675F2A"/>
    <w:rsid w:val="00711641"/>
    <w:rsid w:val="00747B62"/>
    <w:rsid w:val="007C46A3"/>
    <w:rsid w:val="007D5A12"/>
    <w:rsid w:val="007F20D1"/>
    <w:rsid w:val="00822FF3"/>
    <w:rsid w:val="00856188"/>
    <w:rsid w:val="00856CCF"/>
    <w:rsid w:val="008578EE"/>
    <w:rsid w:val="00891EEE"/>
    <w:rsid w:val="008A1882"/>
    <w:rsid w:val="008B6779"/>
    <w:rsid w:val="008D5BE5"/>
    <w:rsid w:val="008E0E11"/>
    <w:rsid w:val="00947B00"/>
    <w:rsid w:val="009A774C"/>
    <w:rsid w:val="009B1B31"/>
    <w:rsid w:val="009C468E"/>
    <w:rsid w:val="009E25A4"/>
    <w:rsid w:val="00B2438C"/>
    <w:rsid w:val="00B91471"/>
    <w:rsid w:val="00BA0332"/>
    <w:rsid w:val="00BE58F7"/>
    <w:rsid w:val="00C01C66"/>
    <w:rsid w:val="00C03241"/>
    <w:rsid w:val="00C07E63"/>
    <w:rsid w:val="00C1209C"/>
    <w:rsid w:val="00C24417"/>
    <w:rsid w:val="00C52D30"/>
    <w:rsid w:val="00C548BA"/>
    <w:rsid w:val="00C564B7"/>
    <w:rsid w:val="00CA35DE"/>
    <w:rsid w:val="00D32240"/>
    <w:rsid w:val="00D4459D"/>
    <w:rsid w:val="00D71A80"/>
    <w:rsid w:val="00DC1065"/>
    <w:rsid w:val="00DC3AD1"/>
    <w:rsid w:val="00E02F51"/>
    <w:rsid w:val="00E661C0"/>
    <w:rsid w:val="00EB1BB3"/>
    <w:rsid w:val="00EE44FD"/>
    <w:rsid w:val="00EE672B"/>
    <w:rsid w:val="00FA43A0"/>
    <w:rsid w:val="00FB0E4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efaultImageDpi w14:val="300"/>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9EBCAF5C340E643B6DFBDBA27C6EFE5">
    <w:name w:val="09EBCAF5C340E643B6DFBDBA27C6EFE5"/>
    <w:rsid w:val="0052598B"/>
  </w:style>
  <w:style w:type="paragraph" w:customStyle="1" w:styleId="82B7FA1CA312C24E8B42CF3A54CE741A">
    <w:name w:val="82B7FA1CA312C24E8B42CF3A54CE741A"/>
    <w:rsid w:val="0052598B"/>
  </w:style>
  <w:style w:type="paragraph" w:customStyle="1" w:styleId="A67EE40F63FE124797F498490C1824C4">
    <w:name w:val="A67EE40F63FE124797F498490C1824C4"/>
    <w:rsid w:val="0052598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99D2CC57BCB4DA42AD0E76495BD17820" ma:contentTypeVersion="4" ma:contentTypeDescription="Create a new document." ma:contentTypeScope="" ma:versionID="9f85d3eebf2fad7f71bbd26162e1fd4f">
  <xsd:schema xmlns:xsd="http://www.w3.org/2001/XMLSchema" xmlns:xs="http://www.w3.org/2001/XMLSchema" xmlns:p="http://schemas.microsoft.com/office/2006/metadata/properties" xmlns:ns2="99622ad5-5fee-47fc-ad09-eac47ef6a25e" targetNamespace="http://schemas.microsoft.com/office/2006/metadata/properties" ma:root="true" ma:fieldsID="0428660ed2f2a844d4d8bb86c68333fe" ns2:_="">
    <xsd:import namespace="99622ad5-5fee-47fc-ad09-eac47ef6a25e"/>
    <xsd:element name="properties">
      <xsd:complexType>
        <xsd:sequence>
          <xsd:element name="documentManagement">
            <xsd:complexType>
              <xsd:all>
                <xsd:element ref="ns2:MediaServiceBillingMetadata"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9622ad5-5fee-47fc-ad09-eac47ef6a25e" elementFormDefault="qualified">
    <xsd:import namespace="http://schemas.microsoft.com/office/2006/documentManagement/types"/>
    <xsd:import namespace="http://schemas.microsoft.com/office/infopath/2007/PartnerControls"/>
    <xsd:element name="MediaServiceBillingMetadata" ma:index="8" nillable="true" ma:displayName="MediaServiceBillingMetadata" ma:hidden="true" ma:internalName="MediaServiceBillingMetadata" ma:readOnly="true">
      <xsd:simpleType>
        <xsd:restriction base="dms:Note"/>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3B63376-D969-4D2E-ABB5-1D586E8A94B4}">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AE22B91-19FB-454C-8C4D-F0CBB208A43E}">
  <ds:schemaRefs>
    <ds:schemaRef ds:uri="http://schemas.microsoft.com/sharepoint/v3/contenttype/forms"/>
  </ds:schemaRefs>
</ds:datastoreItem>
</file>

<file path=customXml/itemProps3.xml><?xml version="1.0" encoding="utf-8"?>
<ds:datastoreItem xmlns:ds="http://schemas.openxmlformats.org/officeDocument/2006/customXml" ds:itemID="{9B3EEA89-E13E-417A-A7F6-FE0CE6D79A8B}">
  <ds:schemaRefs>
    <ds:schemaRef ds:uri="http://schemas.openxmlformats.org/officeDocument/2006/bibliography"/>
  </ds:schemaRefs>
</ds:datastoreItem>
</file>

<file path=customXml/itemProps4.xml><?xml version="1.0" encoding="utf-8"?>
<ds:datastoreItem xmlns:ds="http://schemas.openxmlformats.org/officeDocument/2006/customXml" ds:itemID="{3D0A252C-9F6E-4352-9D59-A9D98FD6E19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9622ad5-5fee-47fc-ad09-eac47ef6a25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16</Pages>
  <Words>3618</Words>
  <Characters>19134</Characters>
  <Application>Microsoft Office Word</Application>
  <DocSecurity>0</DocSecurity>
  <Lines>860</Lines>
  <Paragraphs>585</Paragraphs>
  <ScaleCrop>false</ScaleCrop>
  <HeadingPairs>
    <vt:vector size="2" baseType="variant">
      <vt:variant>
        <vt:lpstr>Title</vt:lpstr>
      </vt:variant>
      <vt:variant>
        <vt:i4>1</vt:i4>
      </vt:variant>
    </vt:vector>
  </HeadingPairs>
  <TitlesOfParts>
    <vt:vector size="1" baseType="lpstr">
      <vt:lpstr/>
    </vt:vector>
  </TitlesOfParts>
  <Company>compliance OHS</Company>
  <LinksUpToDate>false</LinksUpToDate>
  <CharactersWithSpaces>22229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Vanessa Vozzo</dc:creator>
  <cp:keywords/>
  <dc:description/>
  <cp:lastModifiedBy>Alan Richardson</cp:lastModifiedBy>
  <cp:revision>10</cp:revision>
  <cp:lastPrinted>2012-06-06T04:57:00Z</cp:lastPrinted>
  <dcterms:created xsi:type="dcterms:W3CDTF">2026-02-09T05:36:00Z</dcterms:created>
  <dcterms:modified xsi:type="dcterms:W3CDTF">2026-02-09T10:10:00Z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0x01010099D2CC57BCB4DA42AD0E76495BD17820</vt:lpwstr>
  </property>
  <property fmtid="{D5CDD505-2E9C-101B-9397-08002B2CF9AE}" pid="3" name="MediaServiceImageTags">
    <vt:lpwstr/>
  </property>
</Properties>
</file>